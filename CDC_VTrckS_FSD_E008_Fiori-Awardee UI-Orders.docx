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A6CCF" w:rsidR="002E4920" w:rsidP="7DE8F9C9" w:rsidRDefault="002E4920" w14:paraId="19E42D8A" w14:textId="77777777">
      <w:pPr>
        <w:jc w:val="center"/>
        <w:rPr>
          <w:b/>
          <w:bCs/>
          <w:sz w:val="52"/>
          <w:szCs w:val="52"/>
        </w:rPr>
      </w:pPr>
    </w:p>
    <w:p w:rsidR="2E442796" w:rsidP="2E442796" w:rsidRDefault="2E442796" w14:paraId="3E7E4C85" w14:textId="4434934A">
      <w:pPr>
        <w:jc w:val="center"/>
        <w:rPr>
          <w:b/>
          <w:bCs/>
          <w:sz w:val="52"/>
          <w:szCs w:val="52"/>
        </w:rPr>
      </w:pPr>
    </w:p>
    <w:p w:rsidR="2E442796" w:rsidP="2E442796" w:rsidRDefault="2E442796" w14:paraId="22F06E4E" w14:textId="7AB0CBE0">
      <w:pPr>
        <w:jc w:val="center"/>
        <w:rPr>
          <w:b/>
          <w:bCs/>
          <w:sz w:val="52"/>
          <w:szCs w:val="52"/>
        </w:rPr>
      </w:pPr>
    </w:p>
    <w:p w:rsidRPr="00BA6CCF" w:rsidR="002E4920" w:rsidP="2E442796" w:rsidRDefault="1EB3DF06" w14:paraId="78BEFD4A" w14:textId="5F2D1B0E">
      <w:pPr>
        <w:jc w:val="center"/>
        <w:rPr>
          <w:b/>
          <w:bCs/>
          <w:sz w:val="52"/>
          <w:szCs w:val="52"/>
        </w:rPr>
      </w:pPr>
      <w:r w:rsidRPr="2E442796">
        <w:rPr>
          <w:b/>
          <w:bCs/>
          <w:sz w:val="52"/>
          <w:szCs w:val="52"/>
        </w:rPr>
        <w:t>V</w:t>
      </w:r>
      <w:r w:rsidRPr="2E442796" w:rsidR="002E4920">
        <w:rPr>
          <w:b/>
          <w:bCs/>
          <w:sz w:val="52"/>
          <w:szCs w:val="52"/>
        </w:rPr>
        <w:t>T</w:t>
      </w:r>
      <w:r w:rsidRPr="2E442796">
        <w:rPr>
          <w:b/>
          <w:bCs/>
          <w:sz w:val="52"/>
          <w:szCs w:val="52"/>
        </w:rPr>
        <w:t>rck</w:t>
      </w:r>
      <w:r w:rsidRPr="2E442796" w:rsidR="1B8A648C">
        <w:rPr>
          <w:b/>
          <w:bCs/>
          <w:sz w:val="52"/>
          <w:szCs w:val="52"/>
        </w:rPr>
        <w:t>S</w:t>
      </w:r>
      <w:r w:rsidRPr="2E442796" w:rsidR="002E4920">
        <w:rPr>
          <w:b/>
          <w:bCs/>
          <w:sz w:val="52"/>
          <w:szCs w:val="52"/>
        </w:rPr>
        <w:t>:</w:t>
      </w:r>
    </w:p>
    <w:p w:rsidRPr="00A667F3" w:rsidR="00CD2B6E" w:rsidP="2E442796" w:rsidRDefault="00CD2B6E" w14:paraId="168CEF2B" w14:textId="52C37893">
      <w:pPr>
        <w:pStyle w:val="StyleToolordeliverablenameCustomColorRGB039118Left"/>
        <w:ind w:left="0"/>
        <w:jc w:val="center"/>
        <w:rPr>
          <w:rFonts w:asciiTheme="minorHAnsi" w:hAnsiTheme="minorHAnsi" w:eastAsiaTheme="minorEastAsia" w:cstheme="minorBidi"/>
          <w:color w:val="auto"/>
        </w:rPr>
      </w:pPr>
      <w:r w:rsidRPr="2E442796">
        <w:rPr>
          <w:rFonts w:asciiTheme="minorHAnsi" w:hAnsiTheme="minorHAnsi" w:eastAsiaTheme="minorEastAsia" w:cstheme="minorBidi"/>
          <w:color w:val="auto"/>
        </w:rPr>
        <w:t xml:space="preserve">SAP Functional Specification Document </w:t>
      </w:r>
      <w:r w:rsidRPr="1A321B07" w:rsidR="1868A59D">
        <w:rPr>
          <w:rFonts w:asciiTheme="minorHAnsi" w:hAnsiTheme="minorHAnsi" w:eastAsiaTheme="minorEastAsia" w:cstheme="minorBidi"/>
          <w:color w:val="auto"/>
        </w:rPr>
        <w:t xml:space="preserve">- </w:t>
      </w:r>
      <w:r w:rsidRPr="2E442796" w:rsidR="006A166D">
        <w:rPr>
          <w:rFonts w:asciiTheme="minorHAnsi" w:hAnsiTheme="minorHAnsi" w:eastAsiaTheme="minorEastAsia" w:cstheme="minorBidi"/>
          <w:color w:val="auto"/>
        </w:rPr>
        <w:t>Enhancement</w:t>
      </w:r>
    </w:p>
    <w:tbl>
      <w:tblPr>
        <w:tblpPr w:leftFromText="180" w:rightFromText="180" w:vertAnchor="text" w:horzAnchor="margin" w:tblpY="1205"/>
        <w:tblW w:w="944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1E0" w:firstRow="1" w:lastRow="1" w:firstColumn="1" w:lastColumn="1" w:noHBand="0" w:noVBand="0"/>
      </w:tblPr>
      <w:tblGrid>
        <w:gridCol w:w="3042"/>
        <w:gridCol w:w="6401"/>
      </w:tblGrid>
      <w:tr w:rsidRPr="00FB14A5" w:rsidR="009D6548" w:rsidTr="009D6548" w14:paraId="59631541" w14:textId="77777777">
        <w:tc>
          <w:tcPr>
            <w:tcW w:w="3042" w:type="dxa"/>
          </w:tcPr>
          <w:p w:rsidRPr="00FB14A5" w:rsidR="009D6548" w:rsidP="009D6548" w:rsidRDefault="009D6548" w14:paraId="00FF95AD" w14:textId="77777777">
            <w:pPr>
              <w:spacing w:after="120"/>
              <w:rPr>
                <w:rFonts w:cstheme="minorHAnsi"/>
                <w:b/>
              </w:rPr>
            </w:pPr>
            <w:r w:rsidRPr="00FB14A5">
              <w:rPr>
                <w:rFonts w:cstheme="minorHAnsi"/>
                <w:b/>
              </w:rPr>
              <w:t>Object ID</w:t>
            </w:r>
          </w:p>
        </w:tc>
        <w:tc>
          <w:tcPr>
            <w:tcW w:w="6401" w:type="dxa"/>
          </w:tcPr>
          <w:p w:rsidRPr="00FB14A5" w:rsidR="009D6548" w:rsidP="009D6548" w:rsidRDefault="00924538" w14:paraId="681DC6DE" w14:textId="548111E1">
            <w:pPr>
              <w:spacing w:after="120"/>
              <w:rPr>
                <w:rFonts w:cstheme="minorHAnsi"/>
                <w:iCs/>
              </w:rPr>
            </w:pPr>
            <w:r>
              <w:rPr>
                <w:rFonts w:cstheme="minorHAnsi"/>
                <w:iCs/>
              </w:rPr>
              <w:t>E008</w:t>
            </w:r>
          </w:p>
        </w:tc>
      </w:tr>
      <w:tr w:rsidRPr="00FB14A5" w:rsidR="009D6548" w:rsidTr="009D6548" w14:paraId="07DB130A" w14:textId="77777777">
        <w:tc>
          <w:tcPr>
            <w:tcW w:w="3042" w:type="dxa"/>
          </w:tcPr>
          <w:p w:rsidRPr="00FB14A5" w:rsidR="009D6548" w:rsidP="009D6548" w:rsidRDefault="009D6548" w14:paraId="4933456A" w14:textId="77777777">
            <w:pPr>
              <w:spacing w:after="120"/>
              <w:rPr>
                <w:rFonts w:cstheme="minorHAnsi"/>
                <w:b/>
              </w:rPr>
            </w:pPr>
            <w:r w:rsidRPr="00FB14A5">
              <w:rPr>
                <w:rFonts w:cstheme="minorHAnsi"/>
                <w:b/>
              </w:rPr>
              <w:t>Object Type</w:t>
            </w:r>
          </w:p>
        </w:tc>
        <w:tc>
          <w:tcPr>
            <w:tcW w:w="6401" w:type="dxa"/>
          </w:tcPr>
          <w:p w:rsidRPr="00FB14A5" w:rsidR="009D6548" w:rsidP="009D6548" w:rsidRDefault="009D6548" w14:paraId="4EFAD570" w14:textId="77777777">
            <w:pPr>
              <w:spacing w:after="120"/>
              <w:rPr>
                <w:rFonts w:cstheme="minorHAnsi"/>
                <w:iCs/>
              </w:rPr>
            </w:pPr>
            <w:r w:rsidRPr="00FB14A5">
              <w:rPr>
                <w:rFonts w:cstheme="minorHAnsi"/>
                <w:iCs/>
              </w:rPr>
              <w:t>Enhancement</w:t>
            </w:r>
          </w:p>
        </w:tc>
      </w:tr>
      <w:tr w:rsidRPr="00FB14A5" w:rsidR="009D6548" w:rsidTr="009D6548" w14:paraId="7F2F9F35" w14:textId="77777777">
        <w:trPr>
          <w:trHeight w:val="340"/>
        </w:trPr>
        <w:tc>
          <w:tcPr>
            <w:tcW w:w="3042" w:type="dxa"/>
          </w:tcPr>
          <w:p w:rsidRPr="00FB14A5" w:rsidR="009D6548" w:rsidP="009D6548" w:rsidRDefault="009D6548" w14:paraId="7A7628F1" w14:textId="77777777">
            <w:pPr>
              <w:spacing w:after="120"/>
              <w:rPr>
                <w:rFonts w:cstheme="minorHAnsi"/>
                <w:b/>
              </w:rPr>
            </w:pPr>
            <w:r w:rsidRPr="00FB14A5">
              <w:rPr>
                <w:rFonts w:cstheme="minorHAnsi"/>
                <w:b/>
              </w:rPr>
              <w:t>Object Title</w:t>
            </w:r>
          </w:p>
        </w:tc>
        <w:tc>
          <w:tcPr>
            <w:tcW w:w="6401" w:type="dxa"/>
          </w:tcPr>
          <w:p w:rsidRPr="00FB14A5" w:rsidR="009D6548" w:rsidP="009D6548" w:rsidRDefault="00924538" w14:paraId="220D9C3D" w14:textId="13AB3438">
            <w:pPr>
              <w:spacing w:after="120"/>
              <w:rPr>
                <w:rFonts w:cstheme="minorHAnsi"/>
                <w:iCs/>
              </w:rPr>
            </w:pPr>
            <w:r>
              <w:rPr>
                <w:rFonts w:cstheme="minorHAnsi"/>
                <w:iCs/>
              </w:rPr>
              <w:t>Fiori-Awardee-UI-Orders</w:t>
            </w:r>
          </w:p>
        </w:tc>
      </w:tr>
      <w:tr w:rsidRPr="00FB14A5" w:rsidR="009D6548" w:rsidTr="009D6548" w14:paraId="766754E1" w14:textId="77777777">
        <w:trPr>
          <w:trHeight w:val="367"/>
        </w:trPr>
        <w:tc>
          <w:tcPr>
            <w:tcW w:w="3042" w:type="dxa"/>
          </w:tcPr>
          <w:p w:rsidRPr="00FB14A5" w:rsidR="009D6548" w:rsidP="009D6548" w:rsidRDefault="009D6548" w14:paraId="60FBA64B" w14:textId="77777777">
            <w:pPr>
              <w:spacing w:after="120"/>
              <w:rPr>
                <w:rFonts w:cstheme="minorHAnsi"/>
                <w:b/>
              </w:rPr>
            </w:pPr>
            <w:r w:rsidRPr="00FB14A5">
              <w:rPr>
                <w:rFonts w:cstheme="minorHAnsi"/>
                <w:b/>
              </w:rPr>
              <w:t xml:space="preserve">Process Area </w:t>
            </w:r>
          </w:p>
        </w:tc>
        <w:tc>
          <w:tcPr>
            <w:tcW w:w="6401" w:type="dxa"/>
          </w:tcPr>
          <w:p w:rsidRPr="00FB14A5" w:rsidR="009D6548" w:rsidP="009D6548" w:rsidRDefault="009D6548" w14:paraId="312776C5" w14:textId="77777777">
            <w:pPr>
              <w:spacing w:after="120"/>
            </w:pPr>
            <w:r w:rsidRPr="2E442796">
              <w:fldChar w:fldCharType="begin">
                <w:ffData>
                  <w:name w:val="Check10"/>
                  <w:enabled/>
                  <w:calcOnExit w:val="0"/>
                  <w:checkBox>
                    <w:sizeAuto/>
                    <w:default w:val="0"/>
                  </w:checkBox>
                </w:ffData>
              </w:fldChar>
            </w:r>
            <w:r w:rsidRPr="2E442796">
              <w:rPr>
                <w:lang w:val="pt-BR"/>
              </w:rPr>
              <w:instrText xml:space="preserve"> FORMCHECKBOX </w:instrText>
            </w:r>
            <w:r w:rsidRPr="2E442796">
              <w:fldChar w:fldCharType="separate"/>
            </w:r>
            <w:r w:rsidRPr="2E442796">
              <w:fldChar w:fldCharType="end"/>
            </w:r>
            <w:r w:rsidRPr="2E442796">
              <w:rPr>
                <w:lang w:val="pt-BR"/>
              </w:rPr>
              <w:t xml:space="preserve"> </w:t>
            </w:r>
            <w:r w:rsidRPr="49FB8E86">
              <w:t xml:space="preserve">Procurement &amp; Bulk Ordering     </w:t>
            </w:r>
            <w:r w:rsidRPr="2E442796">
              <w:fldChar w:fldCharType="begin">
                <w:ffData>
                  <w:name w:val="Check10"/>
                  <w:enabled/>
                  <w:calcOnExit w:val="0"/>
                  <w:checkBox>
                    <w:sizeAuto/>
                    <w:default w:val="0"/>
                  </w:checkBox>
                </w:ffData>
              </w:fldChar>
            </w:r>
            <w:r w:rsidRPr="2E442796">
              <w:rPr>
                <w:lang w:val="pt-BR"/>
              </w:rPr>
              <w:instrText xml:space="preserve"> FORMCHECKBOX </w:instrText>
            </w:r>
            <w:r w:rsidRPr="2E442796">
              <w:fldChar w:fldCharType="separate"/>
            </w:r>
            <w:r w:rsidRPr="2E442796">
              <w:fldChar w:fldCharType="end"/>
            </w:r>
            <w:r w:rsidRPr="2E442796">
              <w:rPr>
                <w:lang w:val="pt-BR"/>
              </w:rPr>
              <w:t xml:space="preserve"> </w:t>
            </w:r>
            <w:r w:rsidRPr="49FB8E86">
              <w:t>Awardee Spend Plan</w:t>
            </w:r>
          </w:p>
          <w:p w:rsidRPr="00FB14A5" w:rsidR="009D6548" w:rsidP="009D6548" w:rsidRDefault="00924538" w14:paraId="52043024" w14:textId="614076FE">
            <w:pPr>
              <w:spacing w:after="120"/>
            </w:pPr>
            <w:r>
              <w:fldChar w:fldCharType="begin">
                <w:ffData>
                  <w:name w:val="Check10"/>
                  <w:enabled/>
                  <w:calcOnExit w:val="0"/>
                  <w:checkBox>
                    <w:sizeAuto/>
                    <w:default w:val="1"/>
                  </w:checkBox>
                </w:ffData>
              </w:fldChar>
            </w:r>
            <w:bookmarkStart w:name="Check10" w:id="0"/>
            <w:r>
              <w:instrText xml:space="preserve"> FORMCHECKBOX </w:instrText>
            </w:r>
            <w:r>
              <w:fldChar w:fldCharType="separate"/>
            </w:r>
            <w:r>
              <w:fldChar w:fldCharType="end"/>
            </w:r>
            <w:bookmarkEnd w:id="0"/>
            <w:r w:rsidRPr="2E442796" w:rsidR="009D6548">
              <w:rPr>
                <w:lang w:val="pt-BR"/>
              </w:rPr>
              <w:t xml:space="preserve"> </w:t>
            </w:r>
            <w:r w:rsidRPr="49FB8E86" w:rsidR="009D6548">
              <w:t xml:space="preserve">Provider Orders &amp; Fulfillment    </w:t>
            </w:r>
          </w:p>
          <w:p w:rsidRPr="00FB14A5" w:rsidR="009D6548" w:rsidP="009D6548" w:rsidRDefault="009D6548" w14:paraId="05B7C759" w14:textId="77777777">
            <w:pPr>
              <w:spacing w:after="120"/>
            </w:pPr>
            <w:r w:rsidRPr="2E442796">
              <w:fldChar w:fldCharType="begin">
                <w:ffData>
                  <w:name w:val="Check10"/>
                  <w:enabled/>
                  <w:calcOnExit w:val="0"/>
                  <w:checkBox>
                    <w:sizeAuto/>
                    <w:default w:val="0"/>
                  </w:checkBox>
                </w:ffData>
              </w:fldChar>
            </w:r>
            <w:r w:rsidRPr="2E442796">
              <w:rPr>
                <w:lang w:val="pt-BR"/>
              </w:rPr>
              <w:instrText xml:space="preserve"> FORMCHECKBOX </w:instrText>
            </w:r>
            <w:r w:rsidRPr="2E442796">
              <w:fldChar w:fldCharType="separate"/>
            </w:r>
            <w:r w:rsidRPr="2E442796">
              <w:fldChar w:fldCharType="end"/>
            </w:r>
            <w:r w:rsidRPr="2E442796">
              <w:rPr>
                <w:lang w:val="pt-BR"/>
              </w:rPr>
              <w:t xml:space="preserve"> </w:t>
            </w:r>
            <w:r w:rsidRPr="49FB8E86">
              <w:t>Awardee Returns, Wastage, &amp; Transfers</w:t>
            </w:r>
          </w:p>
        </w:tc>
      </w:tr>
      <w:tr w:rsidRPr="00FB14A5" w:rsidR="009D6548" w:rsidTr="009D6548" w14:paraId="7E5FCBCA" w14:textId="77777777">
        <w:tc>
          <w:tcPr>
            <w:tcW w:w="3042" w:type="dxa"/>
          </w:tcPr>
          <w:p w:rsidRPr="00FB14A5" w:rsidR="009D6548" w:rsidP="009D6548" w:rsidRDefault="009D6548" w14:paraId="75303ABD" w14:textId="77777777">
            <w:pPr>
              <w:spacing w:after="120"/>
              <w:rPr>
                <w:rFonts w:cstheme="minorHAnsi"/>
                <w:b/>
              </w:rPr>
            </w:pPr>
            <w:r w:rsidRPr="00FB14A5">
              <w:rPr>
                <w:rFonts w:cstheme="minorHAnsi"/>
                <w:b/>
              </w:rPr>
              <w:t>Sub Process Area</w:t>
            </w:r>
          </w:p>
        </w:tc>
        <w:tc>
          <w:tcPr>
            <w:tcW w:w="6401" w:type="dxa"/>
          </w:tcPr>
          <w:p w:rsidRPr="00FB14A5" w:rsidR="009D6548" w:rsidP="009D6548" w:rsidRDefault="00A86719" w14:paraId="564A605E" w14:textId="6685E024">
            <w:pPr>
              <w:spacing w:after="120"/>
            </w:pPr>
            <w:r w:rsidRPr="00A86719">
              <w:rPr>
                <w:rFonts w:eastAsia="Times"/>
                <w:lang w:val="en-GB" w:eastAsia="en-US"/>
              </w:rPr>
              <w:t>Provider Order</w:t>
            </w:r>
          </w:p>
        </w:tc>
      </w:tr>
      <w:tr w:rsidRPr="00FB14A5" w:rsidR="009D6548" w:rsidTr="009D6548" w14:paraId="396527EE" w14:textId="77777777">
        <w:tc>
          <w:tcPr>
            <w:tcW w:w="3042" w:type="dxa"/>
            <w:vAlign w:val="center"/>
          </w:tcPr>
          <w:p w:rsidRPr="00FB14A5" w:rsidR="009D6548" w:rsidP="009D6548" w:rsidRDefault="009D6548" w14:paraId="3C19F5D3" w14:textId="77777777">
            <w:pPr>
              <w:spacing w:after="120"/>
              <w:rPr>
                <w:rFonts w:cstheme="minorHAnsi"/>
                <w:b/>
              </w:rPr>
            </w:pPr>
            <w:r w:rsidRPr="006F267D">
              <w:rPr>
                <w:rFonts w:cs="Calibri"/>
                <w:b/>
                <w:sz w:val="22"/>
              </w:rPr>
              <w:t>Original Author(s)</w:t>
            </w:r>
          </w:p>
        </w:tc>
        <w:tc>
          <w:tcPr>
            <w:tcW w:w="6401" w:type="dxa"/>
            <w:vAlign w:val="center"/>
          </w:tcPr>
          <w:p w:rsidRPr="00FB14A5" w:rsidR="009D6548" w:rsidP="009D6548" w:rsidRDefault="00A86719" w14:paraId="4AF879CA" w14:textId="2441D64A">
            <w:pPr>
              <w:spacing w:after="120"/>
              <w:rPr>
                <w:rFonts w:cstheme="minorHAnsi"/>
              </w:rPr>
            </w:pPr>
            <w:r>
              <w:rPr>
                <w:rFonts w:cs="Calibri"/>
                <w:sz w:val="22"/>
                <w:szCs w:val="22"/>
              </w:rPr>
              <w:t>Jigisha Vaddhi</w:t>
            </w:r>
          </w:p>
        </w:tc>
      </w:tr>
      <w:tr w:rsidRPr="00FB14A5" w:rsidR="009D6548" w:rsidTr="009D6548" w14:paraId="27548E0B" w14:textId="77777777">
        <w:tc>
          <w:tcPr>
            <w:tcW w:w="3042" w:type="dxa"/>
            <w:vAlign w:val="center"/>
          </w:tcPr>
          <w:p w:rsidRPr="006F267D" w:rsidR="009D6548" w:rsidP="009D6548" w:rsidRDefault="009D6548" w14:paraId="78B99E5D" w14:textId="77777777">
            <w:pPr>
              <w:spacing w:after="120"/>
              <w:rPr>
                <w:rFonts w:cs="Calibri"/>
                <w:b/>
                <w:sz w:val="22"/>
              </w:rPr>
            </w:pPr>
            <w:r w:rsidRPr="006F267D">
              <w:rPr>
                <w:rFonts w:cs="Calibri"/>
                <w:b/>
                <w:sz w:val="22"/>
              </w:rPr>
              <w:t>Current Revision Author(s)</w:t>
            </w:r>
          </w:p>
        </w:tc>
        <w:tc>
          <w:tcPr>
            <w:tcW w:w="6401" w:type="dxa"/>
            <w:vAlign w:val="center"/>
          </w:tcPr>
          <w:p w:rsidRPr="02AD56E9" w:rsidR="009D6548" w:rsidP="009D6548" w:rsidRDefault="00A469B6" w14:paraId="03FD4BE0" w14:textId="087D6ACF">
            <w:pPr>
              <w:spacing w:after="120"/>
              <w:rPr>
                <w:rFonts w:cs="Calibri"/>
                <w:sz w:val="22"/>
                <w:szCs w:val="22"/>
              </w:rPr>
            </w:pPr>
            <w:r>
              <w:rPr>
                <w:rFonts w:cs="Calibri"/>
                <w:sz w:val="22"/>
                <w:szCs w:val="22"/>
              </w:rPr>
              <w:t>DJ Fesko</w:t>
            </w:r>
          </w:p>
        </w:tc>
      </w:tr>
    </w:tbl>
    <w:p w:rsidRPr="00BA6CCF" w:rsidR="002E4920" w:rsidP="7DE8F9C9" w:rsidRDefault="002E4920" w14:paraId="146BC69C" w14:textId="45F74A33">
      <w:pPr>
        <w:rPr>
          <w:b/>
          <w:bCs/>
          <w:sz w:val="52"/>
          <w:szCs w:val="52"/>
        </w:rPr>
      </w:pPr>
    </w:p>
    <w:p w:rsidRPr="00BA6CCF" w:rsidR="002E4920" w:rsidP="2E442796" w:rsidRDefault="002E4920" w14:paraId="155E91F4" w14:textId="6A5B1205">
      <w:pPr>
        <w:rPr>
          <w:b/>
          <w:bCs/>
          <w:color w:val="2F5496" w:themeColor="accent1" w:themeShade="BF"/>
        </w:rPr>
        <w:sectPr w:rsidRPr="00BA6CCF" w:rsidR="002E4920">
          <w:headerReference w:type="default" r:id="rId11"/>
          <w:footerReference w:type="default" r:id="rId12"/>
          <w:pgSz w:w="12240" w:h="15840" w:orient="portrait"/>
          <w:pgMar w:top="1440" w:right="1440" w:bottom="1440" w:left="1440" w:header="720" w:footer="720" w:gutter="0"/>
          <w:cols w:space="720"/>
          <w:docGrid w:linePitch="360"/>
        </w:sectPr>
      </w:pPr>
    </w:p>
    <w:p w:rsidRPr="00271A49" w:rsidR="00B454B6" w:rsidP="00B454B6" w:rsidRDefault="00B454B6" w14:paraId="0327265A" w14:textId="77777777">
      <w:pPr>
        <w:pStyle w:val="TOC"/>
      </w:pPr>
      <w:r w:rsidRPr="00271A49">
        <w:lastRenderedPageBreak/>
        <w:t>Table of Contents</w:t>
      </w:r>
    </w:p>
    <w:p w:rsidRPr="00CD0B1A" w:rsidR="00E70848" w:rsidRDefault="00B454B6" w14:paraId="49C02F16" w14:textId="6BDCE060">
      <w:pPr>
        <w:pStyle w:val="TOC1"/>
        <w:rPr>
          <w:rFonts w:asciiTheme="minorHAnsi" w:hAnsiTheme="minorHAnsi" w:eastAsiaTheme="minorEastAsia" w:cstheme="minorHAnsi"/>
          <w:b w:val="0"/>
          <w:noProof/>
          <w:kern w:val="2"/>
          <w14:ligatures w14:val="standardContextual"/>
        </w:rPr>
      </w:pPr>
      <w:r w:rsidRPr="00CD0B1A">
        <w:rPr>
          <w:rFonts w:asciiTheme="minorHAnsi" w:hAnsiTheme="minorHAnsi" w:cstheme="minorHAnsi"/>
          <w:noProof/>
          <w:color w:val="333333"/>
        </w:rPr>
        <w:fldChar w:fldCharType="begin"/>
      </w:r>
      <w:r w:rsidRPr="00CD0B1A">
        <w:rPr>
          <w:rFonts w:asciiTheme="minorHAnsi" w:hAnsiTheme="minorHAnsi" w:cstheme="minorHAnsi"/>
          <w:color w:val="333333"/>
        </w:rPr>
        <w:instrText xml:space="preserve"> TOC \o "1-4" \h \z \u </w:instrText>
      </w:r>
      <w:r w:rsidRPr="00CD0B1A">
        <w:rPr>
          <w:rFonts w:asciiTheme="minorHAnsi" w:hAnsiTheme="minorHAnsi" w:cstheme="minorHAnsi"/>
          <w:noProof/>
          <w:color w:val="333333"/>
        </w:rPr>
        <w:fldChar w:fldCharType="separate"/>
      </w:r>
      <w:hyperlink w:history="1" w:anchor="_Toc221702655">
        <w:r w:rsidRPr="00CD0B1A" w:rsidR="00E70848">
          <w:rPr>
            <w:rStyle w:val="Hyperlink"/>
            <w:rFonts w:asciiTheme="minorHAnsi" w:hAnsiTheme="minorHAnsi" w:cstheme="minorHAnsi"/>
            <w:noProof/>
          </w:rPr>
          <w:t>1</w:t>
        </w:r>
        <w:r w:rsidRPr="00CD0B1A" w:rsidR="00E70848">
          <w:rPr>
            <w:rFonts w:asciiTheme="minorHAnsi" w:hAnsiTheme="minorHAnsi" w:eastAsiaTheme="minorEastAsia" w:cstheme="minorHAnsi"/>
            <w:b w:val="0"/>
            <w:noProof/>
            <w:kern w:val="2"/>
            <w14:ligatures w14:val="standardContextual"/>
          </w:rPr>
          <w:tab/>
        </w:r>
        <w:r w:rsidRPr="00CD0B1A" w:rsidR="00E70848">
          <w:rPr>
            <w:rStyle w:val="Hyperlink"/>
            <w:rFonts w:asciiTheme="minorHAnsi" w:hAnsiTheme="minorHAnsi" w:cstheme="minorHAnsi"/>
            <w:noProof/>
          </w:rPr>
          <w:t>Executive Summary</w:t>
        </w:r>
        <w:r w:rsidRPr="00CD0B1A" w:rsidR="00E70848">
          <w:rPr>
            <w:rFonts w:asciiTheme="minorHAnsi" w:hAnsiTheme="minorHAnsi" w:cstheme="minorHAnsi"/>
            <w:noProof/>
            <w:webHidden/>
          </w:rPr>
          <w:tab/>
        </w:r>
        <w:r w:rsidRPr="00CD0B1A" w:rsidR="00E70848">
          <w:rPr>
            <w:rFonts w:asciiTheme="minorHAnsi" w:hAnsiTheme="minorHAnsi" w:cstheme="minorHAnsi"/>
            <w:noProof/>
            <w:webHidden/>
          </w:rPr>
          <w:fldChar w:fldCharType="begin"/>
        </w:r>
        <w:r w:rsidRPr="00CD0B1A" w:rsidR="00E70848">
          <w:rPr>
            <w:rFonts w:asciiTheme="minorHAnsi" w:hAnsiTheme="minorHAnsi" w:cstheme="minorHAnsi"/>
            <w:noProof/>
            <w:webHidden/>
          </w:rPr>
          <w:instrText xml:space="preserve"> PAGEREF _Toc221702655 \h </w:instrText>
        </w:r>
        <w:r w:rsidRPr="00CD0B1A" w:rsidR="00E70848">
          <w:rPr>
            <w:rFonts w:asciiTheme="minorHAnsi" w:hAnsiTheme="minorHAnsi" w:cstheme="minorHAnsi"/>
            <w:noProof/>
            <w:webHidden/>
          </w:rPr>
        </w:r>
        <w:r w:rsidRPr="00CD0B1A" w:rsidR="00E70848">
          <w:rPr>
            <w:rFonts w:asciiTheme="minorHAnsi" w:hAnsiTheme="minorHAnsi" w:cstheme="minorHAnsi"/>
            <w:noProof/>
            <w:webHidden/>
          </w:rPr>
          <w:fldChar w:fldCharType="separate"/>
        </w:r>
        <w:r w:rsidRPr="00CD0B1A" w:rsidR="00E70848">
          <w:rPr>
            <w:rFonts w:asciiTheme="minorHAnsi" w:hAnsiTheme="minorHAnsi" w:cstheme="minorHAnsi"/>
            <w:noProof/>
            <w:webHidden/>
          </w:rPr>
          <w:t>8</w:t>
        </w:r>
        <w:r w:rsidRPr="00CD0B1A" w:rsidR="00E70848">
          <w:rPr>
            <w:rFonts w:asciiTheme="minorHAnsi" w:hAnsiTheme="minorHAnsi" w:cstheme="minorHAnsi"/>
            <w:noProof/>
            <w:webHidden/>
          </w:rPr>
          <w:fldChar w:fldCharType="end"/>
        </w:r>
      </w:hyperlink>
    </w:p>
    <w:p w:rsidRPr="00CD0B1A" w:rsidR="00E70848" w:rsidP="00CD0B1A" w:rsidRDefault="00E70848" w14:paraId="6CDB371B" w14:textId="64D73B27">
      <w:pPr>
        <w:pStyle w:val="TOC2"/>
        <w:rPr>
          <w:rFonts w:asciiTheme="minorHAnsi" w:hAnsiTheme="minorHAnsi" w:eastAsiaTheme="minorEastAsia" w:cstheme="minorHAnsi"/>
          <w:kern w:val="2"/>
          <w14:ligatures w14:val="standardContextual"/>
        </w:rPr>
      </w:pPr>
      <w:hyperlink w:history="1" w:anchor="_Toc221702656">
        <w:r w:rsidRPr="00CD0B1A">
          <w:rPr>
            <w:rStyle w:val="Hyperlink"/>
            <w:rFonts w:asciiTheme="minorHAnsi" w:hAnsiTheme="minorHAnsi" w:cstheme="minorHAnsi"/>
          </w:rPr>
          <w:t>1.1</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Overview</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_Toc221702656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30DDF807" w14:textId="5034B6DF">
      <w:pPr>
        <w:pStyle w:val="TOC2"/>
        <w:rPr>
          <w:rFonts w:asciiTheme="minorHAnsi" w:hAnsiTheme="minorHAnsi" w:eastAsiaTheme="minorEastAsia" w:cstheme="minorHAnsi"/>
          <w:kern w:val="2"/>
          <w14:ligatures w14:val="standardContextual"/>
        </w:rPr>
      </w:pPr>
      <w:hyperlink w:history="1" w:anchor="_Toc221702657">
        <w:r w:rsidRPr="00CD0B1A">
          <w:rPr>
            <w:rStyle w:val="Hyperlink"/>
            <w:rFonts w:asciiTheme="minorHAnsi" w:hAnsiTheme="minorHAnsi" w:cstheme="minorHAnsi"/>
          </w:rPr>
          <w:t>1.2</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Business Driver</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_Toc221702657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4E80E9B4" w14:textId="082567BD">
      <w:pPr>
        <w:pStyle w:val="TOC2"/>
        <w:rPr>
          <w:rFonts w:asciiTheme="minorHAnsi" w:hAnsiTheme="minorHAnsi" w:eastAsiaTheme="minorEastAsia" w:cstheme="minorHAnsi"/>
          <w:kern w:val="2"/>
          <w14:ligatures w14:val="standardContextual"/>
        </w:rPr>
      </w:pPr>
      <w:hyperlink w:history="1" w:anchor="_Toc221702658">
        <w:r w:rsidRPr="00CD0B1A">
          <w:rPr>
            <w:rStyle w:val="Hyperlink"/>
            <w:rFonts w:asciiTheme="minorHAnsi" w:hAnsiTheme="minorHAnsi" w:cstheme="minorHAnsi"/>
          </w:rPr>
          <w:t>1.3</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As-Is process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_Toc221702658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42926AF8" w14:textId="6DB02194">
      <w:pPr>
        <w:pStyle w:val="TOC2"/>
        <w:rPr>
          <w:rFonts w:asciiTheme="minorHAnsi" w:hAnsiTheme="minorHAnsi" w:eastAsiaTheme="minorEastAsia" w:cstheme="minorHAnsi"/>
          <w:kern w:val="2"/>
          <w14:ligatures w14:val="standardContextual"/>
        </w:rPr>
      </w:pPr>
      <w:hyperlink w:history="1" w:anchor="_Toc221702659">
        <w:r w:rsidRPr="00CD0B1A">
          <w:rPr>
            <w:rStyle w:val="Hyperlink"/>
            <w:rFonts w:asciiTheme="minorHAnsi" w:hAnsiTheme="minorHAnsi" w:cstheme="minorHAnsi"/>
          </w:rPr>
          <w:t>1.4</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To-Be process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_Toc221702659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061E7800" w14:textId="75B024E0">
      <w:pPr>
        <w:pStyle w:val="TOC2"/>
        <w:rPr>
          <w:rFonts w:asciiTheme="minorHAnsi" w:hAnsiTheme="minorHAnsi" w:eastAsiaTheme="minorEastAsia" w:cstheme="minorHAnsi"/>
          <w:kern w:val="2"/>
          <w14:ligatures w14:val="standardContextual"/>
        </w:rPr>
      </w:pPr>
      <w:hyperlink w:history="1" w:anchor="_Toc221702660">
        <w:r w:rsidRPr="00CD0B1A">
          <w:rPr>
            <w:rStyle w:val="Hyperlink"/>
            <w:rFonts w:asciiTheme="minorHAnsi" w:hAnsiTheme="minorHAnsi" w:cstheme="minorHAnsi"/>
          </w:rPr>
          <w:t>1.5</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Business Risks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_Toc221702660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59EE4B8D" w14:textId="31DB9771">
      <w:pPr>
        <w:pStyle w:val="TOC2"/>
        <w:rPr>
          <w:rFonts w:asciiTheme="minorHAnsi" w:hAnsiTheme="minorHAnsi" w:eastAsiaTheme="minorEastAsia" w:cstheme="minorHAnsi"/>
          <w:kern w:val="2"/>
          <w14:ligatures w14:val="standardContextual"/>
        </w:rPr>
      </w:pPr>
      <w:hyperlink w:history="1" w:anchor="_Toc221702661">
        <w:r w:rsidRPr="00CD0B1A">
          <w:rPr>
            <w:rStyle w:val="Hyperlink"/>
            <w:rFonts w:asciiTheme="minorHAnsi" w:hAnsiTheme="minorHAnsi" w:cstheme="minorHAnsi"/>
          </w:rPr>
          <w:t>1.6</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Requirements Traceability Matrix</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_Toc221702661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8</w:t>
        </w:r>
        <w:r w:rsidRPr="00CD0B1A">
          <w:rPr>
            <w:rFonts w:asciiTheme="minorHAnsi" w:hAnsiTheme="minorHAnsi" w:cstheme="minorHAnsi"/>
            <w:webHidden/>
          </w:rPr>
          <w:fldChar w:fldCharType="end"/>
        </w:r>
      </w:hyperlink>
    </w:p>
    <w:p w:rsidRPr="00CD0B1A" w:rsidR="00E70848" w:rsidP="00CD0B1A" w:rsidRDefault="00E70848" w14:paraId="25D538DD" w14:textId="4DD75C07">
      <w:pPr>
        <w:pStyle w:val="TOC2"/>
        <w:rPr>
          <w:rFonts w:asciiTheme="minorHAnsi" w:hAnsiTheme="minorHAnsi" w:eastAsiaTheme="minorEastAsia" w:cstheme="minorHAnsi"/>
          <w:kern w:val="2"/>
          <w14:ligatures w14:val="standardContextual"/>
        </w:rPr>
      </w:pPr>
      <w:hyperlink w:history="1" w:anchor="_Toc221702662">
        <w:r w:rsidRPr="00CD0B1A">
          <w:rPr>
            <w:rStyle w:val="Hyperlink"/>
            <w:rFonts w:asciiTheme="minorHAnsi" w:hAnsiTheme="minorHAnsi" w:cstheme="minorHAnsi"/>
          </w:rPr>
          <w:t>1.7</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Impacted Subprocesses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_Toc221702662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9</w:t>
        </w:r>
        <w:r w:rsidRPr="00CD0B1A">
          <w:rPr>
            <w:rFonts w:asciiTheme="minorHAnsi" w:hAnsiTheme="minorHAnsi" w:cstheme="minorHAnsi"/>
            <w:webHidden/>
          </w:rPr>
          <w:fldChar w:fldCharType="end"/>
        </w:r>
      </w:hyperlink>
    </w:p>
    <w:p w:rsidRPr="00CD0B1A" w:rsidR="00E70848" w:rsidP="00CD0B1A" w:rsidRDefault="00E70848" w14:paraId="7FF34B8D" w14:textId="3FBCB1DF">
      <w:pPr>
        <w:pStyle w:val="TOC2"/>
        <w:rPr>
          <w:rFonts w:asciiTheme="minorHAnsi" w:hAnsiTheme="minorHAnsi" w:eastAsiaTheme="minorEastAsia" w:cstheme="minorHAnsi"/>
          <w:kern w:val="2"/>
          <w14:ligatures w14:val="standardContextual"/>
        </w:rPr>
      </w:pPr>
      <w:hyperlink w:history="1" w:anchor="_Toc221702663">
        <w:r w:rsidRPr="00CD0B1A">
          <w:rPr>
            <w:rStyle w:val="Hyperlink"/>
            <w:rFonts w:asciiTheme="minorHAnsi" w:hAnsiTheme="minorHAnsi" w:cstheme="minorHAnsi"/>
          </w:rPr>
          <w:t>1.8</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Assumptions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_Toc221702663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9</w:t>
        </w:r>
        <w:r w:rsidRPr="00CD0B1A">
          <w:rPr>
            <w:rFonts w:asciiTheme="minorHAnsi" w:hAnsiTheme="minorHAnsi" w:cstheme="minorHAnsi"/>
            <w:webHidden/>
          </w:rPr>
          <w:fldChar w:fldCharType="end"/>
        </w:r>
      </w:hyperlink>
    </w:p>
    <w:p w:rsidRPr="00CD0B1A" w:rsidR="00E70848" w:rsidP="00CD0B1A" w:rsidRDefault="00E70848" w14:paraId="33A65530" w14:textId="3ED76D2C">
      <w:pPr>
        <w:pStyle w:val="TOC2"/>
        <w:rPr>
          <w:rFonts w:asciiTheme="minorHAnsi" w:hAnsiTheme="minorHAnsi" w:eastAsiaTheme="minorEastAsia" w:cstheme="minorHAnsi"/>
          <w:kern w:val="2"/>
          <w14:ligatures w14:val="standardContextual"/>
        </w:rPr>
      </w:pPr>
      <w:hyperlink w:history="1" w:anchor="_Toc221702664">
        <w:r w:rsidRPr="00CD0B1A">
          <w:rPr>
            <w:rStyle w:val="Hyperlink"/>
            <w:rFonts w:asciiTheme="minorHAnsi" w:hAnsiTheme="minorHAnsi" w:cstheme="minorHAnsi"/>
          </w:rPr>
          <w:t>1.9</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Impacted Systems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_Toc221702664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9</w:t>
        </w:r>
        <w:r w:rsidRPr="00CD0B1A">
          <w:rPr>
            <w:rFonts w:asciiTheme="minorHAnsi" w:hAnsiTheme="minorHAnsi" w:cstheme="minorHAnsi"/>
            <w:webHidden/>
          </w:rPr>
          <w:fldChar w:fldCharType="end"/>
        </w:r>
      </w:hyperlink>
    </w:p>
    <w:p w:rsidRPr="00CD0B1A" w:rsidR="00E70848" w:rsidRDefault="00E70848" w14:paraId="0F1EDABF" w14:textId="0B6EDD82">
      <w:pPr>
        <w:pStyle w:val="TOC1"/>
        <w:rPr>
          <w:rFonts w:asciiTheme="minorHAnsi" w:hAnsiTheme="minorHAnsi" w:eastAsiaTheme="minorEastAsia" w:cstheme="minorHAnsi"/>
          <w:b w:val="0"/>
          <w:noProof/>
          <w:kern w:val="2"/>
          <w14:ligatures w14:val="standardContextual"/>
        </w:rPr>
      </w:pPr>
      <w:hyperlink w:history="1" w:anchor="_Toc221702665">
        <w:r w:rsidRPr="00CD0B1A">
          <w:rPr>
            <w:rStyle w:val="Hyperlink"/>
            <w:rFonts w:asciiTheme="minorHAnsi" w:hAnsiTheme="minorHAnsi" w:cstheme="minorHAnsi"/>
            <w:noProof/>
          </w:rPr>
          <w:t>2</w:t>
        </w:r>
        <w:r w:rsidRPr="00CD0B1A">
          <w:rPr>
            <w:rFonts w:asciiTheme="minorHAnsi" w:hAnsiTheme="minorHAnsi" w:eastAsiaTheme="minorEastAsia" w:cstheme="minorHAnsi"/>
            <w:b w:val="0"/>
            <w:noProof/>
            <w:kern w:val="2"/>
            <w14:ligatures w14:val="standardContextual"/>
          </w:rPr>
          <w:tab/>
        </w:r>
        <w:r w:rsidRPr="00CD0B1A">
          <w:rPr>
            <w:rStyle w:val="Hyperlink"/>
            <w:rFonts w:asciiTheme="minorHAnsi" w:hAnsiTheme="minorHAnsi" w:cstheme="minorHAnsi"/>
            <w:noProof/>
          </w:rPr>
          <w:t>Business Process Considerations</w:t>
        </w:r>
        <w:r w:rsidRPr="00CD0B1A">
          <w:rPr>
            <w:rFonts w:asciiTheme="minorHAnsi" w:hAnsiTheme="minorHAnsi" w:cstheme="minorHAnsi"/>
            <w:noProof/>
            <w:webHidden/>
          </w:rPr>
          <w:tab/>
        </w:r>
        <w:r w:rsidRPr="00CD0B1A">
          <w:rPr>
            <w:rFonts w:asciiTheme="minorHAnsi" w:hAnsiTheme="minorHAnsi" w:cstheme="minorHAnsi"/>
            <w:noProof/>
            <w:webHidden/>
          </w:rPr>
          <w:fldChar w:fldCharType="begin"/>
        </w:r>
        <w:r w:rsidRPr="00CD0B1A">
          <w:rPr>
            <w:rFonts w:asciiTheme="minorHAnsi" w:hAnsiTheme="minorHAnsi" w:cstheme="minorHAnsi"/>
            <w:noProof/>
            <w:webHidden/>
          </w:rPr>
          <w:instrText xml:space="preserve"> PAGEREF _Toc221702665 \h </w:instrText>
        </w:r>
        <w:r w:rsidRPr="00CD0B1A">
          <w:rPr>
            <w:rFonts w:asciiTheme="minorHAnsi" w:hAnsiTheme="minorHAnsi" w:cstheme="minorHAnsi"/>
            <w:noProof/>
            <w:webHidden/>
          </w:rPr>
        </w:r>
        <w:r w:rsidRPr="00CD0B1A">
          <w:rPr>
            <w:rFonts w:asciiTheme="minorHAnsi" w:hAnsiTheme="minorHAnsi" w:cstheme="minorHAnsi"/>
            <w:noProof/>
            <w:webHidden/>
          </w:rPr>
          <w:fldChar w:fldCharType="separate"/>
        </w:r>
        <w:r w:rsidRPr="00CD0B1A">
          <w:rPr>
            <w:rFonts w:asciiTheme="minorHAnsi" w:hAnsiTheme="minorHAnsi" w:cstheme="minorHAnsi"/>
            <w:noProof/>
            <w:webHidden/>
          </w:rPr>
          <w:t>10</w:t>
        </w:r>
        <w:r w:rsidRPr="00CD0B1A">
          <w:rPr>
            <w:rFonts w:asciiTheme="minorHAnsi" w:hAnsiTheme="minorHAnsi" w:cstheme="minorHAnsi"/>
            <w:noProof/>
            <w:webHidden/>
          </w:rPr>
          <w:fldChar w:fldCharType="end"/>
        </w:r>
      </w:hyperlink>
    </w:p>
    <w:p w:rsidRPr="00CD0B1A" w:rsidR="00E70848" w:rsidP="00CD0B1A" w:rsidRDefault="00E70848" w14:paraId="2DBA8FBA" w14:textId="711DBA5D">
      <w:pPr>
        <w:pStyle w:val="TOC2"/>
        <w:rPr>
          <w:rFonts w:asciiTheme="minorHAnsi" w:hAnsiTheme="minorHAnsi" w:eastAsiaTheme="minorEastAsia" w:cstheme="minorHAnsi"/>
          <w:kern w:val="2"/>
          <w14:ligatures w14:val="standardContextual"/>
        </w:rPr>
      </w:pPr>
      <w:hyperlink w:history="1" w:anchor="_Toc221702666">
        <w:r w:rsidRPr="00CD0B1A">
          <w:rPr>
            <w:rStyle w:val="Hyperlink"/>
            <w:rFonts w:asciiTheme="minorHAnsi" w:hAnsiTheme="minorHAnsi" w:cstheme="minorHAnsi"/>
          </w:rPr>
          <w:t>2.1</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Process Description and Flow</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_Toc221702666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10</w:t>
        </w:r>
        <w:r w:rsidRPr="00CD0B1A">
          <w:rPr>
            <w:rFonts w:asciiTheme="minorHAnsi" w:hAnsiTheme="minorHAnsi" w:cstheme="minorHAnsi"/>
            <w:webHidden/>
          </w:rPr>
          <w:fldChar w:fldCharType="end"/>
        </w:r>
      </w:hyperlink>
    </w:p>
    <w:p w:rsidRPr="00CD0B1A" w:rsidR="00E70848" w:rsidP="00CD0B1A" w:rsidRDefault="00E70848" w14:paraId="6928B134" w14:textId="7B470247">
      <w:pPr>
        <w:pStyle w:val="TOC2"/>
        <w:rPr>
          <w:rFonts w:asciiTheme="minorHAnsi" w:hAnsiTheme="minorHAnsi" w:eastAsiaTheme="minorEastAsia" w:cstheme="minorHAnsi"/>
          <w:kern w:val="2"/>
          <w14:ligatures w14:val="standardContextual"/>
        </w:rPr>
      </w:pPr>
      <w:hyperlink w:history="1" w:anchor="_Toc221702667">
        <w:r w:rsidRPr="00CD0B1A">
          <w:rPr>
            <w:rStyle w:val="Hyperlink"/>
            <w:rFonts w:asciiTheme="minorHAnsi" w:hAnsiTheme="minorHAnsi" w:cstheme="minorHAnsi"/>
          </w:rPr>
          <w:t>2.2</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Dependencies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_Toc221702667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10</w:t>
        </w:r>
        <w:r w:rsidRPr="00CD0B1A">
          <w:rPr>
            <w:rFonts w:asciiTheme="minorHAnsi" w:hAnsiTheme="minorHAnsi" w:cstheme="minorHAnsi"/>
            <w:webHidden/>
          </w:rPr>
          <w:fldChar w:fldCharType="end"/>
        </w:r>
      </w:hyperlink>
    </w:p>
    <w:p w:rsidRPr="00CD0B1A" w:rsidR="00E70848" w:rsidRDefault="00E70848" w14:paraId="5923018A" w14:textId="63AB0F0A">
      <w:pPr>
        <w:pStyle w:val="TOC3"/>
        <w:tabs>
          <w:tab w:val="left" w:pos="1440"/>
          <w:tab w:val="right" w:pos="9350"/>
        </w:tabs>
        <w:rPr>
          <w:rFonts w:cstheme="minorHAnsi"/>
          <w:noProof/>
          <w:kern w:val="2"/>
          <w:sz w:val="20"/>
          <w:szCs w:val="20"/>
          <w:lang w:eastAsia="en-US"/>
          <w14:ligatures w14:val="standardContextual"/>
        </w:rPr>
      </w:pPr>
      <w:hyperlink w:history="1" w:anchor="_Toc221702668">
        <w:r w:rsidRPr="00CD0B1A">
          <w:rPr>
            <w:rStyle w:val="Hyperlink"/>
            <w:rFonts w:eastAsia="Times" w:cstheme="minorHAnsi"/>
            <w:noProof/>
            <w:sz w:val="20"/>
            <w:szCs w:val="20"/>
            <w:lang w:val="en-GB"/>
          </w:rPr>
          <w:t>2.2.1</w:t>
        </w:r>
        <w:r w:rsidRPr="00CD0B1A" w:rsidR="00EB638D">
          <w:rPr>
            <w:rFonts w:cstheme="minorHAnsi"/>
            <w:noProof/>
            <w:kern w:val="2"/>
            <w:sz w:val="20"/>
            <w:szCs w:val="20"/>
            <w:lang w:eastAsia="en-US"/>
            <w14:ligatures w14:val="standardContextual"/>
          </w:rPr>
          <w:t xml:space="preserve">    </w:t>
        </w:r>
        <w:r w:rsidRPr="00CD0B1A">
          <w:rPr>
            <w:rStyle w:val="Hyperlink"/>
            <w:rFonts w:eastAsia="Times" w:cstheme="minorHAnsi"/>
            <w:noProof/>
            <w:sz w:val="20"/>
            <w:szCs w:val="20"/>
            <w:lang w:val="en-GB"/>
          </w:rPr>
          <w:t>Configuration Dependecies</w:t>
        </w:r>
        <w:r w:rsidRPr="00CD0B1A" w:rsidR="00EB638D">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_Toc221702668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10</w:t>
        </w:r>
        <w:r w:rsidRPr="00CD0B1A">
          <w:rPr>
            <w:rFonts w:cstheme="minorHAnsi"/>
            <w:noProof/>
            <w:webHidden/>
            <w:sz w:val="20"/>
            <w:szCs w:val="20"/>
          </w:rPr>
          <w:fldChar w:fldCharType="end"/>
        </w:r>
      </w:hyperlink>
    </w:p>
    <w:p w:rsidRPr="00CD0B1A" w:rsidR="00E70848" w:rsidRDefault="00E70848" w14:paraId="2EFEE952" w14:textId="5C1766EB">
      <w:pPr>
        <w:pStyle w:val="TOC3"/>
        <w:tabs>
          <w:tab w:val="left" w:pos="1440"/>
          <w:tab w:val="right" w:pos="9350"/>
        </w:tabs>
        <w:rPr>
          <w:rFonts w:cstheme="minorHAnsi"/>
          <w:noProof/>
          <w:kern w:val="2"/>
          <w:sz w:val="20"/>
          <w:szCs w:val="20"/>
          <w:lang w:eastAsia="en-US"/>
          <w14:ligatures w14:val="standardContextual"/>
        </w:rPr>
      </w:pPr>
      <w:hyperlink w:history="1" w:anchor="_Toc221702669">
        <w:r w:rsidRPr="00CD0B1A">
          <w:rPr>
            <w:rStyle w:val="Hyperlink"/>
            <w:rFonts w:eastAsia="Times" w:cstheme="minorHAnsi"/>
            <w:noProof/>
            <w:sz w:val="20"/>
            <w:szCs w:val="20"/>
            <w:lang w:val="en-GB"/>
          </w:rPr>
          <w:t>2.2.2</w:t>
        </w:r>
        <w:r w:rsidRPr="00CD0B1A" w:rsidR="00FF4E63">
          <w:rPr>
            <w:rFonts w:cstheme="minorHAnsi"/>
            <w:noProof/>
            <w:kern w:val="2"/>
            <w:sz w:val="20"/>
            <w:szCs w:val="20"/>
            <w:lang w:eastAsia="en-US"/>
            <w14:ligatures w14:val="standardContextual"/>
          </w:rPr>
          <w:t xml:space="preserve">    </w:t>
        </w:r>
        <w:r w:rsidRPr="00CD0B1A">
          <w:rPr>
            <w:rStyle w:val="Hyperlink"/>
            <w:rFonts w:eastAsia="Times" w:cstheme="minorHAnsi"/>
            <w:noProof/>
            <w:sz w:val="20"/>
            <w:szCs w:val="20"/>
            <w:lang w:val="en-GB"/>
          </w:rPr>
          <w:t>Development Dependencies</w:t>
        </w:r>
        <w:r w:rsidRPr="00CD0B1A" w:rsidR="00FF4E63">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_Toc221702669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10</w:t>
        </w:r>
        <w:r w:rsidRPr="00CD0B1A">
          <w:rPr>
            <w:rFonts w:cstheme="minorHAnsi"/>
            <w:noProof/>
            <w:webHidden/>
            <w:sz w:val="20"/>
            <w:szCs w:val="20"/>
          </w:rPr>
          <w:fldChar w:fldCharType="end"/>
        </w:r>
      </w:hyperlink>
    </w:p>
    <w:p w:rsidRPr="00CD0B1A" w:rsidR="00E70848" w:rsidRDefault="00E70848" w14:paraId="0449AEA2" w14:textId="6AB28DD3">
      <w:pPr>
        <w:pStyle w:val="TOC3"/>
        <w:tabs>
          <w:tab w:val="left" w:pos="1440"/>
          <w:tab w:val="right" w:pos="9350"/>
        </w:tabs>
        <w:rPr>
          <w:rFonts w:cstheme="minorHAnsi"/>
          <w:noProof/>
          <w:kern w:val="2"/>
          <w:sz w:val="20"/>
          <w:szCs w:val="20"/>
          <w:lang w:eastAsia="en-US"/>
          <w14:ligatures w14:val="standardContextual"/>
        </w:rPr>
      </w:pPr>
      <w:hyperlink w:history="1" w:anchor="_Toc221702670">
        <w:r w:rsidRPr="00CD0B1A">
          <w:rPr>
            <w:rStyle w:val="Hyperlink"/>
            <w:rFonts w:eastAsia="Times" w:cstheme="minorHAnsi"/>
            <w:noProof/>
            <w:sz w:val="20"/>
            <w:szCs w:val="20"/>
            <w:lang w:val="en-GB"/>
          </w:rPr>
          <w:t>2.2.3</w:t>
        </w:r>
        <w:r w:rsidRPr="00CD0B1A" w:rsidR="00FF4E63">
          <w:rPr>
            <w:rFonts w:cstheme="minorHAnsi"/>
            <w:noProof/>
            <w:kern w:val="2"/>
            <w:sz w:val="20"/>
            <w:szCs w:val="20"/>
            <w:lang w:eastAsia="en-US"/>
            <w14:ligatures w14:val="standardContextual"/>
          </w:rPr>
          <w:t xml:space="preserve">    </w:t>
        </w:r>
        <w:r w:rsidRPr="00CD0B1A">
          <w:rPr>
            <w:rStyle w:val="Hyperlink"/>
            <w:rFonts w:eastAsia="Times" w:cstheme="minorHAnsi"/>
            <w:noProof/>
            <w:sz w:val="20"/>
            <w:szCs w:val="20"/>
            <w:lang w:val="en-GB"/>
          </w:rPr>
          <w:t>Execution Dependencies</w:t>
        </w:r>
        <w:r w:rsidRPr="00CD0B1A" w:rsidR="00FF4E63">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_Toc221702670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11</w:t>
        </w:r>
        <w:r w:rsidRPr="00CD0B1A">
          <w:rPr>
            <w:rFonts w:cstheme="minorHAnsi"/>
            <w:noProof/>
            <w:webHidden/>
            <w:sz w:val="20"/>
            <w:szCs w:val="20"/>
          </w:rPr>
          <w:fldChar w:fldCharType="end"/>
        </w:r>
      </w:hyperlink>
    </w:p>
    <w:p w:rsidRPr="00CD0B1A" w:rsidR="00E70848" w:rsidP="00CD0B1A" w:rsidRDefault="00E70848" w14:paraId="19BD270A" w14:textId="554CE0C5">
      <w:pPr>
        <w:pStyle w:val="TOC2"/>
        <w:rPr>
          <w:rFonts w:asciiTheme="minorHAnsi" w:hAnsiTheme="minorHAnsi" w:eastAsiaTheme="minorEastAsia" w:cstheme="minorHAnsi"/>
          <w:kern w:val="2"/>
          <w14:ligatures w14:val="standardContextual"/>
        </w:rPr>
      </w:pPr>
      <w:hyperlink w:history="1" w:anchor="_Toc221702671">
        <w:r w:rsidRPr="00CD0B1A">
          <w:rPr>
            <w:rStyle w:val="Hyperlink"/>
            <w:rFonts w:asciiTheme="minorHAnsi" w:hAnsiTheme="minorHAnsi" w:cstheme="minorHAnsi"/>
          </w:rPr>
          <w:t>2.3</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Expected System Load</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_Toc221702671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11</w:t>
        </w:r>
        <w:r w:rsidRPr="00CD0B1A">
          <w:rPr>
            <w:rFonts w:asciiTheme="minorHAnsi" w:hAnsiTheme="minorHAnsi" w:cstheme="minorHAnsi"/>
            <w:webHidden/>
          </w:rPr>
          <w:fldChar w:fldCharType="end"/>
        </w:r>
      </w:hyperlink>
    </w:p>
    <w:p w:rsidRPr="00CD0B1A" w:rsidR="00E70848" w:rsidRDefault="00E70848" w14:paraId="088F683A" w14:textId="1FCC79A5">
      <w:pPr>
        <w:pStyle w:val="TOC1"/>
        <w:rPr>
          <w:rFonts w:asciiTheme="minorHAnsi" w:hAnsiTheme="minorHAnsi" w:eastAsiaTheme="minorEastAsia" w:cstheme="minorHAnsi"/>
          <w:b w:val="0"/>
          <w:noProof/>
          <w:kern w:val="2"/>
          <w14:ligatures w14:val="standardContextual"/>
        </w:rPr>
      </w:pPr>
      <w:hyperlink w:history="1" w:anchor="_Toc221702672">
        <w:r w:rsidRPr="00CD0B1A">
          <w:rPr>
            <w:rStyle w:val="Hyperlink"/>
            <w:rFonts w:asciiTheme="minorHAnsi" w:hAnsiTheme="minorHAnsi" w:cstheme="minorHAnsi"/>
            <w:noProof/>
          </w:rPr>
          <w:t>3</w:t>
        </w:r>
        <w:r w:rsidRPr="00CD0B1A">
          <w:rPr>
            <w:rFonts w:asciiTheme="minorHAnsi" w:hAnsiTheme="minorHAnsi" w:eastAsiaTheme="minorEastAsia" w:cstheme="minorHAnsi"/>
            <w:b w:val="0"/>
            <w:noProof/>
            <w:kern w:val="2"/>
            <w14:ligatures w14:val="standardContextual"/>
          </w:rPr>
          <w:tab/>
        </w:r>
        <w:r w:rsidRPr="00CD0B1A">
          <w:rPr>
            <w:rStyle w:val="Hyperlink"/>
            <w:rFonts w:asciiTheme="minorHAnsi" w:hAnsiTheme="minorHAnsi" w:cstheme="minorHAnsi"/>
            <w:noProof/>
          </w:rPr>
          <w:t>Functional Design Considerations</w:t>
        </w:r>
        <w:r w:rsidRPr="00CD0B1A">
          <w:rPr>
            <w:rFonts w:asciiTheme="minorHAnsi" w:hAnsiTheme="minorHAnsi" w:cstheme="minorHAnsi"/>
            <w:noProof/>
            <w:webHidden/>
          </w:rPr>
          <w:tab/>
        </w:r>
        <w:r w:rsidRPr="00CD0B1A">
          <w:rPr>
            <w:rFonts w:asciiTheme="minorHAnsi" w:hAnsiTheme="minorHAnsi" w:cstheme="minorHAnsi"/>
            <w:noProof/>
            <w:webHidden/>
          </w:rPr>
          <w:fldChar w:fldCharType="begin"/>
        </w:r>
        <w:r w:rsidRPr="00CD0B1A">
          <w:rPr>
            <w:rFonts w:asciiTheme="minorHAnsi" w:hAnsiTheme="minorHAnsi" w:cstheme="minorHAnsi"/>
            <w:noProof/>
            <w:webHidden/>
          </w:rPr>
          <w:instrText xml:space="preserve"> PAGEREF _Toc221702672 \h </w:instrText>
        </w:r>
        <w:r w:rsidRPr="00CD0B1A">
          <w:rPr>
            <w:rFonts w:asciiTheme="minorHAnsi" w:hAnsiTheme="minorHAnsi" w:cstheme="minorHAnsi"/>
            <w:noProof/>
            <w:webHidden/>
          </w:rPr>
        </w:r>
        <w:r w:rsidRPr="00CD0B1A">
          <w:rPr>
            <w:rFonts w:asciiTheme="minorHAnsi" w:hAnsiTheme="minorHAnsi" w:cstheme="minorHAnsi"/>
            <w:noProof/>
            <w:webHidden/>
          </w:rPr>
          <w:fldChar w:fldCharType="separate"/>
        </w:r>
        <w:r w:rsidRPr="00CD0B1A">
          <w:rPr>
            <w:rFonts w:asciiTheme="minorHAnsi" w:hAnsiTheme="minorHAnsi" w:cstheme="minorHAnsi"/>
            <w:noProof/>
            <w:webHidden/>
          </w:rPr>
          <w:t>12</w:t>
        </w:r>
        <w:r w:rsidRPr="00CD0B1A">
          <w:rPr>
            <w:rFonts w:asciiTheme="minorHAnsi" w:hAnsiTheme="minorHAnsi" w:cstheme="minorHAnsi"/>
            <w:noProof/>
            <w:webHidden/>
          </w:rPr>
          <w:fldChar w:fldCharType="end"/>
        </w:r>
      </w:hyperlink>
    </w:p>
    <w:p w:rsidRPr="00CD0B1A" w:rsidR="00E70848" w:rsidP="00CD0B1A" w:rsidRDefault="00E70848" w14:paraId="009E3864" w14:textId="39E5FE7E">
      <w:pPr>
        <w:pStyle w:val="TOC2"/>
        <w:rPr>
          <w:rFonts w:asciiTheme="minorHAnsi" w:hAnsiTheme="minorHAnsi" w:eastAsiaTheme="minorEastAsia" w:cstheme="minorHAnsi"/>
          <w:kern w:val="2"/>
          <w14:ligatures w14:val="standardContextual"/>
        </w:rPr>
      </w:pPr>
      <w:hyperlink w:history="1" w:anchor="_Toc221702673">
        <w:r w:rsidRPr="00CD0B1A">
          <w:rPr>
            <w:rStyle w:val="Hyperlink"/>
            <w:rFonts w:asciiTheme="minorHAnsi" w:hAnsiTheme="minorHAnsi" w:cstheme="minorHAnsi"/>
          </w:rPr>
          <w:t>3.1</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Detailed Description of Enhancement</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_Toc221702673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12</w:t>
        </w:r>
        <w:r w:rsidRPr="00CD0B1A">
          <w:rPr>
            <w:rFonts w:asciiTheme="minorHAnsi" w:hAnsiTheme="minorHAnsi" w:cstheme="minorHAnsi"/>
            <w:webHidden/>
          </w:rPr>
          <w:fldChar w:fldCharType="end"/>
        </w:r>
      </w:hyperlink>
    </w:p>
    <w:p w:rsidRPr="00CD0B1A" w:rsidR="00E70848" w:rsidP="00CD0B1A" w:rsidRDefault="00E70848" w14:paraId="50E5F419" w14:textId="6FFF174E">
      <w:pPr>
        <w:pStyle w:val="TOC2"/>
        <w:rPr>
          <w:rFonts w:asciiTheme="minorHAnsi" w:hAnsiTheme="minorHAnsi" w:eastAsiaTheme="minorEastAsia" w:cstheme="minorHAnsi"/>
          <w:kern w:val="2"/>
          <w14:ligatures w14:val="standardContextual"/>
        </w:rPr>
      </w:pPr>
      <w:hyperlink w:history="1" w:anchor="_Toc221702674">
        <w:r w:rsidRPr="00CD0B1A">
          <w:rPr>
            <w:rStyle w:val="Hyperlink"/>
            <w:rFonts w:asciiTheme="minorHAnsi" w:hAnsiTheme="minorHAnsi" w:cstheme="minorHAnsi"/>
          </w:rPr>
          <w:t>3.2</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Access Method or Path</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_Toc221702674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12</w:t>
        </w:r>
        <w:r w:rsidRPr="00CD0B1A">
          <w:rPr>
            <w:rFonts w:asciiTheme="minorHAnsi" w:hAnsiTheme="minorHAnsi" w:cstheme="minorHAnsi"/>
            <w:webHidden/>
          </w:rPr>
          <w:fldChar w:fldCharType="end"/>
        </w:r>
      </w:hyperlink>
    </w:p>
    <w:p w:rsidRPr="00CD0B1A" w:rsidR="00E70848" w:rsidP="00CD0B1A" w:rsidRDefault="00E70848" w14:paraId="20D23D86" w14:textId="04E8B3A6">
      <w:pPr>
        <w:pStyle w:val="TOC2"/>
        <w:rPr>
          <w:rFonts w:asciiTheme="minorHAnsi" w:hAnsiTheme="minorHAnsi" w:eastAsiaTheme="minorEastAsia" w:cstheme="minorHAnsi"/>
          <w:kern w:val="2"/>
          <w14:ligatures w14:val="standardContextual"/>
        </w:rPr>
      </w:pPr>
      <w:hyperlink w:history="1" w:anchor="_Toc221702675">
        <w:r w:rsidRPr="00CD0B1A">
          <w:rPr>
            <w:rStyle w:val="Hyperlink"/>
            <w:rFonts w:asciiTheme="minorHAnsi" w:hAnsiTheme="minorHAnsi" w:cstheme="minorHAnsi"/>
          </w:rPr>
          <w:t>3.3</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Required Custom Table</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_Toc221702675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12</w:t>
        </w:r>
        <w:r w:rsidRPr="00CD0B1A">
          <w:rPr>
            <w:rFonts w:asciiTheme="minorHAnsi" w:hAnsiTheme="minorHAnsi" w:cstheme="minorHAnsi"/>
            <w:webHidden/>
          </w:rPr>
          <w:fldChar w:fldCharType="end"/>
        </w:r>
      </w:hyperlink>
    </w:p>
    <w:p w:rsidRPr="00CD0B1A" w:rsidR="00E70848" w:rsidP="00CD0B1A" w:rsidRDefault="00E70848" w14:paraId="3C8F05D6" w14:textId="3F7BDC75">
      <w:pPr>
        <w:pStyle w:val="TOC2"/>
        <w:rPr>
          <w:rFonts w:asciiTheme="minorHAnsi" w:hAnsiTheme="minorHAnsi" w:eastAsiaTheme="minorEastAsia" w:cstheme="minorHAnsi"/>
          <w:kern w:val="2"/>
          <w14:ligatures w14:val="standardContextual"/>
        </w:rPr>
      </w:pPr>
      <w:hyperlink w:history="1" w:anchor="_Toc221702676">
        <w:r w:rsidRPr="00CD0B1A">
          <w:rPr>
            <w:rStyle w:val="Hyperlink"/>
            <w:rFonts w:asciiTheme="minorHAnsi" w:hAnsiTheme="minorHAnsi" w:cstheme="minorHAnsi"/>
          </w:rPr>
          <w:t>3.4</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User Interface Screen Flow</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_Toc221702676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13</w:t>
        </w:r>
        <w:r w:rsidRPr="00CD0B1A">
          <w:rPr>
            <w:rFonts w:asciiTheme="minorHAnsi" w:hAnsiTheme="minorHAnsi" w:cstheme="minorHAnsi"/>
            <w:webHidden/>
          </w:rPr>
          <w:fldChar w:fldCharType="end"/>
        </w:r>
      </w:hyperlink>
    </w:p>
    <w:p w:rsidRPr="00CD0B1A" w:rsidR="00E70848" w:rsidRDefault="00E70848" w14:paraId="55DFB982" w14:textId="495907EC">
      <w:pPr>
        <w:pStyle w:val="TOC3"/>
        <w:tabs>
          <w:tab w:val="right" w:pos="9350"/>
        </w:tabs>
        <w:rPr>
          <w:rFonts w:cstheme="minorHAnsi"/>
          <w:noProof/>
          <w:kern w:val="2"/>
          <w:sz w:val="20"/>
          <w:szCs w:val="20"/>
          <w:lang w:eastAsia="en-US"/>
          <w14:ligatures w14:val="standardContextual"/>
        </w:rPr>
      </w:pPr>
      <w:hyperlink w:history="1" w:anchor="_Toc221702677">
        <w:r w:rsidRPr="00CD0B1A">
          <w:rPr>
            <w:rStyle w:val="Hyperlink"/>
            <w:rFonts w:eastAsia="Times" w:cstheme="minorHAnsi"/>
            <w:noProof/>
            <w:sz w:val="20"/>
            <w:szCs w:val="20"/>
            <w:lang w:val="en-GB"/>
          </w:rPr>
          <w:t>User Interface Screen Layout and Field List</w:t>
        </w:r>
        <w:r w:rsidRPr="00CD0B1A" w:rsidR="00114DF2">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_Toc221702677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13</w:t>
        </w:r>
        <w:r w:rsidRPr="00CD0B1A">
          <w:rPr>
            <w:rFonts w:cstheme="minorHAnsi"/>
            <w:noProof/>
            <w:webHidden/>
            <w:sz w:val="20"/>
            <w:szCs w:val="20"/>
          </w:rPr>
          <w:fldChar w:fldCharType="end"/>
        </w:r>
      </w:hyperlink>
    </w:p>
    <w:p w:rsidRPr="00CD0B1A" w:rsidR="00E70848" w:rsidRDefault="00E70848" w14:paraId="02DC971B" w14:textId="5A3FD8CD">
      <w:pPr>
        <w:pStyle w:val="TOC4"/>
        <w:tabs>
          <w:tab w:val="left" w:pos="1680"/>
          <w:tab w:val="right" w:pos="9350"/>
        </w:tabs>
        <w:rPr>
          <w:rFonts w:cstheme="minorHAnsi"/>
          <w:noProof/>
          <w:kern w:val="2"/>
          <w:sz w:val="20"/>
          <w:szCs w:val="20"/>
          <w:lang w:eastAsia="en-US"/>
          <w14:ligatures w14:val="standardContextual"/>
        </w:rPr>
      </w:pPr>
      <w:hyperlink w:history="1" w:anchor="_Toc221702678">
        <w:r w:rsidRPr="00CD0B1A">
          <w:rPr>
            <w:rStyle w:val="Hyperlink"/>
            <w:rFonts w:eastAsia="Times" w:cstheme="minorHAnsi"/>
            <w:noProof/>
            <w:sz w:val="20"/>
            <w:szCs w:val="20"/>
            <w:lang w:val="en-GB"/>
          </w:rPr>
          <w:t>3.4.1.1</w:t>
        </w:r>
        <w:r w:rsidRPr="00CD0B1A" w:rsidR="00CD0B1A">
          <w:rPr>
            <w:rStyle w:val="Hyperlink"/>
            <w:rFonts w:eastAsia="Times" w:cstheme="minorHAnsi"/>
            <w:noProof/>
            <w:sz w:val="20"/>
            <w:szCs w:val="20"/>
            <w:lang w:val="en-GB"/>
          </w:rPr>
          <w:t xml:space="preserve">   </w:t>
        </w:r>
        <w:r w:rsidRPr="00CD0B1A">
          <w:rPr>
            <w:rStyle w:val="Hyperlink"/>
            <w:rFonts w:eastAsia="Times" w:cstheme="minorHAnsi"/>
            <w:noProof/>
            <w:sz w:val="20"/>
            <w:szCs w:val="20"/>
            <w:lang w:val="en-GB"/>
          </w:rPr>
          <w:t>User Interface Screen Layout</w:t>
        </w:r>
        <w:r w:rsidRPr="00CD0B1A" w:rsidR="00114DF2">
          <w:rPr>
            <w:rStyle w:val="Hyperlink"/>
            <w:rFonts w:eastAsia="Times" w:cstheme="minorHAnsi"/>
            <w:noProof/>
            <w:sz w:val="20"/>
            <w:szCs w:val="20"/>
            <w:lang w:val="en-GB"/>
          </w:rPr>
          <w:t xml:space="preserve"> ……………………………………………………………………………</w:t>
        </w:r>
        <w:r w:rsidRPr="00CD0B1A" w:rsidR="00CD0B1A">
          <w:rPr>
            <w:rStyle w:val="Hyperlink"/>
            <w:rFonts w:eastAsia="Times" w:cstheme="minorHAnsi"/>
            <w:noProof/>
            <w:sz w:val="20"/>
            <w:szCs w:val="20"/>
            <w:lang w:val="en-GB"/>
          </w:rPr>
          <w:t>………………………..</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_Toc221702678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13</w:t>
        </w:r>
        <w:r w:rsidRPr="00CD0B1A">
          <w:rPr>
            <w:rFonts w:cstheme="minorHAnsi"/>
            <w:noProof/>
            <w:webHidden/>
            <w:sz w:val="20"/>
            <w:szCs w:val="20"/>
          </w:rPr>
          <w:fldChar w:fldCharType="end"/>
        </w:r>
      </w:hyperlink>
    </w:p>
    <w:p w:rsidRPr="00CD0B1A" w:rsidR="00E70848" w:rsidRDefault="00E70848" w14:paraId="639DA958" w14:textId="2EA167DA">
      <w:pPr>
        <w:pStyle w:val="TOC4"/>
        <w:tabs>
          <w:tab w:val="left" w:pos="1680"/>
          <w:tab w:val="right" w:pos="9350"/>
        </w:tabs>
        <w:rPr>
          <w:rFonts w:cstheme="minorHAnsi"/>
          <w:noProof/>
          <w:kern w:val="2"/>
          <w:sz w:val="20"/>
          <w:szCs w:val="20"/>
          <w:lang w:eastAsia="en-US"/>
          <w14:ligatures w14:val="standardContextual"/>
        </w:rPr>
      </w:pPr>
      <w:hyperlink w:history="1" w:anchor="_Toc221702679">
        <w:r w:rsidRPr="00CD0B1A">
          <w:rPr>
            <w:rStyle w:val="Hyperlink"/>
            <w:rFonts w:eastAsia="Times" w:cstheme="minorHAnsi"/>
            <w:noProof/>
            <w:sz w:val="20"/>
            <w:szCs w:val="20"/>
            <w:lang w:val="en-GB"/>
          </w:rPr>
          <w:t>3.4.1.2</w:t>
        </w:r>
        <w:r w:rsidRPr="00CD0B1A" w:rsidR="00CD0B1A">
          <w:rPr>
            <w:rFonts w:cstheme="minorHAnsi"/>
            <w:noProof/>
            <w:kern w:val="2"/>
            <w:sz w:val="20"/>
            <w:szCs w:val="20"/>
            <w:lang w:eastAsia="en-US"/>
            <w14:ligatures w14:val="standardContextual"/>
          </w:rPr>
          <w:t xml:space="preserve">   </w:t>
        </w:r>
        <w:r w:rsidRPr="00CD0B1A">
          <w:rPr>
            <w:rStyle w:val="Hyperlink"/>
            <w:rFonts w:eastAsia="Times" w:cstheme="minorHAnsi"/>
            <w:noProof/>
            <w:sz w:val="20"/>
            <w:szCs w:val="20"/>
            <w:lang w:val="en-GB"/>
          </w:rPr>
          <w:t>User Interface Screen Field List</w:t>
        </w:r>
        <w:r w:rsidRPr="00CD0B1A" w:rsidR="00CD0B1A">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_Toc221702679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13</w:t>
        </w:r>
        <w:r w:rsidRPr="00CD0B1A">
          <w:rPr>
            <w:rFonts w:cstheme="minorHAnsi"/>
            <w:noProof/>
            <w:webHidden/>
            <w:sz w:val="20"/>
            <w:szCs w:val="20"/>
          </w:rPr>
          <w:fldChar w:fldCharType="end"/>
        </w:r>
      </w:hyperlink>
    </w:p>
    <w:p w:rsidRPr="00CD0B1A" w:rsidR="00E70848" w:rsidRDefault="00E70848" w14:paraId="32767A33" w14:textId="3175A545">
      <w:pPr>
        <w:pStyle w:val="TOC4"/>
        <w:tabs>
          <w:tab w:val="left" w:pos="1680"/>
          <w:tab w:val="right" w:pos="9350"/>
        </w:tabs>
        <w:rPr>
          <w:rFonts w:cstheme="minorHAnsi"/>
          <w:noProof/>
          <w:kern w:val="2"/>
          <w:sz w:val="20"/>
          <w:szCs w:val="20"/>
          <w:lang w:eastAsia="en-US"/>
          <w14:ligatures w14:val="standardContextual"/>
        </w:rPr>
      </w:pPr>
      <w:hyperlink w:history="1" w:anchor="_Toc221702680">
        <w:r w:rsidRPr="00CD0B1A">
          <w:rPr>
            <w:rStyle w:val="Hyperlink"/>
            <w:rFonts w:eastAsia="Times" w:cstheme="minorHAnsi"/>
            <w:noProof/>
            <w:sz w:val="20"/>
            <w:szCs w:val="20"/>
            <w:lang w:val="en-GB"/>
          </w:rPr>
          <w:t>3.4.1.3</w:t>
        </w:r>
        <w:r w:rsidRPr="00CD0B1A" w:rsidR="00CD0B1A">
          <w:rPr>
            <w:rFonts w:cstheme="minorHAnsi"/>
            <w:noProof/>
            <w:kern w:val="2"/>
            <w:sz w:val="20"/>
            <w:szCs w:val="20"/>
            <w:lang w:eastAsia="en-US"/>
            <w14:ligatures w14:val="standardContextual"/>
          </w:rPr>
          <w:t xml:space="preserve">   </w:t>
        </w:r>
        <w:r w:rsidRPr="00CD0B1A">
          <w:rPr>
            <w:rStyle w:val="Hyperlink"/>
            <w:rFonts w:eastAsia="Times" w:cstheme="minorHAnsi"/>
            <w:noProof/>
            <w:sz w:val="20"/>
            <w:szCs w:val="20"/>
            <w:lang w:val="en-GB"/>
          </w:rPr>
          <w:t>User Interface Processing Details</w:t>
        </w:r>
        <w:r w:rsidRPr="00CD0B1A" w:rsidR="00CD0B1A">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_Toc221702680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14</w:t>
        </w:r>
        <w:r w:rsidRPr="00CD0B1A">
          <w:rPr>
            <w:rFonts w:cstheme="minorHAnsi"/>
            <w:noProof/>
            <w:webHidden/>
            <w:sz w:val="20"/>
            <w:szCs w:val="20"/>
          </w:rPr>
          <w:fldChar w:fldCharType="end"/>
        </w:r>
      </w:hyperlink>
    </w:p>
    <w:p w:rsidRPr="00CD0B1A" w:rsidR="00E70848" w:rsidRDefault="00E70848" w14:paraId="063AD038" w14:textId="5F082848">
      <w:pPr>
        <w:pStyle w:val="TOC4"/>
        <w:tabs>
          <w:tab w:val="left" w:pos="1680"/>
          <w:tab w:val="right" w:pos="9350"/>
        </w:tabs>
        <w:rPr>
          <w:rFonts w:cstheme="minorHAnsi"/>
          <w:noProof/>
          <w:kern w:val="2"/>
          <w:sz w:val="20"/>
          <w:szCs w:val="20"/>
          <w:lang w:eastAsia="en-US"/>
          <w14:ligatures w14:val="standardContextual"/>
        </w:rPr>
      </w:pPr>
      <w:hyperlink w:history="1" w:anchor="_Toc221702681">
        <w:r w:rsidRPr="00CD0B1A">
          <w:rPr>
            <w:rStyle w:val="Hyperlink"/>
            <w:rFonts w:eastAsia="Times" w:cstheme="minorHAnsi"/>
            <w:noProof/>
            <w:sz w:val="20"/>
            <w:szCs w:val="20"/>
            <w:lang w:val="en-GB"/>
          </w:rPr>
          <w:t>3.4.1.4</w:t>
        </w:r>
        <w:r w:rsidRPr="00CD0B1A" w:rsidR="00CD0B1A">
          <w:rPr>
            <w:rStyle w:val="Hyperlink"/>
            <w:rFonts w:eastAsia="Times" w:cstheme="minorHAnsi"/>
            <w:noProof/>
            <w:sz w:val="20"/>
            <w:szCs w:val="20"/>
            <w:lang w:val="en-GB"/>
          </w:rPr>
          <w:t xml:space="preserve">   </w:t>
        </w:r>
        <w:r w:rsidRPr="00CD0B1A">
          <w:rPr>
            <w:rStyle w:val="Hyperlink"/>
            <w:rFonts w:eastAsia="Times" w:cstheme="minorHAnsi"/>
            <w:noProof/>
            <w:sz w:val="20"/>
            <w:szCs w:val="20"/>
            <w:lang w:val="en-GB"/>
          </w:rPr>
          <w:t>User Interface Error and Exception Handling Details</w:t>
        </w:r>
        <w:r w:rsidRPr="00CD0B1A" w:rsidR="00CD0B1A">
          <w:rPr>
            <w:rStyle w:val="Hyperlink"/>
            <w:rFonts w:eastAsia="Times" w:cstheme="minorHAnsi"/>
            <w:noProof/>
            <w:sz w:val="20"/>
            <w:szCs w:val="20"/>
            <w:lang w:val="en-GB"/>
          </w:rPr>
          <w:t xml:space="preserve"> ………………………………………………………………….</w:t>
        </w:r>
        <w:r w:rsidRPr="00CD0B1A">
          <w:rPr>
            <w:rFonts w:cstheme="minorHAnsi"/>
            <w:noProof/>
            <w:webHidden/>
            <w:sz w:val="20"/>
            <w:szCs w:val="20"/>
          </w:rPr>
          <w:tab/>
        </w:r>
        <w:r w:rsidRPr="00CD0B1A">
          <w:rPr>
            <w:rFonts w:cstheme="minorHAnsi"/>
            <w:noProof/>
            <w:webHidden/>
            <w:sz w:val="20"/>
            <w:szCs w:val="20"/>
          </w:rPr>
          <w:fldChar w:fldCharType="begin"/>
        </w:r>
        <w:r w:rsidRPr="00CD0B1A">
          <w:rPr>
            <w:rFonts w:cstheme="minorHAnsi"/>
            <w:noProof/>
            <w:webHidden/>
            <w:sz w:val="20"/>
            <w:szCs w:val="20"/>
          </w:rPr>
          <w:instrText xml:space="preserve"> PAGEREF _Toc221702681 \h </w:instrText>
        </w:r>
        <w:r w:rsidRPr="00CD0B1A">
          <w:rPr>
            <w:rFonts w:cstheme="minorHAnsi"/>
            <w:noProof/>
            <w:webHidden/>
            <w:sz w:val="20"/>
            <w:szCs w:val="20"/>
          </w:rPr>
        </w:r>
        <w:r w:rsidRPr="00CD0B1A">
          <w:rPr>
            <w:rFonts w:cstheme="minorHAnsi"/>
            <w:noProof/>
            <w:webHidden/>
            <w:sz w:val="20"/>
            <w:szCs w:val="20"/>
          </w:rPr>
          <w:fldChar w:fldCharType="separate"/>
        </w:r>
        <w:r w:rsidRPr="00CD0B1A">
          <w:rPr>
            <w:rFonts w:cstheme="minorHAnsi"/>
            <w:noProof/>
            <w:webHidden/>
            <w:sz w:val="20"/>
            <w:szCs w:val="20"/>
          </w:rPr>
          <w:t>14</w:t>
        </w:r>
        <w:r w:rsidRPr="00CD0B1A">
          <w:rPr>
            <w:rFonts w:cstheme="minorHAnsi"/>
            <w:noProof/>
            <w:webHidden/>
            <w:sz w:val="20"/>
            <w:szCs w:val="20"/>
          </w:rPr>
          <w:fldChar w:fldCharType="end"/>
        </w:r>
      </w:hyperlink>
    </w:p>
    <w:p w:rsidRPr="00CD0B1A" w:rsidR="00E70848" w:rsidP="00CD0B1A" w:rsidRDefault="00E70848" w14:paraId="1952B815" w14:textId="79608FEE">
      <w:pPr>
        <w:pStyle w:val="TOC2"/>
        <w:rPr>
          <w:rFonts w:asciiTheme="minorHAnsi" w:hAnsiTheme="minorHAnsi" w:eastAsiaTheme="minorEastAsia" w:cstheme="minorHAnsi"/>
          <w:kern w:val="2"/>
          <w14:ligatures w14:val="standardContextual"/>
        </w:rPr>
      </w:pPr>
      <w:hyperlink w:history="1" w:anchor="_Toc221702682">
        <w:r w:rsidRPr="00CD0B1A">
          <w:rPr>
            <w:rStyle w:val="Hyperlink"/>
            <w:rFonts w:asciiTheme="minorHAnsi" w:hAnsiTheme="minorHAnsi" w:cstheme="minorHAnsi"/>
          </w:rPr>
          <w:t>3.5</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Performance Requirements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_Toc221702682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14</w:t>
        </w:r>
        <w:r w:rsidRPr="00CD0B1A">
          <w:rPr>
            <w:rFonts w:asciiTheme="minorHAnsi" w:hAnsiTheme="minorHAnsi" w:cstheme="minorHAnsi"/>
            <w:webHidden/>
          </w:rPr>
          <w:fldChar w:fldCharType="end"/>
        </w:r>
      </w:hyperlink>
    </w:p>
    <w:p w:rsidRPr="00CD0B1A" w:rsidR="00E70848" w:rsidRDefault="00E70848" w14:paraId="156CB8E6" w14:textId="7B59A12D">
      <w:pPr>
        <w:pStyle w:val="TOC1"/>
        <w:rPr>
          <w:rFonts w:asciiTheme="minorHAnsi" w:hAnsiTheme="minorHAnsi" w:eastAsiaTheme="minorEastAsia" w:cstheme="minorHAnsi"/>
          <w:b w:val="0"/>
          <w:noProof/>
          <w:kern w:val="2"/>
          <w14:ligatures w14:val="standardContextual"/>
        </w:rPr>
      </w:pPr>
      <w:hyperlink w:history="1" w:anchor="_Toc221702683">
        <w:r w:rsidRPr="00CD0B1A">
          <w:rPr>
            <w:rStyle w:val="Hyperlink"/>
            <w:rFonts w:asciiTheme="minorHAnsi" w:hAnsiTheme="minorHAnsi" w:cstheme="minorHAnsi"/>
            <w:noProof/>
          </w:rPr>
          <w:t>4</w:t>
        </w:r>
        <w:r w:rsidRPr="00CD0B1A">
          <w:rPr>
            <w:rFonts w:asciiTheme="minorHAnsi" w:hAnsiTheme="minorHAnsi" w:eastAsiaTheme="minorEastAsia" w:cstheme="minorHAnsi"/>
            <w:b w:val="0"/>
            <w:noProof/>
            <w:kern w:val="2"/>
            <w14:ligatures w14:val="standardContextual"/>
          </w:rPr>
          <w:tab/>
        </w:r>
        <w:r w:rsidRPr="00CD0B1A">
          <w:rPr>
            <w:rStyle w:val="Hyperlink"/>
            <w:rFonts w:asciiTheme="minorHAnsi" w:hAnsiTheme="minorHAnsi" w:cstheme="minorHAnsi"/>
            <w:noProof/>
          </w:rPr>
          <w:t>Security and Controls</w:t>
        </w:r>
        <w:r w:rsidRPr="00CD0B1A">
          <w:rPr>
            <w:rFonts w:asciiTheme="minorHAnsi" w:hAnsiTheme="minorHAnsi" w:cstheme="minorHAnsi"/>
            <w:noProof/>
            <w:webHidden/>
          </w:rPr>
          <w:tab/>
        </w:r>
        <w:r w:rsidRPr="00CD0B1A">
          <w:rPr>
            <w:rFonts w:asciiTheme="minorHAnsi" w:hAnsiTheme="minorHAnsi" w:cstheme="minorHAnsi"/>
            <w:noProof/>
            <w:webHidden/>
          </w:rPr>
          <w:fldChar w:fldCharType="begin"/>
        </w:r>
        <w:r w:rsidRPr="00CD0B1A">
          <w:rPr>
            <w:rFonts w:asciiTheme="minorHAnsi" w:hAnsiTheme="minorHAnsi" w:cstheme="minorHAnsi"/>
            <w:noProof/>
            <w:webHidden/>
          </w:rPr>
          <w:instrText xml:space="preserve"> PAGEREF _Toc221702683 \h </w:instrText>
        </w:r>
        <w:r w:rsidRPr="00CD0B1A">
          <w:rPr>
            <w:rFonts w:asciiTheme="minorHAnsi" w:hAnsiTheme="minorHAnsi" w:cstheme="minorHAnsi"/>
            <w:noProof/>
            <w:webHidden/>
          </w:rPr>
        </w:r>
        <w:r w:rsidRPr="00CD0B1A">
          <w:rPr>
            <w:rFonts w:asciiTheme="minorHAnsi" w:hAnsiTheme="minorHAnsi" w:cstheme="minorHAnsi"/>
            <w:noProof/>
            <w:webHidden/>
          </w:rPr>
          <w:fldChar w:fldCharType="separate"/>
        </w:r>
        <w:r w:rsidRPr="00CD0B1A">
          <w:rPr>
            <w:rFonts w:asciiTheme="minorHAnsi" w:hAnsiTheme="minorHAnsi" w:cstheme="minorHAnsi"/>
            <w:noProof/>
            <w:webHidden/>
          </w:rPr>
          <w:t>15</w:t>
        </w:r>
        <w:r w:rsidRPr="00CD0B1A">
          <w:rPr>
            <w:rFonts w:asciiTheme="minorHAnsi" w:hAnsiTheme="minorHAnsi" w:cstheme="minorHAnsi"/>
            <w:noProof/>
            <w:webHidden/>
          </w:rPr>
          <w:fldChar w:fldCharType="end"/>
        </w:r>
      </w:hyperlink>
    </w:p>
    <w:p w:rsidRPr="00CD0B1A" w:rsidR="00E70848" w:rsidP="00CD0B1A" w:rsidRDefault="00E70848" w14:paraId="06FE1D09" w14:textId="0200D5F2">
      <w:pPr>
        <w:pStyle w:val="TOC2"/>
        <w:rPr>
          <w:rFonts w:asciiTheme="minorHAnsi" w:hAnsiTheme="minorHAnsi" w:eastAsiaTheme="minorEastAsia" w:cstheme="minorHAnsi"/>
          <w:kern w:val="2"/>
          <w14:ligatures w14:val="standardContextual"/>
        </w:rPr>
      </w:pPr>
      <w:hyperlink w:history="1" w:anchor="_Toc221702684">
        <w:r w:rsidRPr="00CD0B1A">
          <w:rPr>
            <w:rStyle w:val="Hyperlink"/>
            <w:rFonts w:asciiTheme="minorHAnsi" w:hAnsiTheme="minorHAnsi" w:cstheme="minorHAnsi"/>
          </w:rPr>
          <w:t>4.1</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Security Requirements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_Toc221702684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15</w:t>
        </w:r>
        <w:r w:rsidRPr="00CD0B1A">
          <w:rPr>
            <w:rFonts w:asciiTheme="minorHAnsi" w:hAnsiTheme="minorHAnsi" w:cstheme="minorHAnsi"/>
            <w:webHidden/>
          </w:rPr>
          <w:fldChar w:fldCharType="end"/>
        </w:r>
      </w:hyperlink>
    </w:p>
    <w:p w:rsidRPr="00CD0B1A" w:rsidR="00E70848" w:rsidP="00CD0B1A" w:rsidRDefault="00E70848" w14:paraId="5DAC8EB3" w14:textId="5963FDED">
      <w:pPr>
        <w:pStyle w:val="TOC2"/>
        <w:rPr>
          <w:rFonts w:asciiTheme="minorHAnsi" w:hAnsiTheme="minorHAnsi" w:eastAsiaTheme="minorEastAsia" w:cstheme="minorHAnsi"/>
          <w:kern w:val="2"/>
          <w14:ligatures w14:val="standardContextual"/>
        </w:rPr>
      </w:pPr>
      <w:hyperlink w:history="1" w:anchor="_Toc221702685">
        <w:r w:rsidRPr="00CD0B1A">
          <w:rPr>
            <w:rStyle w:val="Hyperlink"/>
            <w:rFonts w:asciiTheme="minorHAnsi" w:hAnsiTheme="minorHAnsi" w:cstheme="minorHAnsi"/>
          </w:rPr>
          <w:t>4.2</w:t>
        </w:r>
        <w:r w:rsidRPr="00CD0B1A">
          <w:rPr>
            <w:rFonts w:asciiTheme="minorHAnsi" w:hAnsiTheme="minorHAnsi" w:eastAsiaTheme="minorEastAsia" w:cstheme="minorHAnsi"/>
            <w:kern w:val="2"/>
            <w14:ligatures w14:val="standardContextual"/>
          </w:rPr>
          <w:tab/>
        </w:r>
        <w:r w:rsidRPr="00CD0B1A">
          <w:rPr>
            <w:rStyle w:val="Hyperlink"/>
            <w:rFonts w:asciiTheme="minorHAnsi" w:hAnsiTheme="minorHAnsi" w:cstheme="minorHAnsi"/>
          </w:rPr>
          <w:t>Auditing and Control Requirements</w:t>
        </w:r>
        <w:r w:rsidRPr="00CD0B1A">
          <w:rPr>
            <w:rFonts w:asciiTheme="minorHAnsi" w:hAnsiTheme="minorHAnsi" w:cstheme="minorHAnsi"/>
            <w:webHidden/>
          </w:rPr>
          <w:tab/>
        </w:r>
        <w:r w:rsidRPr="00CD0B1A">
          <w:rPr>
            <w:rFonts w:asciiTheme="minorHAnsi" w:hAnsiTheme="minorHAnsi" w:cstheme="minorHAnsi"/>
            <w:webHidden/>
          </w:rPr>
          <w:fldChar w:fldCharType="begin"/>
        </w:r>
        <w:r w:rsidRPr="00CD0B1A">
          <w:rPr>
            <w:rFonts w:asciiTheme="minorHAnsi" w:hAnsiTheme="minorHAnsi" w:cstheme="minorHAnsi"/>
            <w:webHidden/>
          </w:rPr>
          <w:instrText xml:space="preserve"> PAGEREF _Toc221702685 \h </w:instrText>
        </w:r>
        <w:r w:rsidRPr="00CD0B1A">
          <w:rPr>
            <w:rFonts w:asciiTheme="minorHAnsi" w:hAnsiTheme="minorHAnsi" w:cstheme="minorHAnsi"/>
            <w:webHidden/>
          </w:rPr>
        </w:r>
        <w:r w:rsidRPr="00CD0B1A">
          <w:rPr>
            <w:rFonts w:asciiTheme="minorHAnsi" w:hAnsiTheme="minorHAnsi" w:cstheme="minorHAnsi"/>
            <w:webHidden/>
          </w:rPr>
          <w:fldChar w:fldCharType="separate"/>
        </w:r>
        <w:r w:rsidRPr="00CD0B1A">
          <w:rPr>
            <w:rFonts w:asciiTheme="minorHAnsi" w:hAnsiTheme="minorHAnsi" w:cstheme="minorHAnsi"/>
            <w:webHidden/>
          </w:rPr>
          <w:t>16</w:t>
        </w:r>
        <w:r w:rsidRPr="00CD0B1A">
          <w:rPr>
            <w:rFonts w:asciiTheme="minorHAnsi" w:hAnsiTheme="minorHAnsi" w:cstheme="minorHAnsi"/>
            <w:webHidden/>
          </w:rPr>
          <w:fldChar w:fldCharType="end"/>
        </w:r>
      </w:hyperlink>
    </w:p>
    <w:p w:rsidRPr="00CD0B1A" w:rsidR="00E70848" w:rsidRDefault="00E70848" w14:paraId="3FEB5E37" w14:textId="70819856">
      <w:pPr>
        <w:pStyle w:val="TOC1"/>
        <w:rPr>
          <w:rFonts w:asciiTheme="minorHAnsi" w:hAnsiTheme="minorHAnsi" w:eastAsiaTheme="minorEastAsia" w:cstheme="minorHAnsi"/>
          <w:b w:val="0"/>
          <w:noProof/>
          <w:kern w:val="2"/>
          <w14:ligatures w14:val="standardContextual"/>
        </w:rPr>
      </w:pPr>
      <w:hyperlink w:history="1" w:anchor="_Toc221702686">
        <w:r w:rsidRPr="00CD0B1A">
          <w:rPr>
            <w:rStyle w:val="Hyperlink"/>
            <w:rFonts w:asciiTheme="minorHAnsi" w:hAnsiTheme="minorHAnsi" w:cstheme="minorHAnsi"/>
            <w:noProof/>
          </w:rPr>
          <w:t>5</w:t>
        </w:r>
        <w:r w:rsidRPr="00CD0B1A">
          <w:rPr>
            <w:rFonts w:asciiTheme="minorHAnsi" w:hAnsiTheme="minorHAnsi" w:eastAsiaTheme="minorEastAsia" w:cstheme="minorHAnsi"/>
            <w:b w:val="0"/>
            <w:noProof/>
            <w:kern w:val="2"/>
            <w14:ligatures w14:val="standardContextual"/>
          </w:rPr>
          <w:tab/>
        </w:r>
        <w:r w:rsidRPr="00CD0B1A">
          <w:rPr>
            <w:rStyle w:val="Hyperlink"/>
            <w:rFonts w:asciiTheme="minorHAnsi" w:hAnsiTheme="minorHAnsi" w:cstheme="minorHAnsi"/>
            <w:noProof/>
          </w:rPr>
          <w:t>Functional Unit Test Scenarios</w:t>
        </w:r>
        <w:r w:rsidRPr="00CD0B1A">
          <w:rPr>
            <w:rFonts w:asciiTheme="minorHAnsi" w:hAnsiTheme="minorHAnsi" w:cstheme="minorHAnsi"/>
            <w:noProof/>
            <w:webHidden/>
          </w:rPr>
          <w:tab/>
        </w:r>
        <w:r w:rsidRPr="00CD0B1A">
          <w:rPr>
            <w:rFonts w:asciiTheme="minorHAnsi" w:hAnsiTheme="minorHAnsi" w:cstheme="minorHAnsi"/>
            <w:noProof/>
            <w:webHidden/>
          </w:rPr>
          <w:fldChar w:fldCharType="begin"/>
        </w:r>
        <w:r w:rsidRPr="00CD0B1A">
          <w:rPr>
            <w:rFonts w:asciiTheme="minorHAnsi" w:hAnsiTheme="minorHAnsi" w:cstheme="minorHAnsi"/>
            <w:noProof/>
            <w:webHidden/>
          </w:rPr>
          <w:instrText xml:space="preserve"> PAGEREF _Toc221702686 \h </w:instrText>
        </w:r>
        <w:r w:rsidRPr="00CD0B1A">
          <w:rPr>
            <w:rFonts w:asciiTheme="minorHAnsi" w:hAnsiTheme="minorHAnsi" w:cstheme="minorHAnsi"/>
            <w:noProof/>
            <w:webHidden/>
          </w:rPr>
        </w:r>
        <w:r w:rsidRPr="00CD0B1A">
          <w:rPr>
            <w:rFonts w:asciiTheme="minorHAnsi" w:hAnsiTheme="minorHAnsi" w:cstheme="minorHAnsi"/>
            <w:noProof/>
            <w:webHidden/>
          </w:rPr>
          <w:fldChar w:fldCharType="separate"/>
        </w:r>
        <w:r w:rsidRPr="00CD0B1A">
          <w:rPr>
            <w:rFonts w:asciiTheme="minorHAnsi" w:hAnsiTheme="minorHAnsi" w:cstheme="minorHAnsi"/>
            <w:noProof/>
            <w:webHidden/>
          </w:rPr>
          <w:t>17</w:t>
        </w:r>
        <w:r w:rsidRPr="00CD0B1A">
          <w:rPr>
            <w:rFonts w:asciiTheme="minorHAnsi" w:hAnsiTheme="minorHAnsi" w:cstheme="minorHAnsi"/>
            <w:noProof/>
            <w:webHidden/>
          </w:rPr>
          <w:fldChar w:fldCharType="end"/>
        </w:r>
      </w:hyperlink>
    </w:p>
    <w:p w:rsidRPr="00CD0B1A" w:rsidR="00E70848" w:rsidRDefault="00E70848" w14:paraId="438A411E" w14:textId="341ECDF5">
      <w:pPr>
        <w:pStyle w:val="TOC1"/>
        <w:rPr>
          <w:rFonts w:asciiTheme="minorHAnsi" w:hAnsiTheme="minorHAnsi" w:eastAsiaTheme="minorEastAsia" w:cstheme="minorHAnsi"/>
          <w:b w:val="0"/>
          <w:noProof/>
          <w:kern w:val="2"/>
          <w14:ligatures w14:val="standardContextual"/>
        </w:rPr>
      </w:pPr>
      <w:hyperlink w:history="1" w:anchor="_Toc221702687">
        <w:r w:rsidRPr="00CD0B1A">
          <w:rPr>
            <w:rStyle w:val="Hyperlink"/>
            <w:rFonts w:asciiTheme="minorHAnsi" w:hAnsiTheme="minorHAnsi" w:cstheme="minorHAnsi"/>
            <w:noProof/>
          </w:rPr>
          <w:t>6</w:t>
        </w:r>
        <w:r w:rsidRPr="00CD0B1A">
          <w:rPr>
            <w:rFonts w:asciiTheme="minorHAnsi" w:hAnsiTheme="minorHAnsi" w:eastAsiaTheme="minorEastAsia" w:cstheme="minorHAnsi"/>
            <w:b w:val="0"/>
            <w:noProof/>
            <w:kern w:val="2"/>
            <w14:ligatures w14:val="standardContextual"/>
          </w:rPr>
          <w:tab/>
        </w:r>
        <w:r w:rsidRPr="00CD0B1A">
          <w:rPr>
            <w:rStyle w:val="Hyperlink"/>
            <w:rFonts w:asciiTheme="minorHAnsi" w:hAnsiTheme="minorHAnsi" w:cstheme="minorHAnsi"/>
            <w:noProof/>
          </w:rPr>
          <w:t>Attachments and Documentation</w:t>
        </w:r>
        <w:r w:rsidRPr="00CD0B1A">
          <w:rPr>
            <w:rFonts w:asciiTheme="minorHAnsi" w:hAnsiTheme="minorHAnsi" w:cstheme="minorHAnsi"/>
            <w:noProof/>
            <w:webHidden/>
          </w:rPr>
          <w:tab/>
        </w:r>
        <w:r w:rsidRPr="00CD0B1A">
          <w:rPr>
            <w:rFonts w:asciiTheme="minorHAnsi" w:hAnsiTheme="minorHAnsi" w:cstheme="minorHAnsi"/>
            <w:noProof/>
            <w:webHidden/>
          </w:rPr>
          <w:fldChar w:fldCharType="begin"/>
        </w:r>
        <w:r w:rsidRPr="00CD0B1A">
          <w:rPr>
            <w:rFonts w:asciiTheme="minorHAnsi" w:hAnsiTheme="minorHAnsi" w:cstheme="minorHAnsi"/>
            <w:noProof/>
            <w:webHidden/>
          </w:rPr>
          <w:instrText xml:space="preserve"> PAGEREF _Toc221702687 \h </w:instrText>
        </w:r>
        <w:r w:rsidRPr="00CD0B1A">
          <w:rPr>
            <w:rFonts w:asciiTheme="minorHAnsi" w:hAnsiTheme="minorHAnsi" w:cstheme="minorHAnsi"/>
            <w:noProof/>
            <w:webHidden/>
          </w:rPr>
        </w:r>
        <w:r w:rsidRPr="00CD0B1A">
          <w:rPr>
            <w:rFonts w:asciiTheme="minorHAnsi" w:hAnsiTheme="minorHAnsi" w:cstheme="minorHAnsi"/>
            <w:noProof/>
            <w:webHidden/>
          </w:rPr>
          <w:fldChar w:fldCharType="separate"/>
        </w:r>
        <w:r w:rsidRPr="00CD0B1A">
          <w:rPr>
            <w:rFonts w:asciiTheme="minorHAnsi" w:hAnsiTheme="minorHAnsi" w:cstheme="minorHAnsi"/>
            <w:noProof/>
            <w:webHidden/>
          </w:rPr>
          <w:t>18</w:t>
        </w:r>
        <w:r w:rsidRPr="00CD0B1A">
          <w:rPr>
            <w:rFonts w:asciiTheme="minorHAnsi" w:hAnsiTheme="minorHAnsi" w:cstheme="minorHAnsi"/>
            <w:noProof/>
            <w:webHidden/>
          </w:rPr>
          <w:fldChar w:fldCharType="end"/>
        </w:r>
      </w:hyperlink>
    </w:p>
    <w:p w:rsidR="00107351" w:rsidP="00B454B6" w:rsidRDefault="00B454B6" w14:paraId="380747E9" w14:textId="29F0ED46">
      <w:pPr>
        <w:rPr>
          <w:rFonts w:ascii="Arial Nova Cond" w:hAnsi="Arial Nova Cond"/>
        </w:rPr>
      </w:pPr>
      <w:r w:rsidRPr="00CD0B1A">
        <w:rPr>
          <w:rFonts w:cstheme="minorHAnsi"/>
          <w:b/>
          <w:color w:val="333333"/>
          <w:sz w:val="20"/>
          <w:szCs w:val="20"/>
        </w:rPr>
        <w:fldChar w:fldCharType="end"/>
      </w:r>
    </w:p>
    <w:p w:rsidR="00107351" w:rsidRDefault="00107351" w14:paraId="67A525E0" w14:textId="77777777">
      <w:pPr>
        <w:rPr>
          <w:rFonts w:ascii="Arial Nova Cond" w:hAnsi="Arial Nova Cond"/>
        </w:rPr>
      </w:pPr>
    </w:p>
    <w:p w:rsidR="00107351" w:rsidRDefault="00107351" w14:paraId="474D75F6" w14:textId="77777777">
      <w:pPr>
        <w:rPr>
          <w:rFonts w:ascii="Arial Nova Cond" w:hAnsi="Arial Nova Cond"/>
        </w:rPr>
      </w:pPr>
    </w:p>
    <w:p w:rsidR="00107351" w:rsidRDefault="00107351" w14:paraId="55014998" w14:textId="77777777">
      <w:pPr>
        <w:rPr>
          <w:rFonts w:ascii="Arial Nova Cond" w:hAnsi="Arial Nova Cond"/>
        </w:rPr>
      </w:pPr>
    </w:p>
    <w:p w:rsidR="00107351" w:rsidRDefault="00107351" w14:paraId="6C37CECE" w14:textId="77777777">
      <w:pPr>
        <w:rPr>
          <w:rFonts w:ascii="Arial Nova Cond" w:hAnsi="Arial Nova Cond"/>
        </w:rPr>
      </w:pPr>
    </w:p>
    <w:p w:rsidRPr="007E1DD2" w:rsidR="00F20E6C" w:rsidP="00F20E6C" w:rsidRDefault="00F20E6C" w14:paraId="27DE45D7" w14:textId="77777777">
      <w:pPr>
        <w:pStyle w:val="Heading1"/>
      </w:pPr>
      <w:bookmarkStart w:name="_Hlk222390383" w:id="1"/>
      <w:r w:rsidRPr="007E1DD2">
        <w:lastRenderedPageBreak/>
        <w:t>Document Control Information</w:t>
      </w:r>
    </w:p>
    <w:p w:rsidRPr="000F6481" w:rsidR="00F20E6C" w:rsidP="000F6481" w:rsidRDefault="00F20E6C" w14:paraId="152A11A4" w14:textId="77777777">
      <w:pPr>
        <w:pStyle w:val="Heading2"/>
      </w:pPr>
      <w:bookmarkStart w:name="_Toc34659381" w:id="2"/>
      <w:bookmarkStart w:name="_Toc450819524" w:id="3"/>
      <w:r w:rsidRPr="000F6481">
        <w:t>Document Edit History</w:t>
      </w:r>
      <w:bookmarkEnd w:id="2"/>
      <w:bookmarkEnd w:id="3"/>
    </w:p>
    <w:tbl>
      <w:tblPr>
        <w:tblW w:w="9196"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224"/>
        <w:gridCol w:w="1890"/>
        <w:gridCol w:w="3420"/>
        <w:gridCol w:w="2662"/>
      </w:tblGrid>
      <w:tr w:rsidRPr="007E1DD2" w:rsidR="00F20E6C" w14:paraId="453DA7A8" w14:textId="77777777">
        <w:trPr>
          <w:trHeight w:val="317"/>
          <w:tblHeader/>
        </w:trPr>
        <w:tc>
          <w:tcPr>
            <w:tcW w:w="1224" w:type="dxa"/>
            <w:tcBorders>
              <w:top w:val="single" w:color="FFFFFF" w:sz="4" w:space="0"/>
              <w:left w:val="single" w:color="FFFFFF" w:sz="4" w:space="0"/>
              <w:bottom w:val="single" w:color="FFFFFF" w:sz="4" w:space="0"/>
              <w:right w:val="single" w:color="FFFFFF" w:sz="4" w:space="0"/>
            </w:tcBorders>
            <w:shd w:val="clear" w:color="auto" w:fill="92D050"/>
            <w:vAlign w:val="center"/>
          </w:tcPr>
          <w:p w:rsidRPr="007E1DD2" w:rsidR="00F20E6C" w:rsidRDefault="00F20E6C" w14:paraId="09F36D77" w14:textId="77777777">
            <w:pPr>
              <w:pStyle w:val="Tablehead1"/>
              <w:rPr>
                <w:rFonts w:asciiTheme="minorHAnsi" w:hAnsiTheme="minorHAnsi" w:cstheme="minorHAnsi"/>
              </w:rPr>
            </w:pPr>
            <w:r w:rsidRPr="007E1DD2">
              <w:rPr>
                <w:rFonts w:asciiTheme="minorHAnsi" w:hAnsiTheme="minorHAnsi" w:cstheme="minorHAnsi"/>
              </w:rPr>
              <w:t>Version</w:t>
            </w:r>
          </w:p>
        </w:tc>
        <w:tc>
          <w:tcPr>
            <w:tcW w:w="1890" w:type="dxa"/>
            <w:tcBorders>
              <w:top w:val="single" w:color="FFFFFF" w:sz="4" w:space="0"/>
              <w:left w:val="single" w:color="FFFFFF" w:sz="4" w:space="0"/>
              <w:bottom w:val="single" w:color="FFFFFF" w:sz="4" w:space="0"/>
              <w:right w:val="single" w:color="FFFFFF" w:sz="4" w:space="0"/>
            </w:tcBorders>
            <w:shd w:val="clear" w:color="auto" w:fill="92D050"/>
            <w:vAlign w:val="center"/>
          </w:tcPr>
          <w:p w:rsidRPr="007E1DD2" w:rsidR="00F20E6C" w:rsidRDefault="00F20E6C" w14:paraId="5ABB1A23" w14:textId="77777777">
            <w:pPr>
              <w:pStyle w:val="Tablehead1"/>
              <w:rPr>
                <w:rFonts w:asciiTheme="minorHAnsi" w:hAnsiTheme="minorHAnsi" w:cstheme="minorHAnsi"/>
              </w:rPr>
            </w:pPr>
            <w:r w:rsidRPr="007E1DD2">
              <w:rPr>
                <w:rFonts w:asciiTheme="minorHAnsi" w:hAnsiTheme="minorHAnsi" w:cstheme="minorHAnsi"/>
              </w:rPr>
              <w:t>Date</w:t>
            </w:r>
          </w:p>
        </w:tc>
        <w:tc>
          <w:tcPr>
            <w:tcW w:w="3420" w:type="dxa"/>
            <w:tcBorders>
              <w:top w:val="single" w:color="FFFFFF" w:sz="4" w:space="0"/>
              <w:left w:val="single" w:color="FFFFFF" w:sz="4" w:space="0"/>
              <w:bottom w:val="single" w:color="FFFFFF" w:sz="4" w:space="0"/>
              <w:right w:val="single" w:color="FFFFFF" w:sz="4" w:space="0"/>
            </w:tcBorders>
            <w:shd w:val="clear" w:color="auto" w:fill="92D050"/>
            <w:vAlign w:val="center"/>
          </w:tcPr>
          <w:p w:rsidRPr="007E1DD2" w:rsidR="00F20E6C" w:rsidRDefault="00F20E6C" w14:paraId="56E69B7D" w14:textId="77777777">
            <w:pPr>
              <w:pStyle w:val="Tablehead1"/>
              <w:rPr>
                <w:rFonts w:asciiTheme="minorHAnsi" w:hAnsiTheme="minorHAnsi" w:cstheme="minorHAnsi"/>
              </w:rPr>
            </w:pPr>
            <w:r w:rsidRPr="007E1DD2">
              <w:rPr>
                <w:rFonts w:asciiTheme="minorHAnsi" w:hAnsiTheme="minorHAnsi" w:cstheme="minorHAnsi"/>
              </w:rPr>
              <w:t>Additions/Modifications</w:t>
            </w:r>
          </w:p>
        </w:tc>
        <w:tc>
          <w:tcPr>
            <w:tcW w:w="2662" w:type="dxa"/>
            <w:tcBorders>
              <w:top w:val="single" w:color="FFFFFF" w:sz="4" w:space="0"/>
              <w:left w:val="single" w:color="FFFFFF" w:sz="4" w:space="0"/>
              <w:bottom w:val="single" w:color="FFFFFF" w:sz="4" w:space="0"/>
              <w:right w:val="single" w:color="FFFFFF" w:sz="4" w:space="0"/>
            </w:tcBorders>
            <w:shd w:val="clear" w:color="auto" w:fill="92D050"/>
            <w:vAlign w:val="center"/>
          </w:tcPr>
          <w:p w:rsidRPr="007E1DD2" w:rsidR="00F20E6C" w:rsidRDefault="00F20E6C" w14:paraId="67E7DE07" w14:textId="77777777">
            <w:pPr>
              <w:pStyle w:val="Tablehead1"/>
              <w:rPr>
                <w:rFonts w:asciiTheme="minorHAnsi" w:hAnsiTheme="minorHAnsi" w:cstheme="minorHAnsi"/>
              </w:rPr>
            </w:pPr>
            <w:r w:rsidRPr="007E1DD2">
              <w:rPr>
                <w:rFonts w:asciiTheme="minorHAnsi" w:hAnsiTheme="minorHAnsi" w:cstheme="minorHAnsi"/>
              </w:rPr>
              <w:t>Prepared/Revised by</w:t>
            </w:r>
          </w:p>
        </w:tc>
      </w:tr>
      <w:tr w:rsidRPr="007E1DD2" w:rsidR="00E202FF" w14:paraId="0CE13389" w14:textId="77777777">
        <w:tc>
          <w:tcPr>
            <w:tcW w:w="1224" w:type="dxa"/>
            <w:tcBorders>
              <w:top w:val="single" w:color="FFFFFF" w:sz="4" w:space="0"/>
            </w:tcBorders>
          </w:tcPr>
          <w:p w:rsidRPr="00A469B6" w:rsidR="00E202FF" w:rsidP="00A469B6" w:rsidRDefault="00E202FF" w14:paraId="12170F27" w14:textId="77777777">
            <w:pPr>
              <w:pStyle w:val="Tabletext"/>
              <w:rPr>
                <w:rFonts w:eastAsia="Times" w:asciiTheme="minorHAnsi" w:hAnsiTheme="minorHAnsi" w:cstheme="minorHAnsi"/>
              </w:rPr>
            </w:pPr>
            <w:r w:rsidRPr="00A469B6">
              <w:rPr>
                <w:rFonts w:eastAsia="Times" w:asciiTheme="minorHAnsi" w:hAnsiTheme="minorHAnsi" w:cstheme="minorHAnsi"/>
              </w:rPr>
              <w:t>Version 1</w:t>
            </w:r>
          </w:p>
        </w:tc>
        <w:tc>
          <w:tcPr>
            <w:tcW w:w="1890" w:type="dxa"/>
            <w:tcBorders>
              <w:top w:val="single" w:color="FFFFFF" w:sz="4" w:space="0"/>
            </w:tcBorders>
          </w:tcPr>
          <w:p w:rsidRPr="00AF7293" w:rsidR="00E202FF" w:rsidP="00A469B6" w:rsidRDefault="00E202FF" w14:paraId="19AD070A" w14:textId="26FCAF44">
            <w:pPr>
              <w:pStyle w:val="Tabletext"/>
              <w:rPr>
                <w:rFonts w:eastAsia="Times" w:asciiTheme="minorHAnsi" w:hAnsiTheme="minorHAnsi" w:cstheme="minorHAnsi"/>
              </w:rPr>
            </w:pPr>
            <w:r w:rsidRPr="00AF7293">
              <w:rPr>
                <w:rFonts w:eastAsia="Times" w:asciiTheme="minorHAnsi" w:hAnsiTheme="minorHAnsi" w:cstheme="minorHAnsi"/>
              </w:rPr>
              <w:t>03/31/2026</w:t>
            </w:r>
          </w:p>
        </w:tc>
        <w:tc>
          <w:tcPr>
            <w:tcW w:w="3420" w:type="dxa"/>
            <w:tcBorders>
              <w:top w:val="single" w:color="FFFFFF" w:sz="4" w:space="0"/>
            </w:tcBorders>
          </w:tcPr>
          <w:p w:rsidRPr="00AF7293" w:rsidR="00E202FF" w:rsidP="00A469B6" w:rsidRDefault="00E202FF" w14:paraId="1DF3C322" w14:textId="77777777">
            <w:pPr>
              <w:pStyle w:val="Tabletext"/>
              <w:rPr>
                <w:rFonts w:eastAsia="Times" w:asciiTheme="minorHAnsi" w:hAnsiTheme="minorHAnsi" w:cstheme="minorHAnsi"/>
              </w:rPr>
            </w:pPr>
            <w:r w:rsidRPr="00AF7293">
              <w:rPr>
                <w:rFonts w:eastAsia="Times" w:asciiTheme="minorHAnsi" w:hAnsiTheme="minorHAnsi" w:cstheme="minorHAnsi"/>
              </w:rPr>
              <w:t>Initial Version</w:t>
            </w:r>
          </w:p>
        </w:tc>
        <w:tc>
          <w:tcPr>
            <w:tcW w:w="2662" w:type="dxa"/>
            <w:tcBorders>
              <w:top w:val="single" w:color="FFFFFF" w:sz="4" w:space="0"/>
            </w:tcBorders>
          </w:tcPr>
          <w:p w:rsidRPr="00AF7293" w:rsidR="00E202FF" w:rsidP="00A469B6" w:rsidRDefault="00E202FF" w14:paraId="2B91A12E" w14:textId="77777777">
            <w:pPr>
              <w:pStyle w:val="Tabletext"/>
              <w:rPr>
                <w:rFonts w:eastAsia="Times" w:asciiTheme="minorHAnsi" w:hAnsiTheme="minorHAnsi" w:cstheme="minorHAnsi"/>
              </w:rPr>
            </w:pPr>
            <w:r w:rsidRPr="00AF7293">
              <w:rPr>
                <w:rFonts w:eastAsia="Times" w:asciiTheme="minorHAnsi" w:hAnsiTheme="minorHAnsi" w:cstheme="minorHAnsi"/>
              </w:rPr>
              <w:t>Jigisha Vaddhi</w:t>
            </w:r>
          </w:p>
        </w:tc>
      </w:tr>
      <w:tr w:rsidRPr="007E1DD2" w:rsidR="00F20E6C" w14:paraId="54557344" w14:textId="77777777">
        <w:tc>
          <w:tcPr>
            <w:tcW w:w="1224" w:type="dxa"/>
          </w:tcPr>
          <w:p w:rsidRPr="00A469B6" w:rsidR="00F20E6C" w:rsidP="00A469B6" w:rsidRDefault="00A469B6" w14:paraId="79509609" w14:textId="1DD861AF">
            <w:pPr>
              <w:pStyle w:val="Tabletext"/>
              <w:rPr>
                <w:rFonts w:asciiTheme="minorHAnsi" w:hAnsiTheme="minorHAnsi" w:cstheme="minorHAnsi"/>
              </w:rPr>
            </w:pPr>
            <w:r w:rsidRPr="00A469B6">
              <w:rPr>
                <w:rFonts w:asciiTheme="minorHAnsi" w:hAnsiTheme="minorHAnsi" w:cstheme="minorHAnsi"/>
              </w:rPr>
              <w:t>Version 2</w:t>
            </w:r>
          </w:p>
        </w:tc>
        <w:tc>
          <w:tcPr>
            <w:tcW w:w="1890" w:type="dxa"/>
          </w:tcPr>
          <w:p w:rsidRPr="00A469B6" w:rsidR="00F20E6C" w:rsidP="00A469B6" w:rsidRDefault="00A469B6" w14:paraId="2398CF75" w14:textId="7A6BBE66">
            <w:pPr>
              <w:pStyle w:val="Tabletext"/>
              <w:rPr>
                <w:rFonts w:asciiTheme="minorHAnsi" w:hAnsiTheme="minorHAnsi" w:cstheme="minorHAnsi"/>
              </w:rPr>
            </w:pPr>
            <w:r w:rsidRPr="00A469B6">
              <w:rPr>
                <w:rFonts w:asciiTheme="minorHAnsi" w:hAnsiTheme="minorHAnsi" w:cstheme="minorHAnsi"/>
              </w:rPr>
              <w:t>07/22/2026</w:t>
            </w:r>
          </w:p>
        </w:tc>
        <w:tc>
          <w:tcPr>
            <w:tcW w:w="3420" w:type="dxa"/>
          </w:tcPr>
          <w:p w:rsidRPr="00AF7293" w:rsidR="00F20E6C" w:rsidP="00A469B6" w:rsidRDefault="00AF7293" w14:paraId="385B7C78" w14:textId="5F65C596">
            <w:pPr>
              <w:pStyle w:val="Tabletext"/>
              <w:rPr>
                <w:rFonts w:asciiTheme="minorHAnsi" w:hAnsiTheme="minorHAnsi" w:cstheme="minorHAnsi"/>
              </w:rPr>
            </w:pPr>
            <w:r w:rsidRPr="00AF7293">
              <w:rPr>
                <w:rFonts w:asciiTheme="minorHAnsi" w:hAnsiTheme="minorHAnsi" w:cstheme="minorHAnsi"/>
              </w:rPr>
              <w:t>Channel Field (PO Type) to be derived to “UI” when order is created from direct entry</w:t>
            </w:r>
          </w:p>
        </w:tc>
        <w:tc>
          <w:tcPr>
            <w:tcW w:w="2662" w:type="dxa"/>
          </w:tcPr>
          <w:p w:rsidRPr="00AF7293" w:rsidR="00F20E6C" w:rsidP="00A469B6" w:rsidRDefault="00AF7293" w14:paraId="28C2CD94" w14:textId="74E97AD9">
            <w:pPr>
              <w:pStyle w:val="Tabletext"/>
              <w:rPr>
                <w:rFonts w:asciiTheme="minorHAnsi" w:hAnsiTheme="minorHAnsi" w:cstheme="minorHAnsi"/>
              </w:rPr>
            </w:pPr>
            <w:r w:rsidRPr="00AF7293">
              <w:rPr>
                <w:rFonts w:asciiTheme="minorHAnsi" w:hAnsiTheme="minorHAnsi" w:cstheme="minorHAnsi"/>
              </w:rPr>
              <w:t>DJ Fesko</w:t>
            </w:r>
          </w:p>
        </w:tc>
      </w:tr>
      <w:tr w:rsidRPr="007E1DD2" w:rsidR="00F20E6C" w14:paraId="167E9CEB" w14:textId="77777777">
        <w:tc>
          <w:tcPr>
            <w:tcW w:w="1224" w:type="dxa"/>
          </w:tcPr>
          <w:p w:rsidRPr="007E1DD2" w:rsidR="00F20E6C" w:rsidP="00A469B6" w:rsidRDefault="00F20E6C" w14:paraId="6D33E2FF" w14:textId="77777777">
            <w:pPr>
              <w:pStyle w:val="Tabletext"/>
            </w:pPr>
          </w:p>
        </w:tc>
        <w:tc>
          <w:tcPr>
            <w:tcW w:w="1890" w:type="dxa"/>
          </w:tcPr>
          <w:p w:rsidRPr="007E1DD2" w:rsidR="00F20E6C" w:rsidP="00A469B6" w:rsidRDefault="00F20E6C" w14:paraId="7A985508" w14:textId="77777777">
            <w:pPr>
              <w:pStyle w:val="Tabletext"/>
            </w:pPr>
          </w:p>
        </w:tc>
        <w:tc>
          <w:tcPr>
            <w:tcW w:w="3420" w:type="dxa"/>
          </w:tcPr>
          <w:p w:rsidRPr="007E1DD2" w:rsidR="00F20E6C" w:rsidP="00A469B6" w:rsidRDefault="00F20E6C" w14:paraId="4103129C" w14:textId="77777777">
            <w:pPr>
              <w:pStyle w:val="Tabletext"/>
            </w:pPr>
          </w:p>
        </w:tc>
        <w:tc>
          <w:tcPr>
            <w:tcW w:w="2662" w:type="dxa"/>
          </w:tcPr>
          <w:p w:rsidRPr="007E1DD2" w:rsidR="00F20E6C" w:rsidP="00A469B6" w:rsidRDefault="00F20E6C" w14:paraId="2DEDCA82" w14:textId="77777777">
            <w:pPr>
              <w:pStyle w:val="Tabletext"/>
            </w:pPr>
          </w:p>
        </w:tc>
      </w:tr>
    </w:tbl>
    <w:p w:rsidRPr="007E1DD2" w:rsidR="00F20E6C" w:rsidP="000F6481" w:rsidRDefault="00F20E6C" w14:paraId="1256A5FC" w14:textId="77777777">
      <w:pPr>
        <w:pStyle w:val="Heading2"/>
      </w:pPr>
      <w:bookmarkStart w:name="_Toc450819525" w:id="4"/>
      <w:bookmarkStart w:name="_Toc34659382" w:id="5"/>
      <w:r w:rsidRPr="007E1DD2">
        <w:t>Document Review and Sign Off</w:t>
      </w:r>
      <w:bookmarkEnd w:id="4"/>
      <w:bookmarkEnd w:id="5"/>
    </w:p>
    <w:p w:rsidRPr="00D0250F" w:rsidR="00D0250F" w:rsidP="00F20E6C" w:rsidRDefault="00D0250F" w14:paraId="43274D9A" w14:textId="5D762EFA">
      <w:pPr>
        <w:pStyle w:val="Bodycopy"/>
        <w:rPr>
          <w:rFonts w:asciiTheme="minorHAnsi" w:hAnsiTheme="minorHAnsi" w:cstheme="minorHAnsi"/>
          <w:color w:val="FF0000"/>
        </w:rPr>
      </w:pPr>
      <w:r w:rsidRPr="00D0250F">
        <w:rPr>
          <w:rFonts w:asciiTheme="minorHAnsi" w:hAnsiTheme="minorHAnsi" w:cstheme="minorHAnsi"/>
          <w:i/>
          <w:iCs/>
          <w:color w:val="FF0000"/>
        </w:rPr>
        <w:t>The approval/sign-off is to proceed with build, acknowledging the documented open items and red-text sections are pending confirmation and will be completed as we proceed to future phases.</w:t>
      </w:r>
    </w:p>
    <w:tbl>
      <w:tblPr>
        <w:tblW w:w="92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1875"/>
        <w:gridCol w:w="2527"/>
        <w:gridCol w:w="4845"/>
      </w:tblGrid>
      <w:tr w:rsidRPr="007E1DD2" w:rsidR="00F20E6C" w14:paraId="4A40B58B" w14:textId="77777777">
        <w:trPr>
          <w:cantSplit/>
          <w:trHeight w:val="70"/>
          <w:tblHeader/>
        </w:trPr>
        <w:tc>
          <w:tcPr>
            <w:tcW w:w="9247" w:type="dxa"/>
            <w:gridSpan w:val="3"/>
            <w:shd w:val="clear" w:color="auto" w:fill="92D050"/>
            <w:tcMar>
              <w:top w:w="0" w:type="dxa"/>
              <w:left w:w="108" w:type="dxa"/>
              <w:bottom w:w="0" w:type="dxa"/>
              <w:right w:w="108" w:type="dxa"/>
            </w:tcMar>
          </w:tcPr>
          <w:p w:rsidRPr="007E1DD2" w:rsidR="00F20E6C" w:rsidRDefault="00F20E6C" w14:paraId="75A5C02A" w14:textId="77777777">
            <w:pPr>
              <w:pStyle w:val="Review"/>
              <w:rPr>
                <w:rFonts w:asciiTheme="minorHAnsi" w:hAnsiTheme="minorHAnsi" w:cstheme="minorHAnsi"/>
                <w:color w:val="FFFFFF" w:themeColor="background1"/>
                <w:sz w:val="20"/>
                <w:szCs w:val="20"/>
                <w:lang w:eastAsia="ja-JP"/>
              </w:rPr>
            </w:pPr>
            <w:r w:rsidRPr="007E1DD2">
              <w:rPr>
                <w:rFonts w:asciiTheme="minorHAnsi" w:hAnsiTheme="minorHAnsi" w:cstheme="minorHAnsi"/>
                <w:color w:val="FFFFFF" w:themeColor="background1"/>
                <w:sz w:val="20"/>
                <w:szCs w:val="20"/>
              </w:rPr>
              <w:t>Reviewed By:</w:t>
            </w:r>
          </w:p>
          <w:p w:rsidRPr="007E1DD2" w:rsidR="00F20E6C" w:rsidRDefault="00F20E6C" w14:paraId="72C9FECB" w14:textId="77777777">
            <w:pPr>
              <w:pStyle w:val="TableText0"/>
              <w:rPr>
                <w:rFonts w:asciiTheme="minorHAnsi" w:hAnsiTheme="minorHAnsi" w:cstheme="minorHAnsi"/>
                <w:color w:val="FFFFFF" w:themeColor="background1"/>
                <w:szCs w:val="20"/>
              </w:rPr>
            </w:pPr>
            <w:r w:rsidRPr="007E1DD2">
              <w:rPr>
                <w:rFonts w:asciiTheme="minorHAnsi" w:hAnsiTheme="minorHAnsi" w:cstheme="minorHAnsi"/>
                <w:color w:val="FFFFFF" w:themeColor="background1"/>
                <w:szCs w:val="20"/>
              </w:rPr>
              <w:t>The “Reviewed By” signature indicates the individual(s) who reviewed this document for content and clarity, and to the best of their knowledge, this document satisfactorily achieves the purpose and scope defined herein:</w:t>
            </w:r>
          </w:p>
        </w:tc>
      </w:tr>
      <w:tr w:rsidRPr="007E1DD2" w:rsidR="00F20E6C" w14:paraId="08130D01" w14:textId="77777777">
        <w:trPr>
          <w:cantSplit/>
          <w:trHeight w:val="70"/>
          <w:tblHeader/>
        </w:trPr>
        <w:tc>
          <w:tcPr>
            <w:tcW w:w="1875" w:type="dxa"/>
            <w:shd w:val="clear" w:color="auto" w:fill="92D050"/>
            <w:tcMar>
              <w:top w:w="0" w:type="dxa"/>
              <w:left w:w="108" w:type="dxa"/>
              <w:bottom w:w="0" w:type="dxa"/>
              <w:right w:w="108" w:type="dxa"/>
            </w:tcMar>
          </w:tcPr>
          <w:p w:rsidRPr="007E1DD2" w:rsidR="00F20E6C" w:rsidRDefault="00F20E6C" w14:paraId="2F8182D1" w14:textId="77777777">
            <w:pPr>
              <w:pStyle w:val="TableText0"/>
              <w:rPr>
                <w:rFonts w:asciiTheme="minorHAnsi" w:hAnsiTheme="minorHAnsi" w:cstheme="minorHAnsi"/>
                <w:color w:val="FFFFFF" w:themeColor="background1"/>
                <w:szCs w:val="20"/>
              </w:rPr>
            </w:pPr>
          </w:p>
        </w:tc>
        <w:tc>
          <w:tcPr>
            <w:tcW w:w="2527" w:type="dxa"/>
            <w:shd w:val="clear" w:color="auto" w:fill="92D050"/>
            <w:tcMar>
              <w:top w:w="0" w:type="dxa"/>
              <w:left w:w="108" w:type="dxa"/>
              <w:bottom w:w="0" w:type="dxa"/>
              <w:right w:w="108" w:type="dxa"/>
            </w:tcMar>
            <w:vAlign w:val="center"/>
          </w:tcPr>
          <w:p w:rsidRPr="007E1DD2" w:rsidR="00F20E6C" w:rsidRDefault="00F20E6C" w14:paraId="1684664B" w14:textId="77777777">
            <w:pPr>
              <w:pStyle w:val="TableHeaders"/>
              <w:rPr>
                <w:rFonts w:asciiTheme="minorHAnsi" w:hAnsiTheme="minorHAnsi" w:cstheme="minorHAnsi"/>
                <w:color w:val="FFFFFF" w:themeColor="background1"/>
                <w:szCs w:val="20"/>
              </w:rPr>
            </w:pPr>
            <w:r w:rsidRPr="007E1DD2">
              <w:rPr>
                <w:rFonts w:asciiTheme="minorHAnsi" w:hAnsiTheme="minorHAnsi" w:cstheme="minorHAnsi"/>
                <w:color w:val="FFFFFF" w:themeColor="background1"/>
                <w:szCs w:val="20"/>
              </w:rPr>
              <w:t>Name</w:t>
            </w:r>
          </w:p>
        </w:tc>
        <w:tc>
          <w:tcPr>
            <w:tcW w:w="4845" w:type="dxa"/>
            <w:shd w:val="clear" w:color="auto" w:fill="92D050"/>
            <w:tcMar>
              <w:top w:w="0" w:type="dxa"/>
              <w:left w:w="108" w:type="dxa"/>
              <w:bottom w:w="0" w:type="dxa"/>
              <w:right w:w="108" w:type="dxa"/>
            </w:tcMar>
            <w:vAlign w:val="center"/>
          </w:tcPr>
          <w:p w:rsidRPr="007E1DD2" w:rsidR="00F20E6C" w:rsidRDefault="00F20E6C" w14:paraId="705500F8" w14:textId="77777777">
            <w:pPr>
              <w:pStyle w:val="TableHeaders"/>
              <w:rPr>
                <w:rFonts w:asciiTheme="minorHAnsi" w:hAnsiTheme="minorHAnsi" w:cstheme="minorHAnsi"/>
                <w:color w:val="FFFFFF" w:themeColor="background1"/>
                <w:szCs w:val="20"/>
              </w:rPr>
            </w:pPr>
            <w:r w:rsidRPr="007E1DD2">
              <w:rPr>
                <w:rFonts w:asciiTheme="minorHAnsi" w:hAnsiTheme="minorHAnsi" w:cstheme="minorHAnsi"/>
                <w:color w:val="FFFFFF" w:themeColor="background1"/>
                <w:szCs w:val="20"/>
              </w:rPr>
              <w:t xml:space="preserve">Title/Role </w:t>
            </w:r>
            <w:r w:rsidRPr="007E1DD2">
              <w:rPr>
                <w:rFonts w:asciiTheme="minorHAnsi" w:hAnsiTheme="minorHAnsi" w:cstheme="minorHAnsi"/>
                <w:b w:val="0"/>
                <w:color w:val="FFFFFF" w:themeColor="background1"/>
                <w:szCs w:val="20"/>
                <w:lang w:eastAsia="ja-JP"/>
              </w:rPr>
              <w:t>&lt;Designation, Department&gt;</w:t>
            </w:r>
          </w:p>
        </w:tc>
      </w:tr>
      <w:tr w:rsidRPr="007E1DD2" w:rsidR="00F20E6C" w14:paraId="5DD5798A" w14:textId="77777777">
        <w:trPr>
          <w:trHeight w:val="70"/>
        </w:trPr>
        <w:tc>
          <w:tcPr>
            <w:tcW w:w="1875" w:type="dxa"/>
            <w:tcMar>
              <w:top w:w="0" w:type="dxa"/>
              <w:left w:w="108" w:type="dxa"/>
              <w:bottom w:w="0" w:type="dxa"/>
              <w:right w:w="108" w:type="dxa"/>
            </w:tcMar>
          </w:tcPr>
          <w:p w:rsidRPr="007E1DD2" w:rsidR="00F20E6C" w:rsidRDefault="00F20E6C" w14:paraId="5DE689D9" w14:textId="77777777">
            <w:pPr>
              <w:pStyle w:val="TableText0"/>
              <w:rPr>
                <w:rFonts w:asciiTheme="minorHAnsi" w:hAnsiTheme="minorHAnsi" w:cstheme="minorHAnsi"/>
                <w:szCs w:val="20"/>
              </w:rPr>
            </w:pPr>
            <w:r w:rsidRPr="007E1DD2">
              <w:rPr>
                <w:rFonts w:asciiTheme="minorHAnsi" w:hAnsiTheme="minorHAnsi" w:cstheme="minorHAnsi"/>
                <w:szCs w:val="20"/>
              </w:rPr>
              <w:t>Reviewed By</w:t>
            </w:r>
          </w:p>
        </w:tc>
        <w:tc>
          <w:tcPr>
            <w:tcW w:w="2527" w:type="dxa"/>
            <w:tcMar>
              <w:top w:w="0" w:type="dxa"/>
              <w:left w:w="108" w:type="dxa"/>
              <w:bottom w:w="0" w:type="dxa"/>
              <w:right w:w="108" w:type="dxa"/>
            </w:tcMar>
          </w:tcPr>
          <w:p w:rsidRPr="007E1DD2" w:rsidR="00F20E6C" w:rsidRDefault="00F20E6C" w14:paraId="7043234B"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5AADEFCD" w14:textId="77777777">
            <w:pPr>
              <w:pStyle w:val="TableText0"/>
              <w:rPr>
                <w:rFonts w:asciiTheme="minorHAnsi" w:hAnsiTheme="minorHAnsi" w:cstheme="minorHAnsi"/>
                <w:szCs w:val="20"/>
              </w:rPr>
            </w:pPr>
          </w:p>
        </w:tc>
      </w:tr>
      <w:tr w:rsidRPr="007E1DD2" w:rsidR="00F20E6C" w14:paraId="66F25AA4" w14:textId="77777777">
        <w:trPr>
          <w:trHeight w:val="434"/>
        </w:trPr>
        <w:tc>
          <w:tcPr>
            <w:tcW w:w="1875" w:type="dxa"/>
            <w:tcMar>
              <w:top w:w="0" w:type="dxa"/>
              <w:left w:w="108" w:type="dxa"/>
              <w:bottom w:w="0" w:type="dxa"/>
              <w:right w:w="108" w:type="dxa"/>
            </w:tcMar>
          </w:tcPr>
          <w:p w:rsidRPr="007E1DD2" w:rsidR="00F20E6C" w:rsidRDefault="00F20E6C" w14:paraId="61A49CD1" w14:textId="77777777">
            <w:pPr>
              <w:pStyle w:val="TableText0"/>
              <w:rPr>
                <w:rFonts w:asciiTheme="minorHAnsi" w:hAnsiTheme="minorHAnsi" w:cstheme="minorHAnsi"/>
                <w:szCs w:val="20"/>
              </w:rPr>
            </w:pPr>
            <w:r w:rsidRPr="007E1DD2">
              <w:rPr>
                <w:rFonts w:asciiTheme="minorHAnsi" w:hAnsiTheme="minorHAnsi" w:cstheme="minorHAnsi"/>
                <w:szCs w:val="20"/>
              </w:rPr>
              <w:t>Signature</w:t>
            </w:r>
          </w:p>
        </w:tc>
        <w:tc>
          <w:tcPr>
            <w:tcW w:w="2527" w:type="dxa"/>
            <w:tcMar>
              <w:top w:w="0" w:type="dxa"/>
              <w:left w:w="108" w:type="dxa"/>
              <w:bottom w:w="0" w:type="dxa"/>
              <w:right w:w="108" w:type="dxa"/>
            </w:tcMar>
          </w:tcPr>
          <w:p w:rsidRPr="007E1DD2" w:rsidR="00F20E6C" w:rsidRDefault="00F20E6C" w14:paraId="0320D72B"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1DEB4CE9" w14:textId="77777777">
            <w:pPr>
              <w:pStyle w:val="TableText0"/>
              <w:rPr>
                <w:rFonts w:asciiTheme="minorHAnsi" w:hAnsiTheme="minorHAnsi" w:cstheme="minorHAnsi"/>
                <w:szCs w:val="20"/>
              </w:rPr>
            </w:pPr>
            <w:r w:rsidRPr="007E1DD2">
              <w:rPr>
                <w:rFonts w:asciiTheme="minorHAnsi" w:hAnsiTheme="minorHAnsi" w:cstheme="minorHAnsi"/>
                <w:szCs w:val="20"/>
              </w:rPr>
              <w:t xml:space="preserve">Date:  </w:t>
            </w:r>
          </w:p>
        </w:tc>
      </w:tr>
      <w:tr w:rsidRPr="007E1DD2" w:rsidR="00F20E6C" w14:paraId="0E0F4738" w14:textId="77777777">
        <w:trPr>
          <w:trHeight w:val="434"/>
        </w:trPr>
        <w:tc>
          <w:tcPr>
            <w:tcW w:w="1875" w:type="dxa"/>
            <w:tcMar>
              <w:top w:w="0" w:type="dxa"/>
              <w:left w:w="108" w:type="dxa"/>
              <w:bottom w:w="0" w:type="dxa"/>
              <w:right w:w="108" w:type="dxa"/>
            </w:tcMar>
          </w:tcPr>
          <w:p w:rsidRPr="007E1DD2" w:rsidR="00F20E6C" w:rsidRDefault="00F20E6C" w14:paraId="7A8C27CE" w14:textId="77777777">
            <w:pPr>
              <w:pStyle w:val="TableText0"/>
              <w:rPr>
                <w:rFonts w:asciiTheme="minorHAnsi" w:hAnsiTheme="minorHAnsi" w:cstheme="minorHAnsi"/>
                <w:szCs w:val="20"/>
              </w:rPr>
            </w:pPr>
            <w:r w:rsidRPr="007E1DD2">
              <w:rPr>
                <w:rFonts w:asciiTheme="minorHAnsi" w:hAnsiTheme="minorHAnsi" w:cstheme="minorHAnsi"/>
                <w:szCs w:val="20"/>
              </w:rPr>
              <w:t>Reviewed By</w:t>
            </w:r>
          </w:p>
        </w:tc>
        <w:tc>
          <w:tcPr>
            <w:tcW w:w="2527" w:type="dxa"/>
            <w:tcMar>
              <w:top w:w="0" w:type="dxa"/>
              <w:left w:w="108" w:type="dxa"/>
              <w:bottom w:w="0" w:type="dxa"/>
              <w:right w:w="108" w:type="dxa"/>
            </w:tcMar>
          </w:tcPr>
          <w:p w:rsidRPr="007E1DD2" w:rsidR="00F20E6C" w:rsidRDefault="00F20E6C" w14:paraId="6DE00F0E"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47AE8ACA" w14:textId="77777777">
            <w:pPr>
              <w:pStyle w:val="TableText0"/>
              <w:rPr>
                <w:rFonts w:asciiTheme="minorHAnsi" w:hAnsiTheme="minorHAnsi" w:cstheme="minorHAnsi"/>
                <w:szCs w:val="20"/>
              </w:rPr>
            </w:pPr>
          </w:p>
        </w:tc>
      </w:tr>
      <w:tr w:rsidRPr="007E1DD2" w:rsidR="00F20E6C" w14:paraId="6BECAA9F" w14:textId="77777777">
        <w:trPr>
          <w:trHeight w:val="434"/>
        </w:trPr>
        <w:tc>
          <w:tcPr>
            <w:tcW w:w="1875" w:type="dxa"/>
            <w:tcMar>
              <w:top w:w="0" w:type="dxa"/>
              <w:left w:w="108" w:type="dxa"/>
              <w:bottom w:w="0" w:type="dxa"/>
              <w:right w:w="108" w:type="dxa"/>
            </w:tcMar>
          </w:tcPr>
          <w:p w:rsidRPr="007E1DD2" w:rsidR="00F20E6C" w:rsidRDefault="00F20E6C" w14:paraId="7B2BEF08" w14:textId="77777777">
            <w:pPr>
              <w:pStyle w:val="TableText0"/>
              <w:rPr>
                <w:rFonts w:asciiTheme="minorHAnsi" w:hAnsiTheme="minorHAnsi" w:cstheme="minorHAnsi"/>
                <w:szCs w:val="20"/>
              </w:rPr>
            </w:pPr>
            <w:r w:rsidRPr="007E1DD2">
              <w:rPr>
                <w:rFonts w:asciiTheme="minorHAnsi" w:hAnsiTheme="minorHAnsi" w:cstheme="minorHAnsi"/>
                <w:szCs w:val="20"/>
              </w:rPr>
              <w:t>Signature</w:t>
            </w:r>
          </w:p>
        </w:tc>
        <w:tc>
          <w:tcPr>
            <w:tcW w:w="2527" w:type="dxa"/>
            <w:tcMar>
              <w:top w:w="0" w:type="dxa"/>
              <w:left w:w="108" w:type="dxa"/>
              <w:bottom w:w="0" w:type="dxa"/>
              <w:right w:w="108" w:type="dxa"/>
            </w:tcMar>
          </w:tcPr>
          <w:p w:rsidRPr="007E1DD2" w:rsidR="00F20E6C" w:rsidRDefault="00F20E6C" w14:paraId="5F7DEEE1"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7D421A02" w14:textId="77777777">
            <w:pPr>
              <w:pStyle w:val="TableText0"/>
              <w:rPr>
                <w:rFonts w:asciiTheme="minorHAnsi" w:hAnsiTheme="minorHAnsi" w:cstheme="minorHAnsi"/>
                <w:szCs w:val="20"/>
              </w:rPr>
            </w:pPr>
            <w:r w:rsidRPr="007E1DD2">
              <w:rPr>
                <w:rFonts w:asciiTheme="minorHAnsi" w:hAnsiTheme="minorHAnsi" w:cstheme="minorHAnsi"/>
                <w:szCs w:val="20"/>
              </w:rPr>
              <w:t xml:space="preserve">Date:  </w:t>
            </w:r>
          </w:p>
        </w:tc>
      </w:tr>
    </w:tbl>
    <w:p w:rsidRPr="007E1DD2" w:rsidR="00F20E6C" w:rsidP="00F20E6C" w:rsidRDefault="00F20E6C" w14:paraId="715A852D" w14:textId="77777777">
      <w:pPr>
        <w:pStyle w:val="Bodycopy"/>
        <w:rPr>
          <w:rFonts w:asciiTheme="minorHAnsi" w:hAnsiTheme="minorHAnsi" w:cstheme="minorHAnsi"/>
          <w:color w:val="0000FF"/>
        </w:rPr>
      </w:pPr>
    </w:p>
    <w:tbl>
      <w:tblPr>
        <w:tblW w:w="92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1875"/>
        <w:gridCol w:w="2527"/>
        <w:gridCol w:w="4845"/>
      </w:tblGrid>
      <w:tr w:rsidRPr="007E1DD2" w:rsidR="00F20E6C" w14:paraId="0C333DC5" w14:textId="77777777">
        <w:trPr>
          <w:cantSplit/>
          <w:trHeight w:val="70"/>
          <w:tblHeader/>
        </w:trPr>
        <w:tc>
          <w:tcPr>
            <w:tcW w:w="9247" w:type="dxa"/>
            <w:gridSpan w:val="3"/>
            <w:shd w:val="clear" w:color="auto" w:fill="92D050"/>
            <w:tcMar>
              <w:top w:w="0" w:type="dxa"/>
              <w:left w:w="108" w:type="dxa"/>
              <w:bottom w:w="0" w:type="dxa"/>
              <w:right w:w="108" w:type="dxa"/>
            </w:tcMar>
          </w:tcPr>
          <w:p w:rsidRPr="0046223F" w:rsidR="00F20E6C" w:rsidRDefault="00F20E6C" w14:paraId="38B41372" w14:textId="77777777">
            <w:pPr>
              <w:pStyle w:val="Review"/>
              <w:rPr>
                <w:rFonts w:asciiTheme="minorHAnsi" w:hAnsiTheme="minorHAnsi" w:cstheme="minorHAnsi"/>
                <w:color w:val="FFFFFF" w:themeColor="background1"/>
                <w:sz w:val="20"/>
                <w:szCs w:val="20"/>
                <w:lang w:eastAsia="ja-JP"/>
              </w:rPr>
            </w:pPr>
            <w:r w:rsidRPr="0046223F">
              <w:rPr>
                <w:rFonts w:asciiTheme="minorHAnsi" w:hAnsiTheme="minorHAnsi" w:cstheme="minorHAnsi"/>
                <w:color w:val="FFFFFF" w:themeColor="background1"/>
                <w:sz w:val="20"/>
                <w:szCs w:val="20"/>
              </w:rPr>
              <w:t>Approved By:</w:t>
            </w:r>
          </w:p>
          <w:p w:rsidRPr="0046223F" w:rsidR="00F20E6C" w:rsidRDefault="00F20E6C" w14:paraId="6F5ADF3E" w14:textId="77777777">
            <w:pPr>
              <w:pStyle w:val="TableText0"/>
              <w:rPr>
                <w:rFonts w:asciiTheme="minorHAnsi" w:hAnsiTheme="minorHAnsi" w:cstheme="minorHAnsi"/>
                <w:color w:val="FFFFFF" w:themeColor="background1"/>
                <w:szCs w:val="20"/>
              </w:rPr>
            </w:pPr>
            <w:r w:rsidRPr="0046223F">
              <w:rPr>
                <w:rFonts w:asciiTheme="minorHAnsi" w:hAnsiTheme="minorHAnsi" w:cstheme="minorHAnsi"/>
                <w:color w:val="FFFFFF" w:themeColor="background1"/>
                <w:szCs w:val="20"/>
              </w:rPr>
              <w:t>The “Approved By” signature indicates the individual(s) who approved this document for content and clarity, and to the best of their knowledge, this document complies with corporate policies and procedures:</w:t>
            </w:r>
          </w:p>
        </w:tc>
      </w:tr>
      <w:tr w:rsidRPr="007E1DD2" w:rsidR="00F20E6C" w14:paraId="4182085C" w14:textId="77777777">
        <w:trPr>
          <w:cantSplit/>
          <w:trHeight w:val="70"/>
          <w:tblHeader/>
        </w:trPr>
        <w:tc>
          <w:tcPr>
            <w:tcW w:w="1875" w:type="dxa"/>
            <w:shd w:val="clear" w:color="auto" w:fill="92D050"/>
            <w:tcMar>
              <w:top w:w="0" w:type="dxa"/>
              <w:left w:w="108" w:type="dxa"/>
              <w:bottom w:w="0" w:type="dxa"/>
              <w:right w:w="108" w:type="dxa"/>
            </w:tcMar>
          </w:tcPr>
          <w:p w:rsidRPr="007E1DD2" w:rsidR="00F20E6C" w:rsidRDefault="00F20E6C" w14:paraId="24D565F1" w14:textId="77777777">
            <w:pPr>
              <w:pStyle w:val="TableText0"/>
              <w:rPr>
                <w:rFonts w:asciiTheme="minorHAnsi" w:hAnsiTheme="minorHAnsi" w:cstheme="minorHAnsi"/>
                <w:color w:val="FFFFFF" w:themeColor="background1"/>
                <w:szCs w:val="20"/>
              </w:rPr>
            </w:pPr>
          </w:p>
        </w:tc>
        <w:tc>
          <w:tcPr>
            <w:tcW w:w="2527" w:type="dxa"/>
            <w:shd w:val="clear" w:color="auto" w:fill="92D050"/>
            <w:tcMar>
              <w:top w:w="0" w:type="dxa"/>
              <w:left w:w="108" w:type="dxa"/>
              <w:bottom w:w="0" w:type="dxa"/>
              <w:right w:w="108" w:type="dxa"/>
            </w:tcMar>
            <w:vAlign w:val="center"/>
          </w:tcPr>
          <w:p w:rsidRPr="007E1DD2" w:rsidR="00F20E6C" w:rsidRDefault="00F20E6C" w14:paraId="29B48AF2" w14:textId="77777777">
            <w:pPr>
              <w:pStyle w:val="TableHeaders"/>
              <w:rPr>
                <w:rFonts w:asciiTheme="minorHAnsi" w:hAnsiTheme="minorHAnsi" w:cstheme="minorHAnsi"/>
                <w:color w:val="FFFFFF" w:themeColor="background1"/>
                <w:szCs w:val="20"/>
              </w:rPr>
            </w:pPr>
            <w:r w:rsidRPr="007E1DD2">
              <w:rPr>
                <w:rFonts w:asciiTheme="minorHAnsi" w:hAnsiTheme="minorHAnsi" w:cstheme="minorHAnsi"/>
                <w:color w:val="FFFFFF" w:themeColor="background1"/>
                <w:szCs w:val="20"/>
              </w:rPr>
              <w:t>Name</w:t>
            </w:r>
          </w:p>
        </w:tc>
        <w:tc>
          <w:tcPr>
            <w:tcW w:w="4845" w:type="dxa"/>
            <w:shd w:val="clear" w:color="auto" w:fill="92D050"/>
            <w:tcMar>
              <w:top w:w="0" w:type="dxa"/>
              <w:left w:w="108" w:type="dxa"/>
              <w:bottom w:w="0" w:type="dxa"/>
              <w:right w:w="108" w:type="dxa"/>
            </w:tcMar>
            <w:vAlign w:val="center"/>
          </w:tcPr>
          <w:p w:rsidRPr="007E1DD2" w:rsidR="00F20E6C" w:rsidRDefault="00F20E6C" w14:paraId="0E4328D4" w14:textId="77777777">
            <w:pPr>
              <w:pStyle w:val="TableHeaders"/>
              <w:rPr>
                <w:rFonts w:asciiTheme="minorHAnsi" w:hAnsiTheme="minorHAnsi" w:cstheme="minorHAnsi"/>
                <w:color w:val="FFFFFF" w:themeColor="background1"/>
                <w:szCs w:val="20"/>
              </w:rPr>
            </w:pPr>
            <w:r w:rsidRPr="007E1DD2">
              <w:rPr>
                <w:rFonts w:asciiTheme="minorHAnsi" w:hAnsiTheme="minorHAnsi" w:cstheme="minorHAnsi"/>
                <w:color w:val="FFFFFF" w:themeColor="background1"/>
                <w:szCs w:val="20"/>
              </w:rPr>
              <w:t xml:space="preserve">Title/Role </w:t>
            </w:r>
            <w:r w:rsidRPr="007E1DD2">
              <w:rPr>
                <w:rFonts w:asciiTheme="minorHAnsi" w:hAnsiTheme="minorHAnsi" w:cstheme="minorHAnsi"/>
                <w:b w:val="0"/>
                <w:color w:val="FFFFFF" w:themeColor="background1"/>
                <w:szCs w:val="20"/>
                <w:lang w:eastAsia="ja-JP"/>
              </w:rPr>
              <w:t>&lt;Designation, Department&gt;</w:t>
            </w:r>
          </w:p>
        </w:tc>
      </w:tr>
      <w:tr w:rsidRPr="007E1DD2" w:rsidR="006F5CF4" w14:paraId="4061BD4F" w14:textId="77777777">
        <w:trPr>
          <w:trHeight w:val="70"/>
        </w:trPr>
        <w:tc>
          <w:tcPr>
            <w:tcW w:w="1875" w:type="dxa"/>
            <w:tcMar>
              <w:top w:w="0" w:type="dxa"/>
              <w:left w:w="108" w:type="dxa"/>
              <w:bottom w:w="0" w:type="dxa"/>
              <w:right w:w="108" w:type="dxa"/>
            </w:tcMar>
          </w:tcPr>
          <w:p w:rsidRPr="007E1DD2" w:rsidR="006F5CF4" w:rsidP="006F5CF4" w:rsidRDefault="006F5CF4" w14:paraId="348785DE" w14:textId="77777777">
            <w:pPr>
              <w:pStyle w:val="TableText0"/>
              <w:rPr>
                <w:rFonts w:asciiTheme="minorHAnsi" w:hAnsiTheme="minorHAnsi" w:cstheme="minorHAnsi"/>
                <w:szCs w:val="20"/>
              </w:rPr>
            </w:pPr>
            <w:r w:rsidRPr="007E1DD2">
              <w:rPr>
                <w:rFonts w:asciiTheme="minorHAnsi" w:hAnsiTheme="minorHAnsi" w:cstheme="minorHAnsi"/>
                <w:szCs w:val="20"/>
              </w:rPr>
              <w:t>Approved By</w:t>
            </w:r>
          </w:p>
        </w:tc>
        <w:tc>
          <w:tcPr>
            <w:tcW w:w="2527" w:type="dxa"/>
            <w:tcMar>
              <w:top w:w="0" w:type="dxa"/>
              <w:left w:w="108" w:type="dxa"/>
              <w:bottom w:w="0" w:type="dxa"/>
              <w:right w:w="108" w:type="dxa"/>
            </w:tcMar>
          </w:tcPr>
          <w:p w:rsidRPr="007E1DD2" w:rsidR="006F5CF4" w:rsidP="006F5CF4" w:rsidRDefault="006F5CF4" w14:paraId="4E276453" w14:textId="77847F55">
            <w:pPr>
              <w:pStyle w:val="TableText0"/>
              <w:rPr>
                <w:rFonts w:asciiTheme="minorHAnsi" w:hAnsiTheme="minorHAnsi" w:cstheme="minorHAnsi"/>
                <w:szCs w:val="20"/>
              </w:rPr>
            </w:pPr>
            <w:ins w:author="Santoli, Jeanne (CDC/NCIRD/ISD)" w:date="2026-05-11T18:34:00Z" w16du:dateUtc="2026-05-11T22:34:00Z" w:id="6">
              <w:r>
                <w:rPr>
                  <w:rFonts w:asciiTheme="minorHAnsi" w:hAnsiTheme="minorHAnsi" w:eastAsiaTheme="minorEastAsia" w:cstheme="minorBidi"/>
                  <w:sz w:val="22"/>
                  <w:szCs w:val="22"/>
                </w:rPr>
                <w:t>Jeanne Santoli</w:t>
              </w:r>
            </w:ins>
          </w:p>
        </w:tc>
        <w:tc>
          <w:tcPr>
            <w:tcW w:w="4845" w:type="dxa"/>
            <w:tcMar>
              <w:top w:w="0" w:type="dxa"/>
              <w:left w:w="108" w:type="dxa"/>
              <w:bottom w:w="0" w:type="dxa"/>
              <w:right w:w="108" w:type="dxa"/>
            </w:tcMar>
          </w:tcPr>
          <w:p w:rsidRPr="007E1DD2" w:rsidR="006F5CF4" w:rsidP="006F5CF4" w:rsidRDefault="006F5CF4" w14:paraId="5840935A" w14:textId="3115CC60">
            <w:pPr>
              <w:pStyle w:val="TableText0"/>
              <w:rPr>
                <w:rFonts w:asciiTheme="minorHAnsi" w:hAnsiTheme="minorHAnsi" w:cstheme="minorHAnsi"/>
                <w:szCs w:val="20"/>
              </w:rPr>
            </w:pPr>
            <w:ins w:author="Santoli, Jeanne (CDC/NCIRD/ISD)" w:date="2026-05-11T18:34:00Z" w16du:dateUtc="2026-05-11T22:34:00Z" w:id="7">
              <w:r>
                <w:rPr>
                  <w:rFonts w:asciiTheme="minorHAnsi" w:hAnsiTheme="minorHAnsi" w:eastAsiaTheme="minorEastAsia" w:cstheme="minorBidi"/>
                  <w:sz w:val="22"/>
                  <w:szCs w:val="22"/>
                </w:rPr>
                <w:t>VTrckS Business Owner</w:t>
              </w:r>
            </w:ins>
          </w:p>
        </w:tc>
      </w:tr>
      <w:tr w:rsidRPr="007E1DD2" w:rsidR="006F5CF4" w14:paraId="3D1FAFE7" w14:textId="77777777">
        <w:trPr>
          <w:trHeight w:val="434"/>
        </w:trPr>
        <w:tc>
          <w:tcPr>
            <w:tcW w:w="1875" w:type="dxa"/>
            <w:tcMar>
              <w:top w:w="0" w:type="dxa"/>
              <w:left w:w="108" w:type="dxa"/>
              <w:bottom w:w="0" w:type="dxa"/>
              <w:right w:w="108" w:type="dxa"/>
            </w:tcMar>
          </w:tcPr>
          <w:p w:rsidRPr="007E1DD2" w:rsidR="006F5CF4" w:rsidP="006F5CF4" w:rsidRDefault="006F5CF4" w14:paraId="00A862D5" w14:textId="77777777">
            <w:pPr>
              <w:pStyle w:val="TableText0"/>
              <w:rPr>
                <w:rFonts w:asciiTheme="minorHAnsi" w:hAnsiTheme="minorHAnsi" w:cstheme="minorHAnsi"/>
                <w:szCs w:val="20"/>
              </w:rPr>
            </w:pPr>
            <w:r w:rsidRPr="007E1DD2">
              <w:rPr>
                <w:rFonts w:asciiTheme="minorHAnsi" w:hAnsiTheme="minorHAnsi" w:cstheme="minorHAnsi"/>
                <w:szCs w:val="20"/>
              </w:rPr>
              <w:t>Signature</w:t>
            </w:r>
          </w:p>
        </w:tc>
        <w:tc>
          <w:tcPr>
            <w:tcW w:w="2527" w:type="dxa"/>
            <w:tcMar>
              <w:top w:w="0" w:type="dxa"/>
              <w:left w:w="108" w:type="dxa"/>
              <w:bottom w:w="0" w:type="dxa"/>
              <w:right w:w="108" w:type="dxa"/>
            </w:tcMar>
          </w:tcPr>
          <w:p w:rsidRPr="007E1DD2" w:rsidR="006F5CF4" w:rsidP="006F5CF4" w:rsidRDefault="006F5CF4" w14:paraId="56E444C4" w14:textId="2C4E5951">
            <w:pPr>
              <w:pStyle w:val="TableText0"/>
              <w:rPr>
                <w:rFonts w:asciiTheme="minorHAnsi" w:hAnsiTheme="minorHAnsi" w:cstheme="minorHAnsi"/>
                <w:szCs w:val="20"/>
              </w:rPr>
            </w:pPr>
            <w:ins w:author="Santoli, Jeanne (CDC/NCIRD/ISD)" w:date="2026-05-11T18:34:00Z" w16du:dateUtc="2026-05-11T22:34:00Z" w:id="8">
              <w:r>
                <w:rPr>
                  <w:rFonts w:asciiTheme="minorHAnsi" w:hAnsiTheme="minorHAnsi" w:eastAsiaTheme="minorEastAsia" w:cstheme="minorBidi"/>
                  <w:sz w:val="22"/>
                  <w:szCs w:val="22"/>
                </w:rPr>
                <w:t>Jeanne Santoli</w:t>
              </w:r>
            </w:ins>
          </w:p>
        </w:tc>
        <w:tc>
          <w:tcPr>
            <w:tcW w:w="4845" w:type="dxa"/>
            <w:tcMar>
              <w:top w:w="0" w:type="dxa"/>
              <w:left w:w="108" w:type="dxa"/>
              <w:bottom w:w="0" w:type="dxa"/>
              <w:right w:w="108" w:type="dxa"/>
            </w:tcMar>
          </w:tcPr>
          <w:p w:rsidRPr="007E1DD2" w:rsidR="006F5CF4" w:rsidP="006F5CF4" w:rsidRDefault="006F5CF4" w14:paraId="0E2F06AC" w14:textId="2C939EAF">
            <w:pPr>
              <w:pStyle w:val="TableText0"/>
              <w:rPr>
                <w:rFonts w:asciiTheme="minorHAnsi" w:hAnsiTheme="minorHAnsi" w:cstheme="minorHAnsi"/>
                <w:szCs w:val="20"/>
              </w:rPr>
            </w:pPr>
            <w:ins w:author="Santoli, Jeanne (CDC/NCIRD/ISD)" w:date="2026-05-11T18:34:00Z" w16du:dateUtc="2026-05-11T22:34:00Z" w:id="9">
              <w:r w:rsidRPr="7EF96C81">
                <w:rPr>
                  <w:rFonts w:asciiTheme="minorHAnsi" w:hAnsiTheme="minorHAnsi" w:eastAsiaTheme="minorEastAsia" w:cstheme="minorBidi"/>
                  <w:sz w:val="22"/>
                  <w:szCs w:val="22"/>
                </w:rPr>
                <w:t xml:space="preserve">Date:  </w:t>
              </w:r>
              <w:r>
                <w:rPr>
                  <w:rFonts w:asciiTheme="minorHAnsi" w:hAnsiTheme="minorHAnsi" w:eastAsiaTheme="minorEastAsia" w:cstheme="minorBidi"/>
                  <w:sz w:val="22"/>
                  <w:szCs w:val="22"/>
                </w:rPr>
                <w:t>05/11/2026</w:t>
              </w:r>
            </w:ins>
            <w:del w:author="Santoli, Jeanne (CDC/NCIRD/ISD)" w:date="2026-05-11T18:34:00Z" w16du:dateUtc="2026-05-11T22:34:00Z" w:id="10">
              <w:r w:rsidRPr="007E1DD2" w:rsidDel="00AA42C3">
                <w:rPr>
                  <w:rFonts w:asciiTheme="minorHAnsi" w:hAnsiTheme="minorHAnsi" w:cstheme="minorHAnsi"/>
                  <w:szCs w:val="20"/>
                </w:rPr>
                <w:delText xml:space="preserve">Date:  </w:delText>
              </w:r>
            </w:del>
          </w:p>
        </w:tc>
      </w:tr>
      <w:tr w:rsidRPr="007E1DD2" w:rsidR="00F20E6C" w14:paraId="0C1995CD" w14:textId="77777777">
        <w:trPr>
          <w:trHeight w:val="434"/>
        </w:trPr>
        <w:tc>
          <w:tcPr>
            <w:tcW w:w="1875" w:type="dxa"/>
            <w:tcMar>
              <w:top w:w="0" w:type="dxa"/>
              <w:left w:w="108" w:type="dxa"/>
              <w:bottom w:w="0" w:type="dxa"/>
              <w:right w:w="108" w:type="dxa"/>
            </w:tcMar>
          </w:tcPr>
          <w:p w:rsidRPr="007E1DD2" w:rsidR="00F20E6C" w:rsidRDefault="00F20E6C" w14:paraId="03AC0C56" w14:textId="77777777">
            <w:pPr>
              <w:pStyle w:val="TableText0"/>
              <w:rPr>
                <w:rFonts w:asciiTheme="minorHAnsi" w:hAnsiTheme="minorHAnsi" w:cstheme="minorHAnsi"/>
                <w:szCs w:val="20"/>
              </w:rPr>
            </w:pPr>
            <w:r w:rsidRPr="007E1DD2">
              <w:rPr>
                <w:rFonts w:asciiTheme="minorHAnsi" w:hAnsiTheme="minorHAnsi" w:cstheme="minorHAnsi"/>
                <w:szCs w:val="20"/>
              </w:rPr>
              <w:t>Approved By</w:t>
            </w:r>
          </w:p>
        </w:tc>
        <w:tc>
          <w:tcPr>
            <w:tcW w:w="2527" w:type="dxa"/>
            <w:tcMar>
              <w:top w:w="0" w:type="dxa"/>
              <w:left w:w="108" w:type="dxa"/>
              <w:bottom w:w="0" w:type="dxa"/>
              <w:right w:w="108" w:type="dxa"/>
            </w:tcMar>
          </w:tcPr>
          <w:p w:rsidRPr="007E1DD2" w:rsidR="00F20E6C" w:rsidRDefault="00F20E6C" w14:paraId="7A61E36E"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185EE8E7" w14:textId="77777777">
            <w:pPr>
              <w:pStyle w:val="TableText0"/>
              <w:rPr>
                <w:rFonts w:asciiTheme="minorHAnsi" w:hAnsiTheme="minorHAnsi" w:cstheme="minorHAnsi"/>
                <w:szCs w:val="20"/>
              </w:rPr>
            </w:pPr>
          </w:p>
        </w:tc>
      </w:tr>
      <w:tr w:rsidRPr="007E1DD2" w:rsidR="00F20E6C" w14:paraId="66E9CB71" w14:textId="77777777">
        <w:trPr>
          <w:trHeight w:val="434"/>
        </w:trPr>
        <w:tc>
          <w:tcPr>
            <w:tcW w:w="1875" w:type="dxa"/>
            <w:tcMar>
              <w:top w:w="0" w:type="dxa"/>
              <w:left w:w="108" w:type="dxa"/>
              <w:bottom w:w="0" w:type="dxa"/>
              <w:right w:w="108" w:type="dxa"/>
            </w:tcMar>
          </w:tcPr>
          <w:p w:rsidRPr="007E1DD2" w:rsidR="00F20E6C" w:rsidRDefault="00F20E6C" w14:paraId="4C948F92" w14:textId="77777777">
            <w:pPr>
              <w:pStyle w:val="TableText0"/>
              <w:rPr>
                <w:rFonts w:asciiTheme="minorHAnsi" w:hAnsiTheme="minorHAnsi" w:cstheme="minorHAnsi"/>
                <w:szCs w:val="20"/>
              </w:rPr>
            </w:pPr>
            <w:r w:rsidRPr="007E1DD2">
              <w:rPr>
                <w:rFonts w:asciiTheme="minorHAnsi" w:hAnsiTheme="minorHAnsi" w:cstheme="minorHAnsi"/>
                <w:szCs w:val="20"/>
              </w:rPr>
              <w:t>Signature</w:t>
            </w:r>
          </w:p>
        </w:tc>
        <w:tc>
          <w:tcPr>
            <w:tcW w:w="2527" w:type="dxa"/>
            <w:tcMar>
              <w:top w:w="0" w:type="dxa"/>
              <w:left w:w="108" w:type="dxa"/>
              <w:bottom w:w="0" w:type="dxa"/>
              <w:right w:w="108" w:type="dxa"/>
            </w:tcMar>
          </w:tcPr>
          <w:p w:rsidRPr="007E1DD2" w:rsidR="00F20E6C" w:rsidRDefault="00F20E6C" w14:paraId="7A54B36B" w14:textId="77777777">
            <w:pPr>
              <w:pStyle w:val="TableText0"/>
              <w:rPr>
                <w:rFonts w:asciiTheme="minorHAnsi" w:hAnsiTheme="minorHAnsi" w:cstheme="minorHAnsi"/>
                <w:szCs w:val="20"/>
              </w:rPr>
            </w:pPr>
          </w:p>
        </w:tc>
        <w:tc>
          <w:tcPr>
            <w:tcW w:w="4845" w:type="dxa"/>
            <w:tcMar>
              <w:top w:w="0" w:type="dxa"/>
              <w:left w:w="108" w:type="dxa"/>
              <w:bottom w:w="0" w:type="dxa"/>
              <w:right w:w="108" w:type="dxa"/>
            </w:tcMar>
          </w:tcPr>
          <w:p w:rsidRPr="007E1DD2" w:rsidR="00F20E6C" w:rsidRDefault="00F20E6C" w14:paraId="1E7418D8" w14:textId="77777777">
            <w:pPr>
              <w:pStyle w:val="TableText0"/>
              <w:rPr>
                <w:rFonts w:asciiTheme="minorHAnsi" w:hAnsiTheme="minorHAnsi" w:cstheme="minorHAnsi"/>
                <w:szCs w:val="20"/>
              </w:rPr>
            </w:pPr>
            <w:r w:rsidRPr="007E1DD2">
              <w:rPr>
                <w:rFonts w:asciiTheme="minorHAnsi" w:hAnsiTheme="minorHAnsi" w:cstheme="minorHAnsi"/>
                <w:szCs w:val="20"/>
              </w:rPr>
              <w:t xml:space="preserve">Date:  </w:t>
            </w:r>
          </w:p>
        </w:tc>
      </w:tr>
    </w:tbl>
    <w:p w:rsidRPr="007E1DD2" w:rsidR="00F20E6C" w:rsidP="00F20E6C" w:rsidRDefault="00F20E6C" w14:paraId="408A0BB2" w14:textId="77777777">
      <w:pPr>
        <w:pStyle w:val="Bodycopy"/>
        <w:rPr>
          <w:rFonts w:asciiTheme="minorHAnsi" w:hAnsiTheme="minorHAnsi" w:cstheme="minorHAnsi"/>
          <w:lang w:val="en-GB"/>
        </w:rPr>
      </w:pPr>
      <w:bookmarkStart w:name="_Toc450819526" w:id="11"/>
    </w:p>
    <w:p w:rsidRPr="007E1DD2" w:rsidR="00F20E6C" w:rsidP="00F20E6C" w:rsidRDefault="00F20E6C" w14:paraId="0AEF8163" w14:textId="77777777">
      <w:pPr>
        <w:pStyle w:val="Bodycopy"/>
        <w:rPr>
          <w:rFonts w:asciiTheme="minorHAnsi" w:hAnsiTheme="minorHAnsi" w:cstheme="minorHAnsi"/>
          <w:lang w:val="en-GB"/>
        </w:rPr>
      </w:pPr>
    </w:p>
    <w:p w:rsidR="00F20E6C" w:rsidP="00F20E6C" w:rsidRDefault="00F20E6C" w14:paraId="21435EA6" w14:textId="77777777">
      <w:pPr>
        <w:pStyle w:val="Bodycopy"/>
        <w:rPr>
          <w:rFonts w:asciiTheme="minorHAnsi" w:hAnsiTheme="minorHAnsi" w:cstheme="minorHAnsi"/>
          <w:lang w:val="en-GB"/>
        </w:rPr>
      </w:pPr>
    </w:p>
    <w:p w:rsidR="00316710" w:rsidP="00F20E6C" w:rsidRDefault="00316710" w14:paraId="7A6FE4C0" w14:textId="77777777">
      <w:pPr>
        <w:pStyle w:val="Bodycopy"/>
        <w:rPr>
          <w:rFonts w:asciiTheme="minorHAnsi" w:hAnsiTheme="minorHAnsi" w:cstheme="minorHAnsi"/>
          <w:lang w:val="en-GB"/>
        </w:rPr>
      </w:pPr>
    </w:p>
    <w:p w:rsidRPr="007E1DD2" w:rsidR="00316710" w:rsidP="00F20E6C" w:rsidRDefault="00316710" w14:paraId="03F56C66" w14:textId="77777777">
      <w:pPr>
        <w:pStyle w:val="Bodycopy"/>
        <w:rPr>
          <w:rFonts w:asciiTheme="minorHAnsi" w:hAnsiTheme="minorHAnsi" w:cstheme="minorHAnsi"/>
          <w:lang w:val="en-GB"/>
        </w:rPr>
      </w:pPr>
    </w:p>
    <w:p w:rsidRPr="007E1DD2" w:rsidR="00F20E6C" w:rsidP="00F20E6C" w:rsidRDefault="00F20E6C" w14:paraId="3092DC2C" w14:textId="77777777">
      <w:pPr>
        <w:pStyle w:val="Bodycopy"/>
        <w:rPr>
          <w:rFonts w:asciiTheme="minorHAnsi" w:hAnsiTheme="minorHAnsi" w:cstheme="minorHAnsi"/>
          <w:lang w:val="en-GB"/>
        </w:rPr>
      </w:pPr>
    </w:p>
    <w:p w:rsidRPr="007E1DD2" w:rsidR="00F20E6C" w:rsidP="00F20E6C" w:rsidRDefault="00F20E6C" w14:paraId="0D1563F9" w14:textId="77777777">
      <w:pPr>
        <w:pStyle w:val="Bodycopy"/>
        <w:rPr>
          <w:rFonts w:asciiTheme="minorHAnsi" w:hAnsiTheme="minorHAnsi" w:cstheme="minorHAnsi"/>
          <w:lang w:val="en-GB"/>
        </w:rPr>
      </w:pPr>
    </w:p>
    <w:p w:rsidRPr="007E1DD2" w:rsidR="00F20E6C" w:rsidP="00F20E6C" w:rsidRDefault="00F20E6C" w14:paraId="08A8EEB9" w14:textId="77777777">
      <w:pPr>
        <w:pStyle w:val="Bodycopy"/>
        <w:rPr>
          <w:rFonts w:asciiTheme="minorHAnsi" w:hAnsiTheme="minorHAnsi" w:cstheme="minorHAnsi"/>
          <w:lang w:val="en-GB"/>
        </w:rPr>
      </w:pPr>
    </w:p>
    <w:p w:rsidRPr="007E1DD2" w:rsidR="00F20E6C" w:rsidP="000F6481" w:rsidRDefault="00F20E6C" w14:paraId="53DAE993" w14:textId="77777777">
      <w:pPr>
        <w:pStyle w:val="Heading2"/>
      </w:pPr>
      <w:bookmarkStart w:name="_Toc34659383" w:id="12"/>
      <w:r w:rsidRPr="007E1DD2">
        <w:t>Open Items</w:t>
      </w:r>
      <w:bookmarkEnd w:id="11"/>
      <w:bookmarkEnd w:id="12"/>
    </w:p>
    <w:p w:rsidRPr="007E1DD2" w:rsidR="00F20E6C" w:rsidP="00F20E6C" w:rsidRDefault="00F20E6C" w14:paraId="103F995A" w14:textId="3C858516">
      <w:pPr>
        <w:pStyle w:val="Bodycopy"/>
        <w:rPr>
          <w:rFonts w:asciiTheme="minorHAnsi" w:hAnsiTheme="minorHAnsi" w:cstheme="minorHAnsi"/>
          <w:lang w:val="en-GB"/>
        </w:rPr>
      </w:pPr>
    </w:p>
    <w:tbl>
      <w:tblPr>
        <w:tblW w:w="933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75"/>
        <w:gridCol w:w="3557"/>
        <w:gridCol w:w="1976"/>
        <w:gridCol w:w="1208"/>
        <w:gridCol w:w="1214"/>
      </w:tblGrid>
      <w:tr w:rsidRPr="007E1DD2" w:rsidR="00ED015E" w14:paraId="1EFAEBB0" w14:textId="77777777">
        <w:tc>
          <w:tcPr>
            <w:tcW w:w="1199" w:type="dxa"/>
            <w:shd w:val="clear" w:color="auto" w:fill="92D050"/>
          </w:tcPr>
          <w:p w:rsidRPr="007E1DD2" w:rsidR="00F20E6C" w:rsidRDefault="00F20E6C" w14:paraId="72EAC937" w14:textId="77777777">
            <w:pPr>
              <w:spacing w:after="120"/>
              <w:rPr>
                <w:rFonts w:cstheme="minorHAnsi"/>
                <w:b/>
                <w:color w:val="FFFFFF" w:themeColor="background1"/>
              </w:rPr>
            </w:pPr>
            <w:r w:rsidRPr="007E1DD2">
              <w:rPr>
                <w:rFonts w:cstheme="minorHAnsi"/>
                <w:b/>
                <w:color w:val="FFFFFF" w:themeColor="background1"/>
              </w:rPr>
              <w:t>Date Opened</w:t>
            </w:r>
          </w:p>
        </w:tc>
        <w:tc>
          <w:tcPr>
            <w:tcW w:w="3650" w:type="dxa"/>
            <w:shd w:val="clear" w:color="auto" w:fill="92D050"/>
          </w:tcPr>
          <w:p w:rsidRPr="007E1DD2" w:rsidR="00F20E6C" w:rsidRDefault="00F20E6C" w14:paraId="343633AC" w14:textId="77777777">
            <w:pPr>
              <w:spacing w:after="120"/>
              <w:rPr>
                <w:rFonts w:cstheme="minorHAnsi"/>
                <w:b/>
                <w:color w:val="FFFFFF" w:themeColor="background1"/>
              </w:rPr>
            </w:pPr>
            <w:r w:rsidRPr="007E1DD2">
              <w:rPr>
                <w:rFonts w:cstheme="minorHAnsi"/>
                <w:b/>
                <w:color w:val="FFFFFF" w:themeColor="background1"/>
              </w:rPr>
              <w:t>Description</w:t>
            </w:r>
          </w:p>
        </w:tc>
        <w:tc>
          <w:tcPr>
            <w:tcW w:w="2017" w:type="dxa"/>
            <w:shd w:val="clear" w:color="auto" w:fill="92D050"/>
          </w:tcPr>
          <w:p w:rsidRPr="007E1DD2" w:rsidR="00F20E6C" w:rsidRDefault="00F20E6C" w14:paraId="1E692E85" w14:textId="77777777">
            <w:pPr>
              <w:spacing w:after="120"/>
              <w:rPr>
                <w:rFonts w:cstheme="minorHAnsi"/>
                <w:b/>
                <w:color w:val="FFFFFF" w:themeColor="background1"/>
              </w:rPr>
            </w:pPr>
            <w:r w:rsidRPr="007E1DD2">
              <w:rPr>
                <w:rFonts w:cstheme="minorHAnsi"/>
                <w:b/>
                <w:color w:val="FFFFFF" w:themeColor="background1"/>
              </w:rPr>
              <w:t>Assigned to</w:t>
            </w:r>
          </w:p>
        </w:tc>
        <w:tc>
          <w:tcPr>
            <w:tcW w:w="1232" w:type="dxa"/>
            <w:shd w:val="clear" w:color="auto" w:fill="92D050"/>
          </w:tcPr>
          <w:p w:rsidRPr="007E1DD2" w:rsidR="00F20E6C" w:rsidRDefault="00F20E6C" w14:paraId="442A6069" w14:textId="77777777">
            <w:pPr>
              <w:spacing w:after="120"/>
              <w:rPr>
                <w:rFonts w:cstheme="minorHAnsi"/>
                <w:b/>
                <w:color w:val="FFFFFF" w:themeColor="background1"/>
              </w:rPr>
            </w:pPr>
            <w:r w:rsidRPr="007E1DD2">
              <w:rPr>
                <w:rFonts w:cstheme="minorHAnsi"/>
                <w:b/>
                <w:color w:val="FFFFFF" w:themeColor="background1"/>
              </w:rPr>
              <w:t>Due Date</w:t>
            </w:r>
          </w:p>
        </w:tc>
        <w:tc>
          <w:tcPr>
            <w:tcW w:w="1232" w:type="dxa"/>
            <w:shd w:val="clear" w:color="auto" w:fill="92D050"/>
          </w:tcPr>
          <w:p w:rsidRPr="007E1DD2" w:rsidR="00F20E6C" w:rsidRDefault="00F20E6C" w14:paraId="28C1698C" w14:textId="77777777">
            <w:pPr>
              <w:spacing w:after="120"/>
              <w:rPr>
                <w:rFonts w:cstheme="minorHAnsi"/>
                <w:b/>
                <w:color w:val="FFFFFF" w:themeColor="background1"/>
              </w:rPr>
            </w:pPr>
            <w:r w:rsidRPr="007E1DD2">
              <w:rPr>
                <w:rFonts w:cstheme="minorHAnsi"/>
                <w:b/>
                <w:color w:val="FFFFFF" w:themeColor="background1"/>
              </w:rPr>
              <w:t>Status</w:t>
            </w:r>
          </w:p>
        </w:tc>
      </w:tr>
      <w:tr w:rsidRPr="007E1DD2" w:rsidR="00F20E6C" w14:paraId="130D7DD8" w14:textId="77777777">
        <w:tc>
          <w:tcPr>
            <w:tcW w:w="1199" w:type="dxa"/>
          </w:tcPr>
          <w:p w:rsidRPr="007E1DD2" w:rsidR="00F20E6C" w:rsidRDefault="00CE62B7" w14:paraId="1B3091E3" w14:textId="47500993">
            <w:pPr>
              <w:spacing w:after="120"/>
              <w:rPr>
                <w:rFonts w:cstheme="minorHAnsi"/>
              </w:rPr>
            </w:pPr>
            <w:ins w:author="Vaddhi, Jigisha Nmn (CDC/NCIRD/OD) (CTR)" w:date="2026-04-21T08:49:00Z" w16du:dateUtc="2026-04-21T12:49:00Z" w:id="13">
              <w:r>
                <w:rPr>
                  <w:rFonts w:cstheme="minorHAnsi"/>
                </w:rPr>
                <w:t>04/21/2026</w:t>
              </w:r>
            </w:ins>
          </w:p>
        </w:tc>
        <w:tc>
          <w:tcPr>
            <w:tcW w:w="3650" w:type="dxa"/>
          </w:tcPr>
          <w:p w:rsidRPr="007E1DD2" w:rsidR="00F20E6C" w:rsidRDefault="0025799A" w14:paraId="315967DD" w14:textId="2F5004F4">
            <w:pPr>
              <w:spacing w:after="120"/>
              <w:rPr>
                <w:rFonts w:cstheme="minorHAnsi"/>
              </w:rPr>
            </w:pPr>
            <w:ins w:author="Vaddhi, Jigisha Nmn (CDC/NCIRD/OD) (CTR)" w:date="2026-04-21T08:50:00Z" w:id="14">
              <w:r w:rsidRPr="0025799A">
                <w:rPr>
                  <w:rFonts w:cstheme="minorHAnsi"/>
                </w:rPr>
                <w:t>CDC Needs to review the standard Fiori App</w:t>
              </w:r>
            </w:ins>
            <w:ins w:author="Vaddhi, Jigisha Nmn (CDC/NCIRD/OD) (CTR)" w:date="2026-04-21T08:50:00Z" w16du:dateUtc="2026-04-21T12:50:00Z" w:id="15">
              <w:r>
                <w:rPr>
                  <w:rFonts w:cstheme="minorHAnsi"/>
                </w:rPr>
                <w:t xml:space="preserve"> / custom Fiori app</w:t>
              </w:r>
            </w:ins>
            <w:ins w:author="Vaddhi, Jigisha Nmn (CDC/NCIRD/OD) (CTR)" w:date="2026-04-21T08:50:00Z" w:id="16">
              <w:r w:rsidRPr="0025799A">
                <w:rPr>
                  <w:rFonts w:cstheme="minorHAnsi"/>
                </w:rPr>
                <w:t xml:space="preserve"> to determine it meets </w:t>
              </w:r>
            </w:ins>
            <w:ins w:author="Vaddhi, Jigisha Nmn (CDC/NCIRD/OD) (CTR)" w:date="2026-04-21T08:50:00Z" w16du:dateUtc="2026-04-21T12:50:00Z" w:id="17">
              <w:r>
                <w:rPr>
                  <w:rFonts w:cstheme="minorHAnsi"/>
                </w:rPr>
                <w:t xml:space="preserve">CDC </w:t>
              </w:r>
            </w:ins>
            <w:ins w:author="Vaddhi, Jigisha Nmn (CDC/NCIRD/OD) (CTR)" w:date="2026-04-21T08:50:00Z" w:id="18">
              <w:r w:rsidRPr="0025799A">
                <w:rPr>
                  <w:rFonts w:cstheme="minorHAnsi"/>
                </w:rPr>
                <w:t>requirements.</w:t>
              </w:r>
            </w:ins>
          </w:p>
        </w:tc>
        <w:tc>
          <w:tcPr>
            <w:tcW w:w="2017" w:type="dxa"/>
          </w:tcPr>
          <w:p w:rsidRPr="007E1DD2" w:rsidR="00F20E6C" w:rsidRDefault="00F20E6C" w14:paraId="4DF25E2E" w14:textId="77777777">
            <w:pPr>
              <w:spacing w:after="120"/>
              <w:rPr>
                <w:rFonts w:cstheme="minorHAnsi"/>
              </w:rPr>
            </w:pPr>
          </w:p>
        </w:tc>
        <w:tc>
          <w:tcPr>
            <w:tcW w:w="1232" w:type="dxa"/>
          </w:tcPr>
          <w:p w:rsidRPr="007E1DD2" w:rsidR="00F20E6C" w:rsidRDefault="00F20E6C" w14:paraId="6613DCD5" w14:textId="77777777">
            <w:pPr>
              <w:spacing w:after="120"/>
              <w:rPr>
                <w:rFonts w:cstheme="minorHAnsi"/>
              </w:rPr>
            </w:pPr>
          </w:p>
        </w:tc>
        <w:tc>
          <w:tcPr>
            <w:tcW w:w="1232" w:type="dxa"/>
          </w:tcPr>
          <w:p w:rsidRPr="007E1DD2" w:rsidR="00F20E6C" w:rsidRDefault="00F20E6C" w14:paraId="230BB438" w14:textId="77777777">
            <w:pPr>
              <w:spacing w:after="120"/>
              <w:rPr>
                <w:rFonts w:cstheme="minorHAnsi"/>
              </w:rPr>
            </w:pPr>
          </w:p>
        </w:tc>
      </w:tr>
      <w:tr w:rsidRPr="007E1DD2" w:rsidR="00F20E6C" w14:paraId="240EC3AB" w14:textId="77777777">
        <w:tc>
          <w:tcPr>
            <w:tcW w:w="1199" w:type="dxa"/>
          </w:tcPr>
          <w:p w:rsidRPr="007E1DD2" w:rsidR="00F20E6C" w:rsidRDefault="00F20E6C" w14:paraId="07A19579" w14:textId="77777777">
            <w:pPr>
              <w:spacing w:after="120"/>
              <w:rPr>
                <w:rFonts w:cstheme="minorHAnsi"/>
              </w:rPr>
            </w:pPr>
          </w:p>
        </w:tc>
        <w:tc>
          <w:tcPr>
            <w:tcW w:w="3650" w:type="dxa"/>
          </w:tcPr>
          <w:p w:rsidRPr="007E1DD2" w:rsidR="00F20E6C" w:rsidRDefault="00F20E6C" w14:paraId="5CEFF9CE" w14:textId="77777777">
            <w:pPr>
              <w:spacing w:after="120"/>
              <w:rPr>
                <w:rFonts w:cstheme="minorHAnsi"/>
              </w:rPr>
            </w:pPr>
          </w:p>
        </w:tc>
        <w:tc>
          <w:tcPr>
            <w:tcW w:w="2017" w:type="dxa"/>
          </w:tcPr>
          <w:p w:rsidRPr="007E1DD2" w:rsidR="00F20E6C" w:rsidRDefault="00F20E6C" w14:paraId="7D4F2C2C" w14:textId="77777777">
            <w:pPr>
              <w:spacing w:after="120"/>
              <w:rPr>
                <w:rFonts w:cstheme="minorHAnsi"/>
              </w:rPr>
            </w:pPr>
          </w:p>
        </w:tc>
        <w:tc>
          <w:tcPr>
            <w:tcW w:w="1232" w:type="dxa"/>
          </w:tcPr>
          <w:p w:rsidRPr="007E1DD2" w:rsidR="00F20E6C" w:rsidRDefault="00F20E6C" w14:paraId="615E9A1B" w14:textId="77777777">
            <w:pPr>
              <w:spacing w:after="120"/>
              <w:rPr>
                <w:rFonts w:cstheme="minorHAnsi"/>
              </w:rPr>
            </w:pPr>
          </w:p>
        </w:tc>
        <w:tc>
          <w:tcPr>
            <w:tcW w:w="1232" w:type="dxa"/>
          </w:tcPr>
          <w:p w:rsidRPr="007E1DD2" w:rsidR="00F20E6C" w:rsidRDefault="00F20E6C" w14:paraId="054ADD0C" w14:textId="77777777">
            <w:pPr>
              <w:spacing w:after="120"/>
              <w:rPr>
                <w:rFonts w:cstheme="minorHAnsi"/>
              </w:rPr>
            </w:pPr>
          </w:p>
        </w:tc>
      </w:tr>
    </w:tbl>
    <w:p w:rsidRPr="007E1DD2" w:rsidR="00F20E6C" w:rsidP="00F20E6C" w:rsidRDefault="00F20E6C" w14:paraId="65753456" w14:textId="77777777">
      <w:pPr>
        <w:rPr>
          <w:rFonts w:cstheme="minorHAnsi"/>
        </w:rPr>
      </w:pPr>
    </w:p>
    <w:p w:rsidRPr="007E1DD2" w:rsidR="00F20E6C" w:rsidP="000F6481" w:rsidRDefault="00F20E6C" w14:paraId="5C65B071" w14:textId="77777777">
      <w:pPr>
        <w:pStyle w:val="Heading2"/>
      </w:pPr>
      <w:bookmarkStart w:name="_Toc451889799" w:id="19"/>
      <w:bookmarkStart w:name="_Toc451889231" w:id="20"/>
      <w:bookmarkStart w:name="_Toc34659384" w:id="21"/>
      <w:r w:rsidRPr="007E1DD2">
        <w:t>References</w:t>
      </w:r>
      <w:bookmarkEnd w:id="19"/>
      <w:bookmarkEnd w:id="20"/>
      <w:bookmarkEnd w:id="21"/>
    </w:p>
    <w:p w:rsidRPr="007E1DD2" w:rsidR="00F20E6C" w:rsidP="00F20E6C" w:rsidRDefault="00F20E6C" w14:paraId="442EB9CA" w14:textId="694F7242">
      <w:pPr>
        <w:pStyle w:val="Bodycopy"/>
        <w:rPr>
          <w:rFonts w:asciiTheme="minorHAnsi" w:hAnsiTheme="minorHAnsi" w:cstheme="minorHAnsi"/>
          <w:lang w:val="en-GB"/>
        </w:rPr>
      </w:pPr>
    </w:p>
    <w:tbl>
      <w:tblPr>
        <w:tblW w:w="1008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232"/>
        <w:gridCol w:w="3128"/>
        <w:gridCol w:w="3720"/>
      </w:tblGrid>
      <w:tr w:rsidRPr="007E1DD2" w:rsidR="00F20E6C" w14:paraId="54E71544" w14:textId="77777777">
        <w:tc>
          <w:tcPr>
            <w:tcW w:w="3232" w:type="dxa"/>
            <w:shd w:val="clear" w:color="auto" w:fill="92D050"/>
            <w:hideMark/>
          </w:tcPr>
          <w:p w:rsidRPr="007E1DD2" w:rsidR="00F20E6C" w:rsidRDefault="00F20E6C" w14:paraId="4F9A52F3" w14:textId="77777777">
            <w:pPr>
              <w:spacing w:after="120"/>
              <w:rPr>
                <w:rFonts w:cstheme="minorHAnsi"/>
                <w:b/>
                <w:color w:val="FFFFFF" w:themeColor="background1"/>
              </w:rPr>
            </w:pPr>
            <w:r w:rsidRPr="007E1DD2">
              <w:rPr>
                <w:rFonts w:cstheme="minorHAnsi"/>
                <w:b/>
                <w:color w:val="FFFFFF" w:themeColor="background1"/>
              </w:rPr>
              <w:t>Document ID</w:t>
            </w:r>
          </w:p>
        </w:tc>
        <w:tc>
          <w:tcPr>
            <w:tcW w:w="3128" w:type="dxa"/>
            <w:shd w:val="clear" w:color="auto" w:fill="92D050"/>
            <w:hideMark/>
          </w:tcPr>
          <w:p w:rsidRPr="007E1DD2" w:rsidR="00F20E6C" w:rsidRDefault="00F20E6C" w14:paraId="6E6D0293" w14:textId="77777777">
            <w:pPr>
              <w:spacing w:after="120"/>
              <w:rPr>
                <w:rFonts w:cstheme="minorHAnsi"/>
                <w:b/>
                <w:color w:val="FFFFFF" w:themeColor="background1"/>
              </w:rPr>
            </w:pPr>
            <w:r w:rsidRPr="007E1DD2">
              <w:rPr>
                <w:rFonts w:cstheme="minorHAnsi"/>
                <w:b/>
                <w:color w:val="FFFFFF" w:themeColor="background1"/>
              </w:rPr>
              <w:t>Description</w:t>
            </w:r>
          </w:p>
        </w:tc>
        <w:tc>
          <w:tcPr>
            <w:tcW w:w="3720" w:type="dxa"/>
            <w:shd w:val="clear" w:color="auto" w:fill="92D050"/>
            <w:hideMark/>
          </w:tcPr>
          <w:p w:rsidRPr="007E1DD2" w:rsidR="00F20E6C" w:rsidRDefault="00F20E6C" w14:paraId="6708BA7C" w14:textId="77777777">
            <w:pPr>
              <w:spacing w:after="120"/>
              <w:rPr>
                <w:rFonts w:cstheme="minorHAnsi"/>
                <w:b/>
                <w:color w:val="FFFFFF" w:themeColor="background1"/>
              </w:rPr>
            </w:pPr>
            <w:r w:rsidRPr="007E1DD2">
              <w:rPr>
                <w:rFonts w:cstheme="minorHAnsi"/>
                <w:b/>
                <w:color w:val="FFFFFF" w:themeColor="background1"/>
              </w:rPr>
              <w:t>Version</w:t>
            </w:r>
          </w:p>
        </w:tc>
      </w:tr>
      <w:tr w:rsidRPr="007E1DD2" w:rsidR="00F20E6C" w14:paraId="430C3164" w14:textId="77777777">
        <w:tc>
          <w:tcPr>
            <w:tcW w:w="3232" w:type="dxa"/>
          </w:tcPr>
          <w:p w:rsidRPr="007E1DD2" w:rsidR="00F20E6C" w:rsidRDefault="00573DC5" w14:paraId="4027B2F6" w14:textId="09205B44">
            <w:pPr>
              <w:spacing w:after="120"/>
              <w:rPr>
                <w:rFonts w:cstheme="minorHAnsi"/>
              </w:rPr>
            </w:pPr>
            <w:r w:rsidRPr="00DC3035">
              <w:rPr>
                <w:rFonts w:eastAsia="Times New Roman" w:cstheme="minorHAnsi"/>
                <w:color w:val="000000"/>
                <w:lang w:eastAsia="en-US"/>
              </w:rPr>
              <w:t>BPD SO-010-010 </w:t>
            </w:r>
          </w:p>
        </w:tc>
        <w:tc>
          <w:tcPr>
            <w:tcW w:w="3128" w:type="dxa"/>
          </w:tcPr>
          <w:p w:rsidRPr="007E1DD2" w:rsidR="00F20E6C" w:rsidRDefault="00573DC5" w14:paraId="4E09585D" w14:textId="1294CB5E">
            <w:pPr>
              <w:spacing w:after="120"/>
              <w:rPr>
                <w:rFonts w:cstheme="minorHAnsi"/>
              </w:rPr>
            </w:pPr>
            <w:r w:rsidRPr="00DC3035">
              <w:rPr>
                <w:rFonts w:eastAsia="Times New Roman" w:cstheme="minorHAnsi"/>
                <w:color w:val="000000"/>
                <w:lang w:eastAsia="en-US"/>
              </w:rPr>
              <w:t>Business Process Document - Provider Order Processing </w:t>
            </w:r>
          </w:p>
        </w:tc>
        <w:tc>
          <w:tcPr>
            <w:tcW w:w="3720" w:type="dxa"/>
          </w:tcPr>
          <w:p w:rsidRPr="007E1DD2" w:rsidR="00F20E6C" w:rsidRDefault="00F20E6C" w14:paraId="578FCF2F" w14:textId="77777777">
            <w:pPr>
              <w:spacing w:after="120"/>
              <w:rPr>
                <w:rFonts w:cstheme="minorHAnsi"/>
              </w:rPr>
            </w:pPr>
          </w:p>
        </w:tc>
      </w:tr>
      <w:tr w:rsidRPr="007E1DD2" w:rsidR="00F20E6C" w14:paraId="6AB10431" w14:textId="77777777">
        <w:tc>
          <w:tcPr>
            <w:tcW w:w="3232" w:type="dxa"/>
          </w:tcPr>
          <w:p w:rsidRPr="00DC3035" w:rsidR="00EB7B94" w:rsidP="00EB7B94" w:rsidRDefault="00EB7B94" w14:paraId="11882956" w14:textId="77777777">
            <w:pPr>
              <w:spacing w:after="0" w:line="240" w:lineRule="auto"/>
              <w:textAlignment w:val="baseline"/>
              <w:rPr>
                <w:rFonts w:eastAsia="Times New Roman" w:cstheme="minorHAnsi"/>
                <w:lang w:eastAsia="en-US"/>
              </w:rPr>
            </w:pPr>
            <w:r w:rsidRPr="00DC3035">
              <w:rPr>
                <w:rFonts w:eastAsia="Times New Roman" w:cstheme="minorHAnsi"/>
                <w:color w:val="000000"/>
                <w:lang w:eastAsia="en-US"/>
              </w:rPr>
              <w:t>Fit-Gap Analysis </w:t>
            </w:r>
          </w:p>
          <w:p w:rsidRPr="007E1DD2" w:rsidR="00F20E6C" w:rsidRDefault="00F20E6C" w14:paraId="45CF91B5" w14:textId="77777777">
            <w:pPr>
              <w:spacing w:after="120"/>
              <w:rPr>
                <w:rFonts w:cstheme="minorHAnsi"/>
              </w:rPr>
            </w:pPr>
          </w:p>
        </w:tc>
        <w:tc>
          <w:tcPr>
            <w:tcW w:w="3128" w:type="dxa"/>
          </w:tcPr>
          <w:p w:rsidRPr="007E1DD2" w:rsidR="00F20E6C" w:rsidRDefault="00EB7B94" w14:paraId="4715B86D" w14:textId="4A6ED2C6">
            <w:pPr>
              <w:spacing w:after="120"/>
              <w:rPr>
                <w:rFonts w:cstheme="minorHAnsi"/>
              </w:rPr>
            </w:pPr>
            <w:r w:rsidRPr="00DC3035">
              <w:rPr>
                <w:rFonts w:eastAsia="Times New Roman" w:cstheme="minorHAnsi"/>
                <w:color w:val="000000"/>
                <w:lang w:eastAsia="en-US"/>
              </w:rPr>
              <w:t xml:space="preserve">CDC VTrckS Fit-Gap Analysis </w:t>
            </w:r>
          </w:p>
        </w:tc>
        <w:tc>
          <w:tcPr>
            <w:tcW w:w="3720" w:type="dxa"/>
          </w:tcPr>
          <w:p w:rsidRPr="007E1DD2" w:rsidR="00F20E6C" w:rsidRDefault="00F20E6C" w14:paraId="2751081D" w14:textId="77777777">
            <w:pPr>
              <w:spacing w:after="120"/>
              <w:rPr>
                <w:rFonts w:cstheme="minorHAnsi"/>
              </w:rPr>
            </w:pPr>
          </w:p>
        </w:tc>
      </w:tr>
      <w:tr w:rsidRPr="007E1DD2" w:rsidR="00B807DB" w14:paraId="15726B49" w14:textId="77777777">
        <w:tc>
          <w:tcPr>
            <w:tcW w:w="3232" w:type="dxa"/>
          </w:tcPr>
          <w:p w:rsidRPr="00DC3035" w:rsidR="00B807DB" w:rsidP="00400A86" w:rsidRDefault="00B807DB" w14:paraId="678BBDCD" w14:textId="66B0B156">
            <w:pPr>
              <w:spacing w:after="0" w:line="240" w:lineRule="auto"/>
              <w:textAlignment w:val="baseline"/>
              <w:rPr>
                <w:rFonts w:eastAsia="Times New Roman" w:cstheme="minorHAnsi"/>
                <w:color w:val="000000"/>
                <w:lang w:eastAsia="en-US"/>
              </w:rPr>
            </w:pPr>
            <w:r w:rsidRPr="001E3ABF">
              <w:rPr>
                <w:rFonts w:cstheme="minorHAnsi"/>
              </w:rPr>
              <w:t>SO-010-010 Process Flow </w:t>
            </w:r>
          </w:p>
        </w:tc>
        <w:tc>
          <w:tcPr>
            <w:tcW w:w="3128" w:type="dxa"/>
          </w:tcPr>
          <w:p w:rsidRPr="00DC3035" w:rsidR="00B807DB" w:rsidP="00400A86" w:rsidRDefault="00B807DB" w14:paraId="76FD4E31" w14:textId="6C85A3C2">
            <w:pPr>
              <w:spacing w:after="120"/>
              <w:rPr>
                <w:rFonts w:eastAsia="Times New Roman" w:cstheme="minorHAnsi"/>
                <w:color w:val="000000"/>
                <w:lang w:eastAsia="en-US"/>
              </w:rPr>
            </w:pPr>
            <w:r w:rsidRPr="001E3ABF">
              <w:rPr>
                <w:rFonts w:cstheme="minorHAnsi"/>
              </w:rPr>
              <w:t>Process Flow – Provider Order Processing </w:t>
            </w:r>
          </w:p>
        </w:tc>
        <w:tc>
          <w:tcPr>
            <w:tcW w:w="3720" w:type="dxa"/>
          </w:tcPr>
          <w:p w:rsidRPr="007E1DD2" w:rsidR="00B807DB" w:rsidP="00400A86" w:rsidRDefault="00B807DB" w14:paraId="6EAD9D24" w14:textId="77777777">
            <w:pPr>
              <w:spacing w:after="120"/>
              <w:rPr>
                <w:rFonts w:cstheme="minorHAnsi"/>
              </w:rPr>
            </w:pPr>
          </w:p>
        </w:tc>
      </w:tr>
    </w:tbl>
    <w:p w:rsidRPr="007E1DD2" w:rsidR="00F20E6C" w:rsidP="00F20E6C" w:rsidRDefault="00F20E6C" w14:paraId="23FACCD4" w14:textId="77777777">
      <w:pPr>
        <w:pStyle w:val="Bodycopy"/>
        <w:rPr>
          <w:rFonts w:asciiTheme="minorHAnsi" w:hAnsiTheme="minorHAnsi" w:cstheme="minorHAnsi"/>
        </w:rPr>
      </w:pPr>
    </w:p>
    <w:p w:rsidRPr="007E1DD2" w:rsidR="00F20E6C" w:rsidP="000F6481" w:rsidRDefault="00F20E6C" w14:paraId="6790B29C" w14:textId="77777777">
      <w:pPr>
        <w:pStyle w:val="Heading2"/>
      </w:pPr>
      <w:bookmarkStart w:name="_Toc451868204" w:id="22"/>
      <w:bookmarkStart w:name="_Toc451874062" w:id="23"/>
      <w:bookmarkStart w:name="_Toc451889232" w:id="24"/>
      <w:bookmarkStart w:name="_Toc451352960" w:id="25"/>
      <w:bookmarkStart w:name="_Toc451888925" w:id="26"/>
      <w:bookmarkStart w:name="_Toc451889800" w:id="27"/>
      <w:bookmarkStart w:name="_Toc34659385" w:id="28"/>
      <w:bookmarkStart w:name="_Toc451279111" w:id="29"/>
      <w:bookmarkStart w:name="_Toc451505525" w:id="30"/>
      <w:r w:rsidRPr="007E1DD2">
        <w:t>Acronyms and Definitions</w:t>
      </w:r>
      <w:bookmarkEnd w:id="22"/>
      <w:bookmarkEnd w:id="23"/>
      <w:bookmarkEnd w:id="24"/>
      <w:bookmarkEnd w:id="25"/>
      <w:bookmarkEnd w:id="26"/>
      <w:bookmarkEnd w:id="27"/>
      <w:bookmarkEnd w:id="28"/>
      <w:bookmarkEnd w:id="29"/>
      <w:bookmarkEnd w:id="30"/>
    </w:p>
    <w:p w:rsidRPr="007E1DD2" w:rsidR="00F20E6C" w:rsidP="00F20E6C" w:rsidRDefault="00F20E6C" w14:paraId="35210375" w14:textId="27DF42F1">
      <w:pPr>
        <w:pStyle w:val="Bodycopy"/>
        <w:rPr>
          <w:rFonts w:asciiTheme="minorHAnsi" w:hAnsiTheme="minorHAnsi" w:cstheme="minorHAnsi"/>
          <w:lang w:val="en-GB"/>
        </w:rPr>
      </w:pPr>
    </w:p>
    <w:tbl>
      <w:tblPr>
        <w:tblW w:w="1008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00"/>
        <w:gridCol w:w="6780"/>
      </w:tblGrid>
      <w:tr w:rsidRPr="007E1DD2" w:rsidR="00F20E6C" w14:paraId="606E6DE6" w14:textId="77777777">
        <w:trPr>
          <w:trHeight w:val="359"/>
        </w:trPr>
        <w:tc>
          <w:tcPr>
            <w:tcW w:w="3300" w:type="dxa"/>
            <w:shd w:val="clear" w:color="auto" w:fill="92D050"/>
            <w:hideMark/>
          </w:tcPr>
          <w:p w:rsidRPr="007E1DD2" w:rsidR="00F20E6C" w:rsidRDefault="00F20E6C" w14:paraId="4E8E71D9" w14:textId="77777777">
            <w:pPr>
              <w:spacing w:after="120"/>
              <w:rPr>
                <w:rFonts w:cstheme="minorHAnsi"/>
                <w:b/>
                <w:color w:val="FFFFFF" w:themeColor="background1"/>
              </w:rPr>
            </w:pPr>
            <w:r w:rsidRPr="007E1DD2">
              <w:rPr>
                <w:rFonts w:cstheme="minorHAnsi"/>
                <w:b/>
                <w:color w:val="FFFFFF" w:themeColor="background1"/>
              </w:rPr>
              <w:t>Acronym/Term</w:t>
            </w:r>
          </w:p>
        </w:tc>
        <w:tc>
          <w:tcPr>
            <w:tcW w:w="6780" w:type="dxa"/>
            <w:shd w:val="clear" w:color="auto" w:fill="92D050"/>
            <w:hideMark/>
          </w:tcPr>
          <w:p w:rsidRPr="007E1DD2" w:rsidR="00F20E6C" w:rsidRDefault="00F20E6C" w14:paraId="49B28393" w14:textId="77777777">
            <w:pPr>
              <w:spacing w:after="120"/>
              <w:rPr>
                <w:rFonts w:cstheme="minorHAnsi"/>
                <w:b/>
                <w:color w:val="FFFFFF" w:themeColor="background1"/>
              </w:rPr>
            </w:pPr>
            <w:r w:rsidRPr="007E1DD2">
              <w:rPr>
                <w:rFonts w:cstheme="minorHAnsi"/>
                <w:b/>
                <w:color w:val="FFFFFF" w:themeColor="background1"/>
              </w:rPr>
              <w:t>Description</w:t>
            </w:r>
          </w:p>
        </w:tc>
      </w:tr>
      <w:tr w:rsidRPr="007E1DD2" w:rsidR="00541A0F" w:rsidTr="0087490B" w14:paraId="423CC8D4" w14:textId="77777777">
        <w:tc>
          <w:tcPr>
            <w:tcW w:w="3300" w:type="dxa"/>
          </w:tcPr>
          <w:p w:rsidRPr="007E1DD2" w:rsidR="00541A0F" w:rsidP="00541A0F" w:rsidRDefault="00541A0F" w14:paraId="077B060C" w14:textId="68BC812B">
            <w:pPr>
              <w:spacing w:after="120"/>
              <w:rPr>
                <w:rFonts w:eastAsia="Times" w:cstheme="minorHAnsi"/>
                <w:color w:val="0000FF"/>
              </w:rPr>
            </w:pPr>
            <w:r w:rsidRPr="003B65AA">
              <w:rPr>
                <w:rFonts w:eastAsia="Times" w:cstheme="minorHAnsi"/>
                <w:b/>
                <w:bCs/>
              </w:rPr>
              <w:t>VTrckS</w:t>
            </w:r>
            <w:r w:rsidRPr="003B65AA">
              <w:rPr>
                <w:rFonts w:eastAsia="Times" w:cstheme="minorHAnsi"/>
              </w:rPr>
              <w:t> </w:t>
            </w:r>
          </w:p>
        </w:tc>
        <w:tc>
          <w:tcPr>
            <w:tcW w:w="6780" w:type="dxa"/>
          </w:tcPr>
          <w:p w:rsidRPr="007E1DD2" w:rsidR="00541A0F" w:rsidP="00541A0F" w:rsidRDefault="00541A0F" w14:paraId="15A3A6A5" w14:textId="22B43D71">
            <w:pPr>
              <w:spacing w:after="120"/>
              <w:rPr>
                <w:rFonts w:eastAsia="Times" w:cstheme="minorHAnsi"/>
                <w:color w:val="0000FF"/>
              </w:rPr>
            </w:pPr>
            <w:r w:rsidRPr="003B65AA">
              <w:rPr>
                <w:rFonts w:eastAsia="Times" w:cstheme="minorHAnsi"/>
              </w:rPr>
              <w:t>Vaccine Tracking System </w:t>
            </w:r>
          </w:p>
        </w:tc>
      </w:tr>
      <w:tr w:rsidRPr="007E1DD2" w:rsidR="00541A0F" w14:paraId="5F5590FC" w14:textId="77777777">
        <w:tc>
          <w:tcPr>
            <w:tcW w:w="3300" w:type="dxa"/>
          </w:tcPr>
          <w:p w:rsidRPr="007E1DD2" w:rsidR="00541A0F" w:rsidP="00541A0F" w:rsidRDefault="00541A0F" w14:paraId="30F15265" w14:textId="77A5E453">
            <w:pPr>
              <w:spacing w:after="120"/>
              <w:rPr>
                <w:rFonts w:cstheme="minorHAnsi"/>
              </w:rPr>
            </w:pPr>
            <w:r w:rsidRPr="003B65AA">
              <w:rPr>
                <w:rFonts w:cstheme="minorHAnsi"/>
                <w:b/>
                <w:bCs/>
              </w:rPr>
              <w:t>S/4HANA</w:t>
            </w:r>
            <w:r w:rsidRPr="003B65AA">
              <w:rPr>
                <w:rFonts w:cstheme="minorHAnsi"/>
              </w:rPr>
              <w:t> </w:t>
            </w:r>
          </w:p>
        </w:tc>
        <w:tc>
          <w:tcPr>
            <w:tcW w:w="6780" w:type="dxa"/>
          </w:tcPr>
          <w:p w:rsidRPr="007E1DD2" w:rsidR="00541A0F" w:rsidP="00541A0F" w:rsidRDefault="00541A0F" w14:paraId="34F2BD51" w14:textId="323540E9">
            <w:pPr>
              <w:spacing w:after="120"/>
              <w:rPr>
                <w:rFonts w:cstheme="minorHAnsi"/>
              </w:rPr>
            </w:pPr>
            <w:r w:rsidRPr="003B65AA">
              <w:rPr>
                <w:rFonts w:cstheme="minorHAnsi"/>
              </w:rPr>
              <w:t>SAP S/4HANA </w:t>
            </w:r>
          </w:p>
        </w:tc>
      </w:tr>
      <w:tr w:rsidRPr="007E1DD2" w:rsidR="00541A0F" w14:paraId="0BF9E2ED" w14:textId="77777777">
        <w:tc>
          <w:tcPr>
            <w:tcW w:w="3300" w:type="dxa"/>
          </w:tcPr>
          <w:p w:rsidRPr="003B65AA" w:rsidR="00541A0F" w:rsidP="00541A0F" w:rsidRDefault="00541A0F" w14:paraId="602FA9F0" w14:textId="0C8360F0">
            <w:pPr>
              <w:spacing w:after="120"/>
              <w:rPr>
                <w:rFonts w:cstheme="minorHAnsi"/>
                <w:b/>
                <w:bCs/>
              </w:rPr>
            </w:pPr>
            <w:r w:rsidRPr="003B65AA">
              <w:rPr>
                <w:rFonts w:cstheme="minorHAnsi"/>
                <w:b/>
                <w:bCs/>
              </w:rPr>
              <w:t>NDC</w:t>
            </w:r>
          </w:p>
        </w:tc>
        <w:tc>
          <w:tcPr>
            <w:tcW w:w="6780" w:type="dxa"/>
          </w:tcPr>
          <w:p w:rsidRPr="003B65AA" w:rsidR="00541A0F" w:rsidP="00541A0F" w:rsidRDefault="00541A0F" w14:paraId="1F975739" w14:textId="272A8B90">
            <w:pPr>
              <w:spacing w:after="120"/>
              <w:rPr>
                <w:rFonts w:cstheme="minorHAnsi"/>
              </w:rPr>
            </w:pPr>
            <w:r w:rsidRPr="003B65AA">
              <w:rPr>
                <w:rFonts w:cstheme="minorHAnsi"/>
              </w:rPr>
              <w:t>National Drug Code </w:t>
            </w:r>
          </w:p>
        </w:tc>
      </w:tr>
      <w:tr w:rsidRPr="007E1DD2" w:rsidR="00541A0F" w14:paraId="2BEA4F44" w14:textId="77777777">
        <w:tc>
          <w:tcPr>
            <w:tcW w:w="3300" w:type="dxa"/>
          </w:tcPr>
          <w:p w:rsidRPr="003B65AA" w:rsidR="00541A0F" w:rsidP="00541A0F" w:rsidRDefault="00541A0F" w14:paraId="4008835B" w14:textId="56EFB4B3">
            <w:pPr>
              <w:spacing w:after="120"/>
              <w:rPr>
                <w:rFonts w:cstheme="minorHAnsi"/>
                <w:b/>
                <w:bCs/>
              </w:rPr>
            </w:pPr>
            <w:r w:rsidRPr="003B65AA">
              <w:rPr>
                <w:rFonts w:cstheme="minorHAnsi"/>
                <w:b/>
                <w:bCs/>
              </w:rPr>
              <w:t>ExIS</w:t>
            </w:r>
          </w:p>
        </w:tc>
        <w:tc>
          <w:tcPr>
            <w:tcW w:w="6780" w:type="dxa"/>
          </w:tcPr>
          <w:p w:rsidRPr="003B65AA" w:rsidR="00541A0F" w:rsidP="00541A0F" w:rsidRDefault="00541A0F" w14:paraId="21A401EB" w14:textId="44F41E6E">
            <w:pPr>
              <w:spacing w:after="120"/>
              <w:rPr>
                <w:rFonts w:cstheme="minorHAnsi"/>
              </w:rPr>
            </w:pPr>
            <w:r w:rsidRPr="003B65AA">
              <w:rPr>
                <w:rFonts w:cstheme="minorHAnsi"/>
              </w:rPr>
              <w:t>External Immunization Information System </w:t>
            </w:r>
          </w:p>
        </w:tc>
      </w:tr>
      <w:bookmarkEnd w:id="1"/>
    </w:tbl>
    <w:p w:rsidR="00F20E6C" w:rsidRDefault="00F20E6C" w14:paraId="38AB8A1D" w14:textId="77777777">
      <w:pPr>
        <w:rPr>
          <w:rFonts w:ascii="Arial Nova Cond" w:hAnsi="Arial Nova Cond"/>
        </w:rPr>
      </w:pPr>
    </w:p>
    <w:p w:rsidR="00B454B6" w:rsidP="2E442796" w:rsidRDefault="00B454B6" w14:paraId="267439FE" w14:textId="3096DBD7">
      <w:pPr>
        <w:pStyle w:val="Heading1"/>
      </w:pPr>
      <w:bookmarkStart w:name="_Toc221702655" w:id="31"/>
      <w:r w:rsidRPr="2E442796">
        <w:lastRenderedPageBreak/>
        <w:t>Executive Summary</w:t>
      </w:r>
      <w:bookmarkEnd w:id="31"/>
    </w:p>
    <w:p w:rsidRPr="00DC3035" w:rsidR="00541A0F" w:rsidP="00C54D04" w:rsidRDefault="00C54D04" w14:paraId="054D0C99" w14:textId="3383B74F">
      <w:pPr>
        <w:spacing w:after="120"/>
        <w:rPr>
          <w:rFonts w:eastAsia="Times New Roman" w:cstheme="minorHAnsi"/>
          <w:color w:val="000000"/>
          <w:lang w:eastAsia="en-US"/>
        </w:rPr>
      </w:pPr>
      <w:r w:rsidRPr="00DC3035">
        <w:rPr>
          <w:rFonts w:eastAsia="Times New Roman" w:cstheme="minorHAnsi"/>
          <w:color w:val="000000"/>
          <w:lang w:eastAsia="en-US"/>
        </w:rPr>
        <w:t xml:space="preserve">This Functional Specification Document (FSD) defines the business requirements and functional design for Enhancement E008, "Fiori - Awardee UI - Orders." The enhancement provides Awardee and CDC users with a Fiori-based user interface for managing provider vaccine orders, including order creation, order cancellation, order search and display, and Inventory on Hand (IoH) submission during order creation. </w:t>
      </w:r>
    </w:p>
    <w:p w:rsidR="00B454B6" w:rsidP="000F6481" w:rsidRDefault="00B454B6" w14:paraId="0DF5F780" w14:textId="1E2526F1">
      <w:pPr>
        <w:pStyle w:val="Heading2"/>
      </w:pPr>
      <w:bookmarkStart w:name="_Toc322031352" w:id="32"/>
      <w:bookmarkStart w:name="_Toc221702656" w:id="33"/>
      <w:bookmarkStart w:name="_Toc450670817" w:id="34"/>
      <w:bookmarkStart w:name="_Toc322953720" w:id="35"/>
      <w:bookmarkStart w:name="_Toc322031324" w:id="36"/>
      <w:commentRangeStart w:id="37"/>
      <w:commentRangeStart w:id="38"/>
      <w:r w:rsidRPr="2E442796">
        <w:t>Overview</w:t>
      </w:r>
      <w:bookmarkEnd w:id="32"/>
      <w:bookmarkEnd w:id="33"/>
      <w:bookmarkEnd w:id="34"/>
      <w:bookmarkEnd w:id="35"/>
      <w:commentRangeEnd w:id="37"/>
      <w:r w:rsidR="00C90036">
        <w:rPr>
          <w:rStyle w:val="CommentReference"/>
          <w:sz w:val="24"/>
          <w:szCs w:val="24"/>
        </w:rPr>
        <w:commentReference w:id="37"/>
      </w:r>
      <w:commentRangeEnd w:id="38"/>
      <w:r>
        <w:rPr>
          <w:rStyle w:val="CommentReference"/>
        </w:rPr>
        <w:commentReference w:id="38"/>
      </w:r>
    </w:p>
    <w:p w:rsidRPr="00DC3035" w:rsidR="002B6331" w:rsidP="002B6331" w:rsidRDefault="002B6331" w14:paraId="141DDCD1" w14:textId="703D24B3">
      <w:pPr>
        <w:pStyle w:val="Bodycopy"/>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Enhancement E008 delivers a custom SAP Fiori application that enables Awardee users and CDC users to perform provider order management activities within S/4HANA. In the target syste</w:t>
      </w:r>
      <w:r w:rsidRPr="00DC3035" w:rsidR="00EE4464">
        <w:rPr>
          <w:rFonts w:eastAsia="Times New Roman" w:asciiTheme="minorHAnsi" w:hAnsiTheme="minorHAnsi" w:cstheme="minorHAnsi"/>
          <w:sz w:val="24"/>
          <w:szCs w:val="24"/>
        </w:rPr>
        <w:t>m</w:t>
      </w:r>
      <w:r w:rsidRPr="00DC3035">
        <w:rPr>
          <w:rFonts w:eastAsia="Times New Roman" w:asciiTheme="minorHAnsi" w:hAnsiTheme="minorHAnsi" w:cstheme="minorHAnsi"/>
          <w:sz w:val="24"/>
          <w:szCs w:val="24"/>
        </w:rPr>
        <w:t>, these capabilities will be delivered through a Fiori-based interface that integrates with the S/4HANA sales order framework. The enhancement consolidates six gap requirements identified in the Fit-Gap analysis: </w:t>
      </w:r>
    </w:p>
    <w:p w:rsidRPr="00DC3035" w:rsidR="002B6331" w:rsidP="009719B8" w:rsidRDefault="002B6331" w14:paraId="58AD04E2" w14:textId="77777777">
      <w:pPr>
        <w:pStyle w:val="Bodycopy"/>
        <w:numPr>
          <w:ilvl w:val="0"/>
          <w:numId w:val="5"/>
        </w:numPr>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Copy an existing vaccine order to create a new order (SO-010-010-010) </w:t>
      </w:r>
    </w:p>
    <w:p w:rsidRPr="00DC3035" w:rsidR="002B6331" w:rsidP="009719B8" w:rsidRDefault="002B6331" w14:paraId="00A12C78" w14:textId="77777777">
      <w:pPr>
        <w:pStyle w:val="Bodycopy"/>
        <w:numPr>
          <w:ilvl w:val="0"/>
          <w:numId w:val="6"/>
        </w:numPr>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Order entry through Fiori by Awardees, interfaced via API (SO-010-010-050) </w:t>
      </w:r>
    </w:p>
    <w:p w:rsidRPr="00DC3035" w:rsidR="002B6331" w:rsidP="009719B8" w:rsidRDefault="002B6331" w14:paraId="4233AD51" w14:textId="77777777">
      <w:pPr>
        <w:pStyle w:val="Bodycopy"/>
        <w:numPr>
          <w:ilvl w:val="0"/>
          <w:numId w:val="7"/>
        </w:numPr>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Cancel provider order or line item with role-based restrictions (SO-010-010-160) </w:t>
      </w:r>
    </w:p>
    <w:p w:rsidRPr="00DC3035" w:rsidR="002B6331" w:rsidP="009719B8" w:rsidRDefault="002B6331" w14:paraId="538CDF55" w14:textId="77777777">
      <w:pPr>
        <w:pStyle w:val="Bodycopy"/>
        <w:numPr>
          <w:ilvl w:val="0"/>
          <w:numId w:val="8"/>
        </w:numPr>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Search and list provider orders using multiple search criteria (SO-010-010-260) </w:t>
      </w:r>
    </w:p>
    <w:p w:rsidRPr="00DC3035" w:rsidR="002B6331" w:rsidP="009719B8" w:rsidRDefault="002B6331" w14:paraId="5E609C30" w14:textId="77777777">
      <w:pPr>
        <w:pStyle w:val="Bodycopy"/>
        <w:numPr>
          <w:ilvl w:val="0"/>
          <w:numId w:val="9"/>
        </w:numPr>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Display provider order details including partner functions, NDCs, and quantities (SO-010-010-270) </w:t>
      </w:r>
    </w:p>
    <w:p w:rsidRPr="00DC3035" w:rsidR="002B6331" w:rsidP="009719B8" w:rsidRDefault="002B6331" w14:paraId="3B54D540" w14:textId="77777777">
      <w:pPr>
        <w:pStyle w:val="Bodycopy"/>
        <w:numPr>
          <w:ilvl w:val="0"/>
          <w:numId w:val="10"/>
        </w:numPr>
        <w:rPr>
          <w:ins w:author="Vaddhi, Jigisha Nmn (CDC/NCIRD/OD) (CTR)" w:date="2026-04-20T13:20:00Z" w16du:dateUtc="2026-04-20T17:20:00Z" w:id="39"/>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Submit Inventory on Hand (IoH) during provider order creation in Fiori, with pre-population from consignment stock (SO-010-030-030) </w:t>
      </w:r>
    </w:p>
    <w:p w:rsidR="00DE068D" w:rsidDel="00CA5C5D" w:rsidP="009719B8" w:rsidRDefault="00A97058" w14:paraId="70BEF32A" w14:textId="442FC9B5">
      <w:pPr>
        <w:pStyle w:val="Bodycopy"/>
        <w:numPr>
          <w:ilvl w:val="0"/>
          <w:numId w:val="10"/>
        </w:numPr>
        <w:rPr>
          <w:del w:author="Vaddhi, Jigisha Nmn (CDC/NCIRD/OD) (CTR)" w:date="2026-04-20T13:21:00Z" w16du:dateUtc="2026-04-20T17:21:00Z" w:id="40"/>
          <w:rFonts w:eastAsia="Times New Roman" w:asciiTheme="minorHAnsi" w:hAnsiTheme="minorHAnsi" w:cstheme="minorHAnsi"/>
          <w:sz w:val="24"/>
          <w:szCs w:val="24"/>
        </w:rPr>
      </w:pPr>
      <w:ins w:author="Vaddhi, Jigisha Nmn (CDC/NCIRD/OD) (CTR)" w:date="2026-04-20T13:21:00Z" w:id="41">
        <w:r w:rsidRPr="00A97058">
          <w:rPr>
            <w:rFonts w:eastAsia="Times New Roman" w:asciiTheme="minorHAnsi" w:hAnsiTheme="minorHAnsi" w:cstheme="minorHAnsi"/>
            <w:sz w:val="24"/>
            <w:szCs w:val="24"/>
          </w:rPr>
          <w:t>Awardee fixes data issues and resubmits</w:t>
        </w:r>
      </w:ins>
      <w:ins w:author="Vaddhi, Jigisha Nmn (CDC/NCIRD/OD) (CTR)" w:date="2026-04-20T13:21:00Z" w16du:dateUtc="2026-04-20T17:21:00Z" w:id="42">
        <w:r>
          <w:rPr>
            <w:rFonts w:eastAsia="Times New Roman" w:asciiTheme="minorHAnsi" w:hAnsiTheme="minorHAnsi" w:cstheme="minorHAnsi"/>
            <w:sz w:val="24"/>
            <w:szCs w:val="24"/>
          </w:rPr>
          <w:t xml:space="preserve"> when the </w:t>
        </w:r>
      </w:ins>
      <w:ins w:author="Vaddhi, Jigisha Nmn (CDC/NCIRD/OD) (CTR)" w:date="2026-04-20T13:22:00Z" w16du:dateUtc="2026-04-20T17:22:00Z" w:id="43">
        <w:r>
          <w:rPr>
            <w:rFonts w:eastAsia="Times New Roman" w:asciiTheme="minorHAnsi" w:hAnsiTheme="minorHAnsi" w:cstheme="minorHAnsi"/>
            <w:sz w:val="24"/>
            <w:szCs w:val="24"/>
          </w:rPr>
          <w:t>order has failed validation requirements</w:t>
        </w:r>
      </w:ins>
      <w:ins w:author="Vaddhi, Jigisha Nmn (CDC/NCIRD/OD) (CTR)" w:date="2026-04-20T13:21:00Z" w16du:dateUtc="2026-04-20T17:21:00Z" w:id="44">
        <w:r>
          <w:rPr>
            <w:rFonts w:eastAsia="Times New Roman" w:asciiTheme="minorHAnsi" w:hAnsiTheme="minorHAnsi" w:cstheme="minorHAnsi"/>
            <w:sz w:val="24"/>
            <w:szCs w:val="24"/>
          </w:rPr>
          <w:t xml:space="preserve"> (</w:t>
        </w:r>
      </w:ins>
      <w:ins w:author="Vaddhi, Jigisha Nmn (CDC/NCIRD/OD) (CTR)" w:date="2026-04-20T13:21:00Z" w:id="45">
        <w:r w:rsidRPr="00A97058">
          <w:rPr>
            <w:rFonts w:eastAsia="Times New Roman" w:asciiTheme="minorHAnsi" w:hAnsiTheme="minorHAnsi" w:cstheme="minorHAnsi"/>
            <w:sz w:val="24"/>
            <w:szCs w:val="24"/>
          </w:rPr>
          <w:t>SO-010-010-090</w:t>
        </w:r>
      </w:ins>
      <w:ins w:author="Vaddhi, Jigisha Nmn (CDC/NCIRD/OD) (CTR)" w:date="2026-04-20T13:21:00Z" w16du:dateUtc="2026-04-20T17:21:00Z" w:id="46">
        <w:r>
          <w:rPr>
            <w:rFonts w:eastAsia="Times New Roman" w:asciiTheme="minorHAnsi" w:hAnsiTheme="minorHAnsi" w:cstheme="minorHAnsi"/>
            <w:sz w:val="24"/>
            <w:szCs w:val="24"/>
          </w:rPr>
          <w:t>)</w:t>
        </w:r>
      </w:ins>
    </w:p>
    <w:p w:rsidR="00CA5C5D" w:rsidP="009719B8" w:rsidRDefault="00446006" w14:paraId="7028A6D8" w14:textId="591BEAE9">
      <w:pPr>
        <w:pStyle w:val="Bodycopy"/>
        <w:numPr>
          <w:ilvl w:val="0"/>
          <w:numId w:val="10"/>
        </w:numPr>
        <w:rPr>
          <w:ins w:author="Vaddhi, Jigisha Nmn (CDC/NCIRD/OD) (CTR)" w:date="2026-04-20T23:05:00Z" w16du:dateUtc="2026-04-21T03:05:00Z" w:id="47"/>
          <w:rFonts w:eastAsia="Times New Roman" w:asciiTheme="minorHAnsi" w:hAnsiTheme="minorHAnsi" w:cstheme="minorHAnsi"/>
          <w:sz w:val="24"/>
          <w:szCs w:val="24"/>
        </w:rPr>
      </w:pPr>
      <w:ins w:author="Vaddhi, Jigisha Nmn (CDC/NCIRD/OD) (CTR)" w:date="2026-04-20T23:04:00Z" w:id="48">
        <w:r w:rsidRPr="00446006">
          <w:rPr>
            <w:rFonts w:eastAsia="Times New Roman" w:asciiTheme="minorHAnsi" w:hAnsiTheme="minorHAnsi" w:cstheme="minorHAnsi"/>
            <w:sz w:val="24"/>
            <w:szCs w:val="24"/>
          </w:rPr>
          <w:t>Create Return Order with Reference to Provider Order</w:t>
        </w:r>
      </w:ins>
      <w:ins w:author="Vaddhi, Jigisha Nmn (CDC/NCIRD/OD) (CTR)" w:date="2026-04-20T23:05:00Z" w16du:dateUtc="2026-04-21T03:05:00Z" w:id="49">
        <w:r w:rsidR="004B38CE">
          <w:rPr>
            <w:rFonts w:eastAsia="Times New Roman" w:asciiTheme="minorHAnsi" w:hAnsiTheme="minorHAnsi" w:cstheme="minorHAnsi"/>
            <w:sz w:val="24"/>
            <w:szCs w:val="24"/>
          </w:rPr>
          <w:t xml:space="preserve"> (</w:t>
        </w:r>
      </w:ins>
      <w:ins w:author="Vaddhi, Jigisha Nmn (CDC/NCIRD/OD) (CTR)" w:date="2026-04-20T23:05:00Z" w:id="50">
        <w:r w:rsidRPr="004B38CE" w:rsidR="004B38CE">
          <w:rPr>
            <w:rFonts w:eastAsia="Times New Roman" w:asciiTheme="minorHAnsi" w:hAnsiTheme="minorHAnsi" w:cstheme="minorHAnsi"/>
            <w:sz w:val="24"/>
            <w:szCs w:val="24"/>
          </w:rPr>
          <w:t>RW-010-010-010</w:t>
        </w:r>
      </w:ins>
      <w:ins w:author="Vaddhi, Jigisha Nmn (CDC/NCIRD/OD) (CTR)" w:date="2026-04-20T23:05:00Z" w16du:dateUtc="2026-04-21T03:05:00Z" w:id="51">
        <w:r w:rsidR="004B38CE">
          <w:rPr>
            <w:rFonts w:eastAsia="Times New Roman" w:asciiTheme="minorHAnsi" w:hAnsiTheme="minorHAnsi" w:cstheme="minorHAnsi"/>
            <w:sz w:val="24"/>
            <w:szCs w:val="24"/>
          </w:rPr>
          <w:t>)</w:t>
        </w:r>
      </w:ins>
    </w:p>
    <w:p w:rsidRPr="00DC3035" w:rsidR="004B38CE" w:rsidP="009719B8" w:rsidRDefault="00026E2A" w14:paraId="11E8DD03" w14:textId="7775F075">
      <w:pPr>
        <w:pStyle w:val="Bodycopy"/>
        <w:numPr>
          <w:ilvl w:val="0"/>
          <w:numId w:val="10"/>
        </w:numPr>
        <w:rPr>
          <w:ins w:author="Vaddhi, Jigisha Nmn (CDC/NCIRD/OD) (CTR)" w:date="2026-04-20T23:04:00Z" w16du:dateUtc="2026-04-21T03:04:00Z" w:id="52"/>
          <w:rFonts w:eastAsia="Times New Roman" w:asciiTheme="minorHAnsi" w:hAnsiTheme="minorHAnsi" w:cstheme="minorHAnsi"/>
          <w:sz w:val="24"/>
          <w:szCs w:val="24"/>
        </w:rPr>
      </w:pPr>
      <w:ins w:author="Vaddhi, Jigisha Nmn (CDC/NCIRD/OD) (CTR)" w:date="2026-04-20T23:05:00Z" w:id="53">
        <w:r w:rsidRPr="00026E2A">
          <w:rPr>
            <w:rFonts w:eastAsia="Times New Roman" w:asciiTheme="minorHAnsi" w:hAnsiTheme="minorHAnsi" w:cstheme="minorHAnsi"/>
            <w:sz w:val="24"/>
            <w:szCs w:val="24"/>
          </w:rPr>
          <w:t>Create a replacement order from a sales order</w:t>
        </w:r>
      </w:ins>
      <w:ins w:author="Vaddhi, Jigisha Nmn (CDC/NCIRD/OD) (CTR)" w:date="2026-04-20T23:05:00Z" w16du:dateUtc="2026-04-21T03:05:00Z" w:id="54">
        <w:r>
          <w:rPr>
            <w:rFonts w:eastAsia="Times New Roman" w:asciiTheme="minorHAnsi" w:hAnsiTheme="minorHAnsi" w:cstheme="minorHAnsi"/>
            <w:sz w:val="24"/>
            <w:szCs w:val="24"/>
          </w:rPr>
          <w:t xml:space="preserve"> (</w:t>
        </w:r>
      </w:ins>
      <w:ins w:author="Vaddhi, Jigisha Nmn (CDC/NCIRD/OD) (CTR)" w:date="2026-04-20T23:05:00Z" w:id="55">
        <w:r w:rsidRPr="00026E2A">
          <w:rPr>
            <w:rFonts w:eastAsia="Times New Roman" w:asciiTheme="minorHAnsi" w:hAnsiTheme="minorHAnsi" w:cstheme="minorHAnsi"/>
            <w:sz w:val="24"/>
            <w:szCs w:val="24"/>
          </w:rPr>
          <w:t>SO-020-010-020</w:t>
        </w:r>
      </w:ins>
      <w:ins w:author="Vaddhi, Jigisha Nmn (CDC/NCIRD/OD) (CTR)" w:date="2026-04-20T23:05:00Z" w16du:dateUtc="2026-04-21T03:05:00Z" w:id="56">
        <w:r>
          <w:rPr>
            <w:rFonts w:eastAsia="Times New Roman" w:asciiTheme="minorHAnsi" w:hAnsiTheme="minorHAnsi" w:cstheme="minorHAnsi"/>
            <w:sz w:val="24"/>
            <w:szCs w:val="24"/>
          </w:rPr>
          <w:t>)</w:t>
        </w:r>
      </w:ins>
    </w:p>
    <w:p w:rsidRPr="00DC3035" w:rsidR="002B6331" w:rsidP="002B6331" w:rsidRDefault="002B6331" w14:paraId="4085BCBC" w14:textId="3A540B29">
      <w:pPr>
        <w:pStyle w:val="Bodycopy"/>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In the to-be s</w:t>
      </w:r>
      <w:r w:rsidRPr="00DC3035" w:rsidR="00EE4464">
        <w:rPr>
          <w:rFonts w:eastAsia="Times New Roman" w:asciiTheme="minorHAnsi" w:hAnsiTheme="minorHAnsi" w:cstheme="minorHAnsi"/>
          <w:sz w:val="24"/>
          <w:szCs w:val="24"/>
        </w:rPr>
        <w:t>ystem</w:t>
      </w:r>
      <w:r w:rsidRPr="00DC3035">
        <w:rPr>
          <w:rFonts w:eastAsia="Times New Roman" w:asciiTheme="minorHAnsi" w:hAnsiTheme="minorHAnsi" w:cstheme="minorHAnsi"/>
          <w:sz w:val="24"/>
          <w:szCs w:val="24"/>
        </w:rPr>
        <w:t>, the VTrckS Vaccine Request maps to an S/4HANA Sales Order. Status management and business rule validations will be implemented via configuration and custom enhancements, respectively. The Fiori application will serve as the primary Awardee-facing interface for order lifecycle management. </w:t>
      </w:r>
    </w:p>
    <w:p w:rsidRPr="00FC1171" w:rsidR="00FC1171" w:rsidP="00FC1171" w:rsidRDefault="00FC1171" w14:paraId="3C961799" w14:textId="77777777">
      <w:pPr>
        <w:pStyle w:val="Bodycopy"/>
        <w:rPr>
          <w:lang w:val="en-GB"/>
        </w:rPr>
      </w:pPr>
    </w:p>
    <w:p w:rsidR="00B454B6" w:rsidP="000F6481" w:rsidRDefault="00B454B6" w14:paraId="08508CDE" w14:textId="77777777">
      <w:pPr>
        <w:pStyle w:val="Heading2"/>
      </w:pPr>
      <w:bookmarkStart w:name="_Toc322953721" w:id="57"/>
      <w:bookmarkStart w:name="_Toc231890036" w:id="58"/>
      <w:bookmarkStart w:name="_Toc218936952" w:id="59"/>
      <w:bookmarkStart w:name="_Toc221702657" w:id="60"/>
      <w:bookmarkStart w:name="_Toc322031353" w:id="61"/>
      <w:bookmarkStart w:name="_Toc450670818" w:id="62"/>
      <w:r w:rsidRPr="2E442796">
        <w:t>Business Driver</w:t>
      </w:r>
      <w:bookmarkEnd w:id="57"/>
      <w:bookmarkEnd w:id="58"/>
      <w:bookmarkEnd w:id="59"/>
      <w:bookmarkEnd w:id="60"/>
      <w:bookmarkEnd w:id="61"/>
      <w:bookmarkEnd w:id="62"/>
    </w:p>
    <w:p w:rsidR="00EE4464" w:rsidP="009216E1" w:rsidRDefault="009216E1" w14:paraId="631ACA8E" w14:textId="08D45BAA">
      <w:pPr>
        <w:pStyle w:val="Bodycopy"/>
        <w:ind w:left="360"/>
        <w:rPr>
          <w:rFonts w:eastAsia="Times New Roman" w:asciiTheme="minorHAnsi" w:hAnsiTheme="minorHAnsi" w:cstheme="minorHAnsi"/>
          <w:sz w:val="24"/>
          <w:szCs w:val="24"/>
        </w:rPr>
      </w:pPr>
      <w:r w:rsidRPr="00DC3035">
        <w:rPr>
          <w:rFonts w:eastAsia="Times New Roman" w:asciiTheme="minorHAnsi" w:hAnsiTheme="minorHAnsi" w:cstheme="minorHAnsi"/>
          <w:sz w:val="24"/>
          <w:szCs w:val="24"/>
        </w:rPr>
        <w:t xml:space="preserve">The CDC is migrating VTrckS from SAP CRM/ECC to S/4HANA to modernize the vaccine ordering and distribution platform. E008 is required because standard S/4HANA sales order Fiori applications (e.g., F3893 - Manage Sales Orders) do not natively support the CDC-specific order workflows, including,CDC-specific business validation integration, role-based cancellation rules differentiating pre- and post-approval permissions for direct ship vs. non-direct ship items, and inline IoH submission during order creation. Without E008, Awardee </w:t>
      </w:r>
      <w:r w:rsidRPr="00DC3035">
        <w:rPr>
          <w:rFonts w:eastAsia="Times New Roman" w:asciiTheme="minorHAnsi" w:hAnsiTheme="minorHAnsi" w:cstheme="minorHAnsi"/>
          <w:sz w:val="24"/>
          <w:szCs w:val="24"/>
        </w:rPr>
        <w:lastRenderedPageBreak/>
        <w:t>users would lack a functional interface to create, manage, search, and cancel provider orders within the new S/4HANA environment. </w:t>
      </w:r>
    </w:p>
    <w:p w:rsidRPr="00DC3035" w:rsidR="00DC3035" w:rsidP="009216E1" w:rsidRDefault="00DC3035" w14:paraId="0F36CADC" w14:textId="77777777">
      <w:pPr>
        <w:pStyle w:val="Bodycopy"/>
        <w:ind w:left="360"/>
        <w:rPr>
          <w:rFonts w:eastAsia="Times New Roman" w:asciiTheme="minorHAnsi" w:hAnsiTheme="minorHAnsi" w:cstheme="minorHAnsi"/>
          <w:sz w:val="24"/>
          <w:szCs w:val="24"/>
        </w:rPr>
      </w:pPr>
    </w:p>
    <w:p w:rsidR="00B454B6" w:rsidP="000F6481" w:rsidRDefault="00B454B6" w14:paraId="6CFF0E60" w14:textId="77777777">
      <w:pPr>
        <w:pStyle w:val="Heading2"/>
      </w:pPr>
      <w:bookmarkStart w:name="_Toc450670820" w:id="63"/>
      <w:bookmarkStart w:name="_Toc236733823" w:id="64"/>
      <w:bookmarkStart w:name="_Toc221702660" w:id="65"/>
      <w:bookmarkStart w:name="_Toc218923774" w:id="66"/>
      <w:bookmarkStart w:name="_Toc450592723" w:id="67"/>
      <w:r w:rsidRPr="005A4C7C">
        <w:t>Business Risks</w:t>
      </w:r>
      <w:bookmarkEnd w:id="63"/>
      <w:bookmarkEnd w:id="64"/>
      <w:bookmarkEnd w:id="65"/>
      <w:bookmarkEnd w:id="66"/>
      <w:bookmarkEnd w:id="67"/>
    </w:p>
    <w:p w:rsidRPr="00DC3035" w:rsidR="007755FB" w:rsidP="007755FB" w:rsidRDefault="007755FB" w14:paraId="2D50A890" w14:textId="3FFECB8A">
      <w:pPr>
        <w:pStyle w:val="Bodycopy"/>
        <w:ind w:left="360"/>
        <w:rPr>
          <w:rFonts w:asciiTheme="minorHAnsi" w:hAnsiTheme="minorHAnsi" w:cstheme="minorHAnsi"/>
          <w:sz w:val="24"/>
          <w:szCs w:val="24"/>
        </w:rPr>
      </w:pPr>
      <w:r w:rsidRPr="00DC3035">
        <w:rPr>
          <w:rFonts w:asciiTheme="minorHAnsi" w:hAnsiTheme="minorHAnsi" w:cstheme="minorHAnsi"/>
          <w:sz w:val="24"/>
          <w:szCs w:val="24"/>
        </w:rPr>
        <w:t>If E008 is not developed, Awardee users will have no Fiori-based interface to create, edit, cancel, search, or display provider orders in S/4HANA, resulting in a complete loss of order management capability for that user population. Failure to implement role-based cancellation controls risks unauthorized order cancellations, leading to incorrect budget releases, and downstream fulfillment discrepancies.</w:t>
      </w:r>
      <w:r w:rsidRPr="00DC3035" w:rsidR="003C2A87">
        <w:rPr>
          <w:rFonts w:asciiTheme="minorHAnsi" w:hAnsiTheme="minorHAnsi" w:cstheme="minorHAnsi"/>
          <w:sz w:val="24"/>
          <w:szCs w:val="24"/>
        </w:rPr>
        <w:t xml:space="preserve"> </w:t>
      </w:r>
      <w:r w:rsidRPr="00DC3035">
        <w:rPr>
          <w:rFonts w:asciiTheme="minorHAnsi" w:hAnsiTheme="minorHAnsi" w:cstheme="minorHAnsi"/>
          <w:sz w:val="24"/>
          <w:szCs w:val="24"/>
        </w:rPr>
        <w:t>Without inline IoH submission during order creation, providers will need to submit IoH through a separate process, increasing manual effort and the risk of inventory data being out of sync with order activity.</w:t>
      </w:r>
      <w:r w:rsidRPr="00DC3035" w:rsidR="003C2A87">
        <w:rPr>
          <w:rFonts w:asciiTheme="minorHAnsi" w:hAnsiTheme="minorHAnsi" w:cstheme="minorHAnsi"/>
          <w:sz w:val="24"/>
          <w:szCs w:val="24"/>
        </w:rPr>
        <w:t xml:space="preserve"> </w:t>
      </w:r>
      <w:r w:rsidRPr="00DC3035" w:rsidR="00E75533">
        <w:rPr>
          <w:rFonts w:asciiTheme="minorHAnsi" w:hAnsiTheme="minorHAnsi" w:cstheme="minorHAnsi"/>
          <w:sz w:val="24"/>
          <w:szCs w:val="24"/>
        </w:rPr>
        <w:t xml:space="preserve">Without </w:t>
      </w:r>
      <w:r w:rsidRPr="00DC3035">
        <w:rPr>
          <w:rFonts w:asciiTheme="minorHAnsi" w:hAnsiTheme="minorHAnsi" w:cstheme="minorHAnsi"/>
          <w:sz w:val="24"/>
          <w:szCs w:val="24"/>
        </w:rPr>
        <w:t>the copy-order functionality will reduce operational efficiency, requiring users to manually re-enter all order data rather than referencing an existing order. </w:t>
      </w:r>
    </w:p>
    <w:p w:rsidRPr="009216E1" w:rsidR="009216E1" w:rsidP="009216E1" w:rsidRDefault="009216E1" w14:paraId="76336053" w14:textId="77777777">
      <w:pPr>
        <w:pStyle w:val="Bodycopy"/>
        <w:rPr>
          <w:lang w:val="en-GB"/>
        </w:rPr>
      </w:pPr>
    </w:p>
    <w:p w:rsidRPr="00FB14A5" w:rsidR="00B454B6" w:rsidP="000F6481" w:rsidRDefault="00B454B6" w14:paraId="55198AF2" w14:textId="5380745A">
      <w:pPr>
        <w:pStyle w:val="Heading2"/>
      </w:pPr>
      <w:bookmarkStart w:name="_Toc450592725" w:id="68"/>
      <w:bookmarkStart w:name="_Toc450670821" w:id="69"/>
      <w:bookmarkStart w:name="_Toc362272808" w:id="70"/>
      <w:bookmarkStart w:name="_Toc221702661" w:id="71"/>
      <w:commentRangeStart w:id="72"/>
      <w:commentRangeStart w:id="73"/>
      <w:r w:rsidRPr="2E442796">
        <w:t xml:space="preserve">Requirements </w:t>
      </w:r>
      <w:commentRangeEnd w:id="72"/>
      <w:r w:rsidRPr="2E442796" w:rsidR="000A2819">
        <w:rPr>
          <w:rStyle w:val="CommentReference"/>
          <w:sz w:val="24"/>
          <w:szCs w:val="24"/>
        </w:rPr>
        <w:commentReference w:id="72"/>
      </w:r>
      <w:commentRangeEnd w:id="73"/>
      <w:r>
        <w:rPr>
          <w:rStyle w:val="CommentReference"/>
        </w:rPr>
        <w:commentReference w:id="73"/>
      </w:r>
      <w:r w:rsidRPr="2E442796">
        <w:t>Traceability Matrix</w:t>
      </w:r>
      <w:bookmarkEnd w:id="68"/>
      <w:bookmarkEnd w:id="69"/>
      <w:bookmarkEnd w:id="70"/>
      <w:bookmarkEnd w:id="71"/>
    </w:p>
    <w:p w:rsidR="00B454B6" w:rsidP="00840847" w:rsidRDefault="00B454B6" w14:paraId="58015BEA" w14:textId="77777777">
      <w:pPr>
        <w:pStyle w:val="Bodycopy"/>
      </w:pPr>
      <w:bookmarkStart w:name="_Toc451362102" w:id="74"/>
    </w:p>
    <w:tbl>
      <w:tblPr>
        <w:tblW w:w="9625" w:type="dxa"/>
        <w:tblLook w:val="04A0" w:firstRow="1" w:lastRow="0" w:firstColumn="1" w:lastColumn="0" w:noHBand="0" w:noVBand="1"/>
      </w:tblPr>
      <w:tblGrid>
        <w:gridCol w:w="1924"/>
        <w:gridCol w:w="2616"/>
        <w:gridCol w:w="5085"/>
        <w:tblGridChange w:id="75">
          <w:tblGrid>
            <w:gridCol w:w="5"/>
            <w:gridCol w:w="1919"/>
            <w:gridCol w:w="5"/>
            <w:gridCol w:w="2611"/>
            <w:gridCol w:w="5"/>
            <w:gridCol w:w="5080"/>
            <w:gridCol w:w="5"/>
          </w:tblGrid>
        </w:tblGridChange>
      </w:tblGrid>
      <w:tr w:rsidRPr="007C2BB2" w:rsidR="007C2BB2" w:rsidTr="007C2BB2" w14:paraId="7214A7E5" w14:textId="77777777">
        <w:trPr>
          <w:trHeight w:val="315"/>
        </w:trPr>
        <w:tc>
          <w:tcPr>
            <w:tcW w:w="1924" w:type="dxa"/>
            <w:tcBorders>
              <w:top w:val="single" w:color="auto" w:sz="4" w:space="0"/>
              <w:left w:val="single" w:color="auto" w:sz="4" w:space="0"/>
              <w:bottom w:val="single" w:color="auto" w:sz="4" w:space="0"/>
              <w:right w:val="single" w:color="auto" w:sz="4" w:space="0"/>
            </w:tcBorders>
            <w:shd w:val="clear" w:color="000000" w:fill="92D050"/>
            <w:vAlign w:val="center"/>
            <w:hideMark/>
          </w:tcPr>
          <w:p w:rsidRPr="007C2BB2" w:rsidR="007C2BB2" w:rsidP="007C2BB2" w:rsidRDefault="007C2BB2" w14:paraId="0C0488B3" w14:textId="77777777">
            <w:pPr>
              <w:spacing w:after="0" w:line="240" w:lineRule="auto"/>
              <w:jc w:val="center"/>
              <w:rPr>
                <w:rFonts w:ascii="Calibri" w:hAnsi="Calibri" w:eastAsia="Times New Roman" w:cs="Calibri"/>
                <w:b/>
                <w:bCs/>
                <w:color w:val="FFFFFF"/>
                <w:lang w:eastAsia="en-US"/>
              </w:rPr>
            </w:pPr>
            <w:r w:rsidRPr="007C2BB2">
              <w:rPr>
                <w:rFonts w:ascii="Calibri" w:hAnsi="Calibri" w:eastAsia="Times New Roman" w:cs="Calibri"/>
                <w:b/>
                <w:bCs/>
                <w:color w:val="FFFFFF" w:themeColor="background1"/>
                <w:lang w:eastAsia="zh-CN"/>
              </w:rPr>
              <w:t>L4 Task ID</w:t>
            </w:r>
          </w:p>
        </w:tc>
        <w:tc>
          <w:tcPr>
            <w:tcW w:w="2616" w:type="dxa"/>
            <w:tcBorders>
              <w:top w:val="single" w:color="auto" w:sz="4" w:space="0"/>
              <w:left w:val="nil"/>
              <w:bottom w:val="single" w:color="auto" w:sz="4" w:space="0"/>
              <w:right w:val="single" w:color="auto" w:sz="4" w:space="0"/>
            </w:tcBorders>
            <w:shd w:val="clear" w:color="000000" w:fill="92D050"/>
            <w:vAlign w:val="center"/>
            <w:hideMark/>
          </w:tcPr>
          <w:p w:rsidRPr="007C2BB2" w:rsidR="007C2BB2" w:rsidP="007C2BB2" w:rsidRDefault="007C2BB2" w14:paraId="24FCF639" w14:textId="77777777">
            <w:pPr>
              <w:spacing w:after="0" w:line="240" w:lineRule="auto"/>
              <w:jc w:val="center"/>
              <w:rPr>
                <w:rFonts w:ascii="Calibri" w:hAnsi="Calibri" w:eastAsia="Times New Roman" w:cs="Calibri"/>
                <w:b/>
                <w:bCs/>
                <w:color w:val="FFFFFF"/>
                <w:lang w:eastAsia="en-US"/>
              </w:rPr>
            </w:pPr>
            <w:r w:rsidRPr="007C2BB2">
              <w:rPr>
                <w:rFonts w:ascii="Calibri" w:hAnsi="Calibri" w:eastAsia="Times New Roman" w:cs="Calibri"/>
                <w:b/>
                <w:bCs/>
                <w:color w:val="FFFFFF" w:themeColor="background1"/>
                <w:lang w:eastAsia="zh-CN"/>
              </w:rPr>
              <w:t>L4 Description</w:t>
            </w:r>
          </w:p>
        </w:tc>
        <w:tc>
          <w:tcPr>
            <w:tcW w:w="5085" w:type="dxa"/>
            <w:tcBorders>
              <w:top w:val="single" w:color="auto" w:sz="4" w:space="0"/>
              <w:left w:val="nil"/>
              <w:bottom w:val="single" w:color="auto" w:sz="4" w:space="0"/>
              <w:right w:val="single" w:color="auto" w:sz="4" w:space="0"/>
            </w:tcBorders>
            <w:shd w:val="clear" w:color="000000" w:fill="92D050"/>
            <w:vAlign w:val="center"/>
            <w:hideMark/>
          </w:tcPr>
          <w:p w:rsidRPr="007C2BB2" w:rsidR="007C2BB2" w:rsidP="007C2BB2" w:rsidRDefault="007C2BB2" w14:paraId="177EAF38" w14:textId="77777777">
            <w:pPr>
              <w:spacing w:after="0" w:line="240" w:lineRule="auto"/>
              <w:jc w:val="center"/>
              <w:rPr>
                <w:rFonts w:ascii="Calibri" w:hAnsi="Calibri" w:eastAsia="Times New Roman" w:cs="Calibri"/>
                <w:b/>
                <w:bCs/>
                <w:color w:val="FFFFFF"/>
                <w:lang w:eastAsia="en-US"/>
              </w:rPr>
            </w:pPr>
            <w:r w:rsidRPr="007C2BB2">
              <w:rPr>
                <w:rFonts w:ascii="Calibri" w:hAnsi="Calibri" w:eastAsia="Times New Roman" w:cs="Calibri"/>
                <w:b/>
                <w:bCs/>
                <w:color w:val="FFFFFF" w:themeColor="background1"/>
                <w:lang w:eastAsia="zh-CN"/>
              </w:rPr>
              <w:t>Description</w:t>
            </w:r>
          </w:p>
        </w:tc>
      </w:tr>
      <w:tr w:rsidRPr="00DC3035" w:rsidR="007C2BB2" w:rsidTr="007C2BB2" w14:paraId="72F3DCA4" w14:textId="77777777">
        <w:trPr>
          <w:trHeight w:val="1020"/>
        </w:trPr>
        <w:tc>
          <w:tcPr>
            <w:tcW w:w="1924" w:type="dxa"/>
            <w:tcBorders>
              <w:top w:val="nil"/>
              <w:left w:val="single" w:color="auto" w:sz="4" w:space="0"/>
              <w:bottom w:val="single" w:color="auto" w:sz="4" w:space="0"/>
              <w:right w:val="single" w:color="auto" w:sz="4" w:space="0"/>
            </w:tcBorders>
            <w:vAlign w:val="center"/>
            <w:hideMark/>
          </w:tcPr>
          <w:p w:rsidRPr="00DC3035" w:rsidR="007C2BB2" w:rsidP="007C2BB2" w:rsidRDefault="007C2BB2" w14:paraId="1D79F102"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SO-010-010-010 </w:t>
            </w:r>
          </w:p>
        </w:tc>
        <w:tc>
          <w:tcPr>
            <w:tcW w:w="2616" w:type="dxa"/>
            <w:tcBorders>
              <w:top w:val="nil"/>
              <w:left w:val="nil"/>
              <w:bottom w:val="single" w:color="auto" w:sz="4" w:space="0"/>
              <w:right w:val="single" w:color="auto" w:sz="4" w:space="0"/>
            </w:tcBorders>
            <w:vAlign w:val="center"/>
            <w:hideMark/>
          </w:tcPr>
          <w:p w:rsidRPr="00DC3035" w:rsidR="007C2BB2" w:rsidP="007C2BB2" w:rsidRDefault="007C2BB2" w14:paraId="6A1F9418"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Copy Existing Vaccine Order </w:t>
            </w:r>
          </w:p>
        </w:tc>
        <w:tc>
          <w:tcPr>
            <w:tcW w:w="5085" w:type="dxa"/>
            <w:tcBorders>
              <w:top w:val="nil"/>
              <w:left w:val="nil"/>
              <w:bottom w:val="single" w:color="auto" w:sz="4" w:space="0"/>
              <w:right w:val="single" w:color="auto" w:sz="4" w:space="0"/>
            </w:tcBorders>
            <w:vAlign w:val="center"/>
            <w:hideMark/>
          </w:tcPr>
          <w:p w:rsidRPr="00DC3035" w:rsidR="007C2BB2" w:rsidP="007C2BB2" w:rsidRDefault="007C2BB2" w14:paraId="588149AA"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A user can create a vaccine order with reference to an existing vaccine order. </w:t>
            </w:r>
          </w:p>
        </w:tc>
      </w:tr>
      <w:tr w:rsidRPr="00DC3035" w:rsidR="007C2BB2" w:rsidTr="007C2BB2" w14:paraId="331B20AF" w14:textId="77777777">
        <w:trPr>
          <w:trHeight w:val="1215"/>
        </w:trPr>
        <w:tc>
          <w:tcPr>
            <w:tcW w:w="1924" w:type="dxa"/>
            <w:tcBorders>
              <w:top w:val="nil"/>
              <w:left w:val="single" w:color="auto" w:sz="4" w:space="0"/>
              <w:bottom w:val="single" w:color="auto" w:sz="4" w:space="0"/>
              <w:right w:val="single" w:color="auto" w:sz="4" w:space="0"/>
            </w:tcBorders>
            <w:vAlign w:val="center"/>
            <w:hideMark/>
          </w:tcPr>
          <w:p w:rsidRPr="00DC3035" w:rsidR="007C2BB2" w:rsidP="007C2BB2" w:rsidRDefault="007C2BB2" w14:paraId="10647046"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SO-010-010-050 </w:t>
            </w:r>
          </w:p>
        </w:tc>
        <w:tc>
          <w:tcPr>
            <w:tcW w:w="2616" w:type="dxa"/>
            <w:tcBorders>
              <w:top w:val="nil"/>
              <w:left w:val="nil"/>
              <w:bottom w:val="single" w:color="auto" w:sz="4" w:space="0"/>
              <w:right w:val="single" w:color="auto" w:sz="4" w:space="0"/>
            </w:tcBorders>
            <w:vAlign w:val="center"/>
            <w:hideMark/>
          </w:tcPr>
          <w:p w:rsidRPr="00DC3035" w:rsidR="007C2BB2" w:rsidP="007C2BB2" w:rsidRDefault="007C2BB2" w14:paraId="7833E818"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Order Entry through Fiori by Awardees </w:t>
            </w:r>
          </w:p>
        </w:tc>
        <w:tc>
          <w:tcPr>
            <w:tcW w:w="5085" w:type="dxa"/>
            <w:tcBorders>
              <w:top w:val="nil"/>
              <w:left w:val="nil"/>
              <w:bottom w:val="single" w:color="auto" w:sz="4" w:space="0"/>
              <w:right w:val="single" w:color="auto" w:sz="4" w:space="0"/>
            </w:tcBorders>
            <w:vAlign w:val="center"/>
            <w:hideMark/>
          </w:tcPr>
          <w:p w:rsidRPr="00DC3035" w:rsidR="007C2BB2" w:rsidP="007C2BB2" w:rsidRDefault="007C2BB2" w14:paraId="7A5BE989"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Orders are interfaced into VTrckS via API. The order will be validated against the spend plan and business validation rules to enforce data quality, eligibility, budget, contract and attribute checks. </w:t>
            </w:r>
          </w:p>
        </w:tc>
      </w:tr>
      <w:tr w:rsidRPr="00DC3035" w:rsidR="00A97058" w:rsidTr="007C2BB2" w14:paraId="0F8FBFBC" w14:textId="77777777">
        <w:trPr>
          <w:trHeight w:val="1215"/>
          <w:ins w:author="Vaddhi, Jigisha Nmn (CDC/NCIRD/OD) (CTR)" w:date="2026-04-20T13:22:00Z" w:id="76"/>
        </w:trPr>
        <w:tc>
          <w:tcPr>
            <w:tcW w:w="1924" w:type="dxa"/>
            <w:tcBorders>
              <w:top w:val="nil"/>
              <w:left w:val="single" w:color="auto" w:sz="4" w:space="0"/>
              <w:bottom w:val="single" w:color="auto" w:sz="4" w:space="0"/>
              <w:right w:val="single" w:color="auto" w:sz="4" w:space="0"/>
            </w:tcBorders>
            <w:vAlign w:val="center"/>
          </w:tcPr>
          <w:p w:rsidRPr="00DC3035" w:rsidR="00A97058" w:rsidP="007C2BB2" w:rsidRDefault="009464BA" w14:paraId="5858DD81" w14:textId="3CA02FF0">
            <w:pPr>
              <w:spacing w:after="0" w:line="240" w:lineRule="auto"/>
              <w:rPr>
                <w:ins w:author="Vaddhi, Jigisha Nmn (CDC/NCIRD/OD) (CTR)" w:date="2026-04-20T13:22:00Z" w16du:dateUtc="2026-04-20T17:22:00Z" w:id="77"/>
                <w:rFonts w:eastAsia="Times New Roman" w:cstheme="minorHAnsi"/>
                <w:color w:val="000000"/>
                <w:lang w:eastAsia="en-US"/>
              </w:rPr>
            </w:pPr>
            <w:ins w:author="Vaddhi, Jigisha Nmn (CDC/NCIRD/OD) (CTR)" w:date="2026-04-20T13:23:00Z" w:id="78">
              <w:r w:rsidRPr="009464BA">
                <w:rPr>
                  <w:rFonts w:eastAsia="Times New Roman" w:cstheme="minorHAnsi"/>
                  <w:color w:val="000000"/>
                  <w:lang w:eastAsia="en-US"/>
                </w:rPr>
                <w:t>SO-010-010-090</w:t>
              </w:r>
            </w:ins>
          </w:p>
        </w:tc>
        <w:tc>
          <w:tcPr>
            <w:tcW w:w="2616" w:type="dxa"/>
            <w:tcBorders>
              <w:top w:val="nil"/>
              <w:left w:val="nil"/>
              <w:bottom w:val="single" w:color="auto" w:sz="4" w:space="0"/>
              <w:right w:val="single" w:color="auto" w:sz="4" w:space="0"/>
            </w:tcBorders>
            <w:vAlign w:val="center"/>
          </w:tcPr>
          <w:p w:rsidRPr="00DC3035" w:rsidR="00A97058" w:rsidP="007C2BB2" w:rsidRDefault="009464BA" w14:paraId="643692C0" w14:textId="45466047">
            <w:pPr>
              <w:spacing w:after="0" w:line="240" w:lineRule="auto"/>
              <w:rPr>
                <w:ins w:author="Vaddhi, Jigisha Nmn (CDC/NCIRD/OD) (CTR)" w:date="2026-04-20T13:22:00Z" w16du:dateUtc="2026-04-20T17:22:00Z" w:id="79"/>
                <w:rFonts w:eastAsia="Times New Roman" w:cstheme="minorHAnsi"/>
                <w:color w:val="000000"/>
                <w:lang w:eastAsia="en-US"/>
              </w:rPr>
            </w:pPr>
            <w:ins w:author="Vaddhi, Jigisha Nmn (CDC/NCIRD/OD) (CTR)" w:date="2026-04-20T13:23:00Z" w:id="80">
              <w:r w:rsidRPr="009464BA">
                <w:rPr>
                  <w:rFonts w:eastAsia="Times New Roman" w:cstheme="minorHAnsi"/>
                  <w:color w:val="000000"/>
                  <w:lang w:eastAsia="en-US"/>
                </w:rPr>
                <w:t>Awardee fixes data issues and resubmits</w:t>
              </w:r>
            </w:ins>
          </w:p>
        </w:tc>
        <w:tc>
          <w:tcPr>
            <w:tcW w:w="5085" w:type="dxa"/>
            <w:tcBorders>
              <w:top w:val="nil"/>
              <w:left w:val="nil"/>
              <w:bottom w:val="single" w:color="auto" w:sz="4" w:space="0"/>
              <w:right w:val="single" w:color="auto" w:sz="4" w:space="0"/>
            </w:tcBorders>
            <w:vAlign w:val="center"/>
          </w:tcPr>
          <w:p w:rsidRPr="00DC3035" w:rsidR="00A97058" w:rsidP="007C2BB2" w:rsidRDefault="009464BA" w14:paraId="1CA8B761" w14:textId="4973FC9C">
            <w:pPr>
              <w:spacing w:after="0" w:line="240" w:lineRule="auto"/>
              <w:rPr>
                <w:ins w:author="Vaddhi, Jigisha Nmn (CDC/NCIRD/OD) (CTR)" w:date="2026-04-20T13:22:00Z" w16du:dateUtc="2026-04-20T17:22:00Z" w:id="81"/>
                <w:rFonts w:eastAsia="Times New Roman" w:cstheme="minorHAnsi"/>
                <w:color w:val="000000"/>
                <w:lang w:eastAsia="en-US"/>
              </w:rPr>
            </w:pPr>
            <w:ins w:author="Vaddhi, Jigisha Nmn (CDC/NCIRD/OD) (CTR)" w:date="2026-04-20T13:23:00Z" w:id="82">
              <w:r w:rsidRPr="009464BA">
                <w:rPr>
                  <w:rFonts w:eastAsia="Times New Roman" w:cstheme="minorHAnsi"/>
                  <w:color w:val="000000"/>
                  <w:lang w:eastAsia="en-US"/>
                </w:rPr>
                <w:t>Once an order has failed (hard stop error) the validation requirements, the data must be corrected. The order will be updated and saved.</w:t>
              </w:r>
            </w:ins>
          </w:p>
        </w:tc>
      </w:tr>
      <w:tr w:rsidRPr="00DC3035" w:rsidR="007C2BB2" w:rsidTr="007C2BB2" w14:paraId="007E8CAD" w14:textId="77777777">
        <w:trPr>
          <w:trHeight w:val="1260"/>
        </w:trPr>
        <w:tc>
          <w:tcPr>
            <w:tcW w:w="1924" w:type="dxa"/>
            <w:tcBorders>
              <w:top w:val="nil"/>
              <w:left w:val="single" w:color="auto" w:sz="4" w:space="0"/>
              <w:bottom w:val="single" w:color="auto" w:sz="4" w:space="0"/>
              <w:right w:val="single" w:color="auto" w:sz="4" w:space="0"/>
            </w:tcBorders>
            <w:vAlign w:val="center"/>
            <w:hideMark/>
          </w:tcPr>
          <w:p w:rsidRPr="00DC3035" w:rsidR="007C2BB2" w:rsidP="007C2BB2" w:rsidRDefault="007C2BB2" w14:paraId="32C1B36A"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SO-010-010-160 </w:t>
            </w:r>
          </w:p>
        </w:tc>
        <w:tc>
          <w:tcPr>
            <w:tcW w:w="2616" w:type="dxa"/>
            <w:tcBorders>
              <w:top w:val="nil"/>
              <w:left w:val="nil"/>
              <w:bottom w:val="single" w:color="auto" w:sz="4" w:space="0"/>
              <w:right w:val="single" w:color="auto" w:sz="4" w:space="0"/>
            </w:tcBorders>
            <w:vAlign w:val="center"/>
            <w:hideMark/>
          </w:tcPr>
          <w:p w:rsidRPr="00DC3035" w:rsidR="007C2BB2" w:rsidP="007C2BB2" w:rsidRDefault="007C2BB2" w14:paraId="4C0CBB2E"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Cancel Provider Order / Line Item </w:t>
            </w:r>
          </w:p>
        </w:tc>
        <w:tc>
          <w:tcPr>
            <w:tcW w:w="5085" w:type="dxa"/>
            <w:tcBorders>
              <w:top w:val="nil"/>
              <w:left w:val="nil"/>
              <w:bottom w:val="single" w:color="auto" w:sz="4" w:space="0"/>
              <w:right w:val="single" w:color="auto" w:sz="4" w:space="0"/>
            </w:tcBorders>
            <w:vAlign w:val="center"/>
            <w:hideMark/>
          </w:tcPr>
          <w:p w:rsidRPr="00DC3035" w:rsidR="007C2BB2" w:rsidP="007C2BB2" w:rsidRDefault="007C2BB2" w14:paraId="1F75AD1A"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User should be able to cancel an order/line item on the Provider Order for General Data that is not completed or cancelled. Cancellation triggers business rules, releases committed budget and SPC allocation, and updates order statuses. Role-based restrictions apply pre- and post-approval. </w:t>
            </w:r>
          </w:p>
        </w:tc>
      </w:tr>
      <w:tr w:rsidRPr="00DC3035" w:rsidR="007C2BB2" w:rsidTr="007C2BB2" w14:paraId="7AEAD75C" w14:textId="77777777">
        <w:trPr>
          <w:trHeight w:val="1340"/>
        </w:trPr>
        <w:tc>
          <w:tcPr>
            <w:tcW w:w="1924" w:type="dxa"/>
            <w:tcBorders>
              <w:top w:val="nil"/>
              <w:left w:val="single" w:color="auto" w:sz="4" w:space="0"/>
              <w:bottom w:val="single" w:color="auto" w:sz="4" w:space="0"/>
              <w:right w:val="single" w:color="auto" w:sz="4" w:space="0"/>
            </w:tcBorders>
            <w:vAlign w:val="center"/>
            <w:hideMark/>
          </w:tcPr>
          <w:p w:rsidRPr="00DC3035" w:rsidR="007C2BB2" w:rsidP="007C2BB2" w:rsidRDefault="007C2BB2" w14:paraId="11E76E3D"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SO-010-010-260 </w:t>
            </w:r>
          </w:p>
        </w:tc>
        <w:tc>
          <w:tcPr>
            <w:tcW w:w="2616" w:type="dxa"/>
            <w:tcBorders>
              <w:top w:val="nil"/>
              <w:left w:val="nil"/>
              <w:bottom w:val="single" w:color="auto" w:sz="4" w:space="0"/>
              <w:right w:val="single" w:color="auto" w:sz="4" w:space="0"/>
            </w:tcBorders>
            <w:vAlign w:val="center"/>
            <w:hideMark/>
          </w:tcPr>
          <w:p w:rsidRPr="00DC3035" w:rsidR="007C2BB2" w:rsidP="007C2BB2" w:rsidRDefault="007C2BB2" w14:paraId="767CE623"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Search/List Provider Order </w:t>
            </w:r>
          </w:p>
        </w:tc>
        <w:tc>
          <w:tcPr>
            <w:tcW w:w="5085" w:type="dxa"/>
            <w:tcBorders>
              <w:top w:val="nil"/>
              <w:left w:val="nil"/>
              <w:bottom w:val="single" w:color="auto" w:sz="4" w:space="0"/>
              <w:right w:val="single" w:color="auto" w:sz="4" w:space="0"/>
            </w:tcBorders>
            <w:vAlign w:val="center"/>
            <w:hideMark/>
          </w:tcPr>
          <w:p w:rsidRPr="00DC3035" w:rsidR="007C2BB2" w:rsidP="007C2BB2" w:rsidRDefault="007C2BB2" w14:paraId="3095B91A"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The user should be able to search and list provider orders using different fields such as Provider PIN, NDC Code, Provider Order Number. This applies to all orders, not just completed ones. </w:t>
            </w:r>
          </w:p>
        </w:tc>
      </w:tr>
      <w:tr w:rsidRPr="00DC3035" w:rsidR="007C2BB2" w:rsidTr="007C2BB2" w14:paraId="098A60DE" w14:textId="77777777">
        <w:trPr>
          <w:trHeight w:val="980"/>
        </w:trPr>
        <w:tc>
          <w:tcPr>
            <w:tcW w:w="1924" w:type="dxa"/>
            <w:tcBorders>
              <w:top w:val="nil"/>
              <w:left w:val="single" w:color="auto" w:sz="4" w:space="0"/>
              <w:bottom w:val="single" w:color="auto" w:sz="4" w:space="0"/>
              <w:right w:val="single" w:color="auto" w:sz="4" w:space="0"/>
            </w:tcBorders>
            <w:vAlign w:val="center"/>
            <w:hideMark/>
          </w:tcPr>
          <w:p w:rsidRPr="00DC3035" w:rsidR="007C2BB2" w:rsidP="007C2BB2" w:rsidRDefault="007C2BB2" w14:paraId="1E54D81D"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lastRenderedPageBreak/>
              <w:t>SO-010-010-270 </w:t>
            </w:r>
          </w:p>
        </w:tc>
        <w:tc>
          <w:tcPr>
            <w:tcW w:w="2616" w:type="dxa"/>
            <w:tcBorders>
              <w:top w:val="nil"/>
              <w:left w:val="nil"/>
              <w:bottom w:val="single" w:color="auto" w:sz="4" w:space="0"/>
              <w:right w:val="single" w:color="auto" w:sz="4" w:space="0"/>
            </w:tcBorders>
            <w:vAlign w:val="center"/>
            <w:hideMark/>
          </w:tcPr>
          <w:p w:rsidRPr="00DC3035" w:rsidR="007C2BB2" w:rsidP="007C2BB2" w:rsidRDefault="007C2BB2" w14:paraId="37F39565"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Display Provider Order </w:t>
            </w:r>
          </w:p>
        </w:tc>
        <w:tc>
          <w:tcPr>
            <w:tcW w:w="5085" w:type="dxa"/>
            <w:tcBorders>
              <w:top w:val="nil"/>
              <w:left w:val="nil"/>
              <w:bottom w:val="single" w:color="auto" w:sz="4" w:space="0"/>
              <w:right w:val="single" w:color="auto" w:sz="4" w:space="0"/>
            </w:tcBorders>
            <w:vAlign w:val="center"/>
            <w:hideMark/>
          </w:tcPr>
          <w:p w:rsidRPr="00DC3035" w:rsidR="007C2BB2" w:rsidP="007C2BB2" w:rsidRDefault="007C2BB2" w14:paraId="16B71AC3"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User should be able to display the provider order to see all details, such as partner functions (sold-to, ship-to), NDCs, and quantity ordered. This applies to all orders, not just completed ones. </w:t>
            </w:r>
          </w:p>
        </w:tc>
      </w:tr>
      <w:tr w:rsidRPr="00DC3035" w:rsidR="007C2BB2" w:rsidTr="00627559" w14:paraId="023A8060" w14:textId="77777777">
        <w:tblPrEx>
          <w:tblW w:w="9625" w:type="dxa"/>
          <w:tblPrExChange w:author="Vaddhi, Jigisha Nmn (CDC/NCIRD/OD) (CTR)" w:date="2026-04-28T16:33:00Z" w16du:dateUtc="2026-04-28T20:33:00Z" w:id="83">
            <w:tblPrEx>
              <w:tblW w:w="9625" w:type="dxa"/>
            </w:tblPrEx>
          </w:tblPrExChange>
        </w:tblPrEx>
        <w:trPr>
          <w:trHeight w:val="1700"/>
          <w:trPrChange w:author="Vaddhi, Jigisha Nmn (CDC/NCIRD/OD) (CTR)" w:date="2026-04-28T16:33:00Z" w16du:dateUtc="2026-04-28T20:33:00Z" w:id="84">
            <w:trPr>
              <w:gridAfter w:val="0"/>
              <w:trHeight w:val="1700"/>
            </w:trPr>
          </w:trPrChange>
        </w:trPr>
        <w:tc>
          <w:tcPr>
            <w:tcW w:w="1924" w:type="dxa"/>
            <w:tcBorders>
              <w:top w:val="nil"/>
              <w:left w:val="single" w:color="auto" w:sz="4" w:space="0"/>
              <w:bottom w:val="nil"/>
              <w:right w:val="single" w:color="auto" w:sz="4" w:space="0"/>
            </w:tcBorders>
            <w:vAlign w:val="center"/>
            <w:hideMark/>
            <w:tcPrChange w:author="Vaddhi, Jigisha Nmn (CDC/NCIRD/OD) (CTR)" w:date="2026-04-28T16:33:00Z" w16du:dateUtc="2026-04-28T20:33:00Z" w:id="85">
              <w:tcPr>
                <w:tcW w:w="1924" w:type="dxa"/>
                <w:gridSpan w:val="2"/>
                <w:tcBorders>
                  <w:top w:val="nil"/>
                  <w:left w:val="single" w:color="auto" w:sz="4" w:space="0"/>
                  <w:bottom w:val="single" w:color="auto" w:sz="4" w:space="0"/>
                  <w:right w:val="single" w:color="auto" w:sz="4" w:space="0"/>
                </w:tcBorders>
                <w:vAlign w:val="center"/>
                <w:hideMark/>
              </w:tcPr>
            </w:tcPrChange>
          </w:tcPr>
          <w:p w:rsidRPr="00DC3035" w:rsidR="007C2BB2" w:rsidP="007C2BB2" w:rsidRDefault="007C2BB2" w14:paraId="1CB2D6B4"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SO-010-030-030 </w:t>
            </w:r>
          </w:p>
        </w:tc>
        <w:tc>
          <w:tcPr>
            <w:tcW w:w="2616" w:type="dxa"/>
            <w:tcBorders>
              <w:top w:val="nil"/>
              <w:left w:val="nil"/>
              <w:bottom w:val="nil"/>
              <w:right w:val="single" w:color="auto" w:sz="4" w:space="0"/>
            </w:tcBorders>
            <w:vAlign w:val="center"/>
            <w:hideMark/>
            <w:tcPrChange w:author="Vaddhi, Jigisha Nmn (CDC/NCIRD/OD) (CTR)" w:date="2026-04-28T16:33:00Z" w16du:dateUtc="2026-04-28T20:33:00Z" w:id="86">
              <w:tcPr>
                <w:tcW w:w="2616" w:type="dxa"/>
                <w:gridSpan w:val="2"/>
                <w:tcBorders>
                  <w:top w:val="nil"/>
                  <w:left w:val="nil"/>
                  <w:bottom w:val="single" w:color="auto" w:sz="4" w:space="0"/>
                  <w:right w:val="single" w:color="auto" w:sz="4" w:space="0"/>
                </w:tcBorders>
                <w:vAlign w:val="center"/>
                <w:hideMark/>
              </w:tcPr>
            </w:tcPrChange>
          </w:tcPr>
          <w:p w:rsidRPr="00DC3035" w:rsidR="007C2BB2" w:rsidP="007C2BB2" w:rsidRDefault="007C2BB2" w14:paraId="13E377C2"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Submit IoH when creating the provider order in Fiori </w:t>
            </w:r>
          </w:p>
        </w:tc>
        <w:tc>
          <w:tcPr>
            <w:tcW w:w="5085" w:type="dxa"/>
            <w:tcBorders>
              <w:top w:val="nil"/>
              <w:left w:val="nil"/>
              <w:bottom w:val="nil"/>
              <w:right w:val="single" w:color="auto" w:sz="4" w:space="0"/>
            </w:tcBorders>
            <w:vAlign w:val="center"/>
            <w:hideMark/>
            <w:tcPrChange w:author="Vaddhi, Jigisha Nmn (CDC/NCIRD/OD) (CTR)" w:date="2026-04-28T16:33:00Z" w16du:dateUtc="2026-04-28T20:33:00Z" w:id="87">
              <w:tcPr>
                <w:tcW w:w="5085" w:type="dxa"/>
                <w:gridSpan w:val="2"/>
                <w:tcBorders>
                  <w:top w:val="nil"/>
                  <w:left w:val="nil"/>
                  <w:bottom w:val="single" w:color="auto" w:sz="4" w:space="0"/>
                  <w:right w:val="single" w:color="auto" w:sz="4" w:space="0"/>
                </w:tcBorders>
                <w:vAlign w:val="center"/>
                <w:hideMark/>
              </w:tcPr>
            </w:tcPrChange>
          </w:tcPr>
          <w:p w:rsidRPr="00DC3035" w:rsidR="007C2BB2" w:rsidP="007C2BB2" w:rsidRDefault="007C2BB2" w14:paraId="18760214" w14:textId="77777777">
            <w:pPr>
              <w:spacing w:after="0" w:line="240" w:lineRule="auto"/>
              <w:rPr>
                <w:rFonts w:eastAsia="Times New Roman" w:cstheme="minorHAnsi"/>
                <w:color w:val="000000"/>
                <w:lang w:eastAsia="en-US"/>
              </w:rPr>
            </w:pPr>
            <w:r w:rsidRPr="00DC3035">
              <w:rPr>
                <w:rFonts w:eastAsia="Times New Roman" w:cstheme="minorHAnsi"/>
                <w:color w:val="000000"/>
                <w:lang w:eastAsia="en-US"/>
              </w:rPr>
              <w:t>When creating a provider order, the IoH for that provider can be updated. Consignment stock pre-populates IoH with NDC, Lot Number, Qty, and Expiration Date. IoH is created with status "Submitted." </w:t>
            </w:r>
          </w:p>
        </w:tc>
      </w:tr>
      <w:tr w:rsidRPr="00DC3035" w:rsidR="00627559" w:rsidTr="007C2BB2" w14:paraId="2DCDA963" w14:textId="77777777">
        <w:trPr>
          <w:trHeight w:val="1700"/>
          <w:ins w:author="Vaddhi, Jigisha Nmn (CDC/NCIRD/OD) (CTR)" w:date="2026-04-20T23:06:00Z" w:id="88"/>
        </w:trPr>
        <w:tc>
          <w:tcPr>
            <w:tcW w:w="1924" w:type="dxa"/>
            <w:tcBorders>
              <w:top w:val="nil"/>
              <w:left w:val="single" w:color="auto" w:sz="4" w:space="0"/>
              <w:bottom w:val="single" w:color="auto" w:sz="4" w:space="0"/>
              <w:right w:val="single" w:color="auto" w:sz="4" w:space="0"/>
            </w:tcBorders>
            <w:vAlign w:val="center"/>
          </w:tcPr>
          <w:p w:rsidR="003005CA" w:rsidP="003005CA" w:rsidRDefault="003005CA" w14:paraId="69046DC1" w14:textId="77777777">
            <w:pPr>
              <w:spacing w:line="240" w:lineRule="auto"/>
              <w:rPr>
                <w:ins w:author="Vaddhi, Jigisha Nmn (CDC/NCIRD/OD) (CTR)" w:date="2026-04-20T23:06:00Z" w16du:dateUtc="2026-04-21T03:06:00Z" w:id="89"/>
                <w:rFonts w:ascii="Aptos Narrow" w:hAnsi="Aptos Narrow" w:eastAsia="Times New Roman"/>
                <w:color w:val="000000"/>
                <w:sz w:val="22"/>
                <w:szCs w:val="22"/>
                <w:lang w:eastAsia="en-US"/>
              </w:rPr>
            </w:pPr>
            <w:ins w:author="Vaddhi, Jigisha Nmn (CDC/NCIRD/OD) (CTR)" w:date="2026-04-20T23:06:00Z" w16du:dateUtc="2026-04-21T03:06:00Z" w:id="90">
              <w:r>
                <w:rPr>
                  <w:rFonts w:ascii="Aptos Narrow" w:hAnsi="Aptos Narrow"/>
                  <w:color w:val="000000"/>
                  <w:sz w:val="22"/>
                  <w:szCs w:val="22"/>
                </w:rPr>
                <w:t>SO-020-010-020</w:t>
              </w:r>
            </w:ins>
          </w:p>
          <w:p w:rsidRPr="00DC3035" w:rsidR="00627559" w:rsidP="007C2BB2" w:rsidRDefault="00627559" w14:paraId="0D65BD52" w14:textId="77777777">
            <w:pPr>
              <w:spacing w:after="0" w:line="240" w:lineRule="auto"/>
              <w:rPr>
                <w:ins w:author="Vaddhi, Jigisha Nmn (CDC/NCIRD/OD) (CTR)" w:date="2026-04-20T23:06:00Z" w16du:dateUtc="2026-04-21T03:06:00Z" w:id="91"/>
                <w:rFonts w:eastAsia="Times New Roman" w:cstheme="minorHAnsi"/>
                <w:color w:val="000000"/>
                <w:lang w:eastAsia="en-US"/>
              </w:rPr>
            </w:pPr>
          </w:p>
        </w:tc>
        <w:tc>
          <w:tcPr>
            <w:tcW w:w="2616" w:type="dxa"/>
            <w:tcBorders>
              <w:top w:val="nil"/>
              <w:left w:val="nil"/>
              <w:bottom w:val="single" w:color="auto" w:sz="4" w:space="0"/>
              <w:right w:val="single" w:color="auto" w:sz="4" w:space="0"/>
            </w:tcBorders>
            <w:vAlign w:val="center"/>
          </w:tcPr>
          <w:p w:rsidR="003005CA" w:rsidP="003005CA" w:rsidRDefault="003005CA" w14:paraId="2D8F8669" w14:textId="77777777">
            <w:pPr>
              <w:spacing w:line="240" w:lineRule="auto"/>
              <w:rPr>
                <w:ins w:author="Vaddhi, Jigisha Nmn (CDC/NCIRD/OD) (CTR)" w:date="2026-04-20T23:06:00Z" w16du:dateUtc="2026-04-21T03:06:00Z" w:id="92"/>
                <w:rFonts w:ascii="Aptos Narrow" w:hAnsi="Aptos Narrow" w:eastAsia="Times New Roman"/>
                <w:color w:val="000000"/>
                <w:sz w:val="22"/>
                <w:szCs w:val="22"/>
                <w:lang w:eastAsia="en-US"/>
              </w:rPr>
            </w:pPr>
            <w:ins w:author="Vaddhi, Jigisha Nmn (CDC/NCIRD/OD) (CTR)" w:date="2026-04-20T23:06:00Z" w16du:dateUtc="2026-04-21T03:06:00Z" w:id="93">
              <w:r>
                <w:rPr>
                  <w:rFonts w:ascii="Aptos Narrow" w:hAnsi="Aptos Narrow"/>
                  <w:color w:val="000000"/>
                  <w:sz w:val="22"/>
                  <w:szCs w:val="22"/>
                </w:rPr>
                <w:t>Create a replacement order from a sales order</w:t>
              </w:r>
            </w:ins>
          </w:p>
          <w:p w:rsidRPr="00DC3035" w:rsidR="00627559" w:rsidP="007C2BB2" w:rsidRDefault="00627559" w14:paraId="131C9D47" w14:textId="77777777">
            <w:pPr>
              <w:spacing w:after="0" w:line="240" w:lineRule="auto"/>
              <w:rPr>
                <w:ins w:author="Vaddhi, Jigisha Nmn (CDC/NCIRD/OD) (CTR)" w:date="2026-04-20T23:06:00Z" w16du:dateUtc="2026-04-21T03:06:00Z" w:id="94"/>
                <w:rFonts w:eastAsia="Times New Roman" w:cstheme="minorHAnsi"/>
                <w:color w:val="000000"/>
                <w:lang w:eastAsia="en-US"/>
              </w:rPr>
            </w:pPr>
          </w:p>
        </w:tc>
        <w:tc>
          <w:tcPr>
            <w:tcW w:w="5085" w:type="dxa"/>
            <w:tcBorders>
              <w:top w:val="nil"/>
              <w:left w:val="nil"/>
              <w:bottom w:val="single" w:color="auto" w:sz="4" w:space="0"/>
              <w:right w:val="single" w:color="auto" w:sz="4" w:space="0"/>
            </w:tcBorders>
            <w:vAlign w:val="center"/>
          </w:tcPr>
          <w:p w:rsidR="003005CA" w:rsidP="003005CA" w:rsidRDefault="003005CA" w14:paraId="76BCFF3C" w14:textId="77777777">
            <w:pPr>
              <w:spacing w:line="240" w:lineRule="auto"/>
              <w:rPr>
                <w:ins w:author="Vaddhi, Jigisha Nmn (CDC/NCIRD/OD) (CTR)" w:date="2026-04-20T23:07:00Z" w16du:dateUtc="2026-04-21T03:07:00Z" w:id="95"/>
                <w:rFonts w:ascii="Aptos Narrow" w:hAnsi="Aptos Narrow" w:eastAsia="Times New Roman"/>
                <w:color w:val="000000"/>
                <w:sz w:val="22"/>
                <w:szCs w:val="22"/>
                <w:lang w:eastAsia="en-US"/>
              </w:rPr>
            </w:pPr>
            <w:ins w:author="Vaddhi, Jigisha Nmn (CDC/NCIRD/OD) (CTR)" w:date="2026-04-20T23:07:00Z" w16du:dateUtc="2026-04-21T03:07:00Z" w:id="96">
              <w:r>
                <w:rPr>
                  <w:rFonts w:ascii="Aptos Narrow" w:hAnsi="Aptos Narrow"/>
                  <w:color w:val="000000"/>
                  <w:sz w:val="22"/>
                  <w:szCs w:val="22"/>
                </w:rPr>
                <w:t>CDC users initiate a replacement order by directly referencing a provider (sales) order. This process skips budget validations and does not affect the awardee’s financial balances.</w:t>
              </w:r>
            </w:ins>
          </w:p>
          <w:p w:rsidRPr="00DC3035" w:rsidR="00627559" w:rsidP="007C2BB2" w:rsidRDefault="00627559" w14:paraId="4BCA5FE5" w14:textId="77777777">
            <w:pPr>
              <w:spacing w:after="0" w:line="240" w:lineRule="auto"/>
              <w:rPr>
                <w:ins w:author="Vaddhi, Jigisha Nmn (CDC/NCIRD/OD) (CTR)" w:date="2026-04-20T23:06:00Z" w16du:dateUtc="2026-04-21T03:06:00Z" w:id="97"/>
                <w:rFonts w:eastAsia="Times New Roman" w:cstheme="minorHAnsi"/>
                <w:color w:val="000000"/>
                <w:lang w:eastAsia="en-US"/>
              </w:rPr>
            </w:pPr>
          </w:p>
        </w:tc>
      </w:tr>
      <w:tr w:rsidRPr="00DC3035" w:rsidR="00627559" w:rsidTr="007C2BB2" w14:paraId="101C0008" w14:textId="77777777">
        <w:trPr>
          <w:trHeight w:val="1700"/>
          <w:ins w:author="Vaddhi, Jigisha Nmn (CDC/NCIRD/OD) (CTR)" w:date="2026-04-20T23:06:00Z" w:id="98"/>
        </w:trPr>
        <w:tc>
          <w:tcPr>
            <w:tcW w:w="1924" w:type="dxa"/>
            <w:tcBorders>
              <w:top w:val="nil"/>
              <w:left w:val="single" w:color="auto" w:sz="4" w:space="0"/>
              <w:bottom w:val="single" w:color="auto" w:sz="4" w:space="0"/>
              <w:right w:val="single" w:color="auto" w:sz="4" w:space="0"/>
            </w:tcBorders>
            <w:vAlign w:val="center"/>
          </w:tcPr>
          <w:p w:rsidRPr="00DC3035" w:rsidR="00627559" w:rsidP="007C2BB2" w:rsidRDefault="003005CA" w14:paraId="0F6A6E12" w14:textId="3B45AB67">
            <w:pPr>
              <w:spacing w:after="0" w:line="240" w:lineRule="auto"/>
              <w:rPr>
                <w:ins w:author="Vaddhi, Jigisha Nmn (CDC/NCIRD/OD) (CTR)" w:date="2026-04-20T23:06:00Z" w16du:dateUtc="2026-04-21T03:06:00Z" w:id="99"/>
                <w:rFonts w:eastAsia="Times New Roman" w:cstheme="minorHAnsi"/>
                <w:color w:val="000000"/>
                <w:lang w:eastAsia="en-US"/>
              </w:rPr>
            </w:pPr>
            <w:ins w:author="Vaddhi, Jigisha Nmn (CDC/NCIRD/OD) (CTR)" w:date="2026-04-20T23:07:00Z" w:id="100">
              <w:r w:rsidRPr="003005CA">
                <w:rPr>
                  <w:rFonts w:eastAsia="Times New Roman" w:cstheme="minorHAnsi"/>
                  <w:color w:val="000000"/>
                  <w:lang w:eastAsia="en-US"/>
                </w:rPr>
                <w:t>RW-010-010-010</w:t>
              </w:r>
            </w:ins>
          </w:p>
        </w:tc>
        <w:tc>
          <w:tcPr>
            <w:tcW w:w="2616" w:type="dxa"/>
            <w:tcBorders>
              <w:top w:val="nil"/>
              <w:left w:val="nil"/>
              <w:bottom w:val="single" w:color="auto" w:sz="4" w:space="0"/>
              <w:right w:val="single" w:color="auto" w:sz="4" w:space="0"/>
            </w:tcBorders>
            <w:vAlign w:val="center"/>
          </w:tcPr>
          <w:p w:rsidR="000F464D" w:rsidP="000F464D" w:rsidRDefault="000F464D" w14:paraId="7946734E" w14:textId="77777777">
            <w:pPr>
              <w:spacing w:line="240" w:lineRule="auto"/>
              <w:rPr>
                <w:ins w:author="Vaddhi, Jigisha Nmn (CDC/NCIRD/OD) (CTR)" w:date="2026-04-20T23:07:00Z" w16du:dateUtc="2026-04-21T03:07:00Z" w:id="101"/>
                <w:rFonts w:ascii="Aptos Narrow" w:hAnsi="Aptos Narrow" w:eastAsia="Times New Roman"/>
                <w:color w:val="000000"/>
                <w:sz w:val="22"/>
                <w:szCs w:val="22"/>
                <w:lang w:eastAsia="en-US"/>
              </w:rPr>
            </w:pPr>
            <w:ins w:author="Vaddhi, Jigisha Nmn (CDC/NCIRD/OD) (CTR)" w:date="2026-04-20T23:07:00Z" w16du:dateUtc="2026-04-21T03:07:00Z" w:id="102">
              <w:r>
                <w:rPr>
                  <w:rFonts w:ascii="Aptos Narrow" w:hAnsi="Aptos Narrow"/>
                  <w:color w:val="000000"/>
                  <w:sz w:val="22"/>
                  <w:szCs w:val="22"/>
                </w:rPr>
                <w:t>Create Return Order with Reference to Provider Order</w:t>
              </w:r>
            </w:ins>
          </w:p>
          <w:p w:rsidRPr="00DC3035" w:rsidR="00627559" w:rsidP="007C2BB2" w:rsidRDefault="00627559" w14:paraId="010D57E6" w14:textId="77777777">
            <w:pPr>
              <w:spacing w:after="0" w:line="240" w:lineRule="auto"/>
              <w:rPr>
                <w:ins w:author="Vaddhi, Jigisha Nmn (CDC/NCIRD/OD) (CTR)" w:date="2026-04-20T23:06:00Z" w16du:dateUtc="2026-04-21T03:06:00Z" w:id="103"/>
                <w:rFonts w:eastAsia="Times New Roman" w:cstheme="minorHAnsi"/>
                <w:color w:val="000000"/>
                <w:lang w:eastAsia="en-US"/>
              </w:rPr>
            </w:pPr>
          </w:p>
        </w:tc>
        <w:tc>
          <w:tcPr>
            <w:tcW w:w="5085" w:type="dxa"/>
            <w:tcBorders>
              <w:top w:val="nil"/>
              <w:left w:val="nil"/>
              <w:bottom w:val="single" w:color="auto" w:sz="4" w:space="0"/>
              <w:right w:val="single" w:color="auto" w:sz="4" w:space="0"/>
            </w:tcBorders>
            <w:vAlign w:val="center"/>
          </w:tcPr>
          <w:p w:rsidR="000F464D" w:rsidP="000F464D" w:rsidRDefault="000F464D" w14:paraId="340791FD" w14:textId="77777777">
            <w:pPr>
              <w:spacing w:line="240" w:lineRule="auto"/>
              <w:rPr>
                <w:ins w:author="Vaddhi, Jigisha Nmn (CDC/NCIRD/OD) (CTR)" w:date="2026-04-20T23:07:00Z" w16du:dateUtc="2026-04-21T03:07:00Z" w:id="104"/>
                <w:rFonts w:ascii="Aptos Narrow" w:hAnsi="Aptos Narrow" w:eastAsia="Times New Roman"/>
                <w:color w:val="000000"/>
                <w:sz w:val="22"/>
                <w:szCs w:val="22"/>
                <w:lang w:eastAsia="en-US"/>
              </w:rPr>
            </w:pPr>
            <w:ins w:author="Vaddhi, Jigisha Nmn (CDC/NCIRD/OD) (CTR)" w:date="2026-04-20T23:07:00Z" w16du:dateUtc="2026-04-21T03:07:00Z" w:id="105">
              <w:r>
                <w:rPr>
                  <w:rFonts w:ascii="Aptos Narrow" w:hAnsi="Aptos Narrow"/>
                  <w:color w:val="000000"/>
                  <w:sz w:val="22"/>
                  <w:szCs w:val="22"/>
                </w:rPr>
                <w:t>A user can create a return order with reference to an existing Provider order.</w:t>
              </w:r>
            </w:ins>
          </w:p>
          <w:p w:rsidRPr="00DC3035" w:rsidR="00627559" w:rsidP="007C2BB2" w:rsidRDefault="00627559" w14:paraId="77F1BE3C" w14:textId="77777777">
            <w:pPr>
              <w:spacing w:after="0" w:line="240" w:lineRule="auto"/>
              <w:rPr>
                <w:ins w:author="Vaddhi, Jigisha Nmn (CDC/NCIRD/OD) (CTR)" w:date="2026-04-20T23:06:00Z" w16du:dateUtc="2026-04-21T03:06:00Z" w:id="106"/>
                <w:rFonts w:eastAsia="Times New Roman" w:cstheme="minorHAnsi"/>
                <w:color w:val="000000"/>
                <w:lang w:eastAsia="en-US"/>
              </w:rPr>
            </w:pPr>
          </w:p>
        </w:tc>
      </w:tr>
    </w:tbl>
    <w:p w:rsidRPr="00DC3035" w:rsidR="007C2BB2" w:rsidP="00840847" w:rsidRDefault="007C2BB2" w14:paraId="7BA4C8E5" w14:textId="73AF1CC8">
      <w:pPr>
        <w:pStyle w:val="Bodycopy"/>
        <w:rPr>
          <w:rFonts w:asciiTheme="minorHAnsi" w:hAnsiTheme="minorHAnsi" w:cstheme="minorHAnsi"/>
          <w:sz w:val="24"/>
          <w:szCs w:val="24"/>
        </w:rPr>
      </w:pPr>
    </w:p>
    <w:p w:rsidR="00B454B6" w:rsidP="000F6481" w:rsidRDefault="00B454B6" w14:paraId="6AE5BFCF" w14:textId="77777777">
      <w:pPr>
        <w:pStyle w:val="Heading2"/>
      </w:pPr>
      <w:bookmarkStart w:name="_Toc221702663" w:id="107"/>
      <w:bookmarkStart w:name="_Toc451362103" w:id="108"/>
      <w:bookmarkEnd w:id="74"/>
      <w:r w:rsidRPr="2E442796">
        <w:t>Assumptions</w:t>
      </w:r>
      <w:bookmarkEnd w:id="107"/>
      <w:bookmarkEnd w:id="108"/>
    </w:p>
    <w:p w:rsidRPr="00DC3035" w:rsidR="006D4BFF" w:rsidP="009719B8" w:rsidRDefault="006D4BFF" w14:paraId="12285247" w14:textId="77777777">
      <w:pPr>
        <w:pStyle w:val="Bodycopy"/>
        <w:numPr>
          <w:ilvl w:val="0"/>
          <w:numId w:val="11"/>
        </w:numPr>
        <w:rPr>
          <w:rFonts w:asciiTheme="minorHAnsi" w:hAnsiTheme="minorHAnsi" w:cstheme="minorHAnsi"/>
          <w:sz w:val="24"/>
          <w:szCs w:val="24"/>
        </w:rPr>
      </w:pPr>
      <w:r w:rsidRPr="00DC3035">
        <w:rPr>
          <w:rFonts w:asciiTheme="minorHAnsi" w:hAnsiTheme="minorHAnsi" w:cstheme="minorHAnsi"/>
          <w:sz w:val="24"/>
          <w:szCs w:val="24"/>
        </w:rPr>
        <w:t>The S/4HANA Sales Order document type and status profile configuration for provider orders will be completed prior to E008 development. The VTrckS Vaccine Request maps to an S/4HANA Sales Order. </w:t>
      </w:r>
    </w:p>
    <w:p w:rsidRPr="00DC3035" w:rsidR="006D4BFF" w:rsidP="009719B8" w:rsidRDefault="006D4BFF" w14:paraId="2FE9186E" w14:textId="035960F1">
      <w:pPr>
        <w:pStyle w:val="Bodycopy"/>
        <w:numPr>
          <w:ilvl w:val="0"/>
          <w:numId w:val="12"/>
        </w:numPr>
        <w:rPr>
          <w:rFonts w:asciiTheme="minorHAnsi" w:hAnsiTheme="minorHAnsi" w:cstheme="minorHAnsi"/>
          <w:sz w:val="24"/>
          <w:szCs w:val="24"/>
        </w:rPr>
      </w:pPr>
      <w:r w:rsidRPr="00DC3035">
        <w:rPr>
          <w:rFonts w:asciiTheme="minorHAnsi" w:hAnsiTheme="minorHAnsi" w:cstheme="minorHAnsi"/>
          <w:sz w:val="24"/>
          <w:szCs w:val="24"/>
        </w:rPr>
        <w:t>Business validation rules (order save validations) are defined and implemented in E006. E008 will reference E006 validation logic during order creation and cancellation events. </w:t>
      </w:r>
    </w:p>
    <w:p w:rsidRPr="00DC3035" w:rsidR="006D4BFF" w:rsidP="009719B8" w:rsidRDefault="006D4BFF" w14:paraId="1C5AF500" w14:textId="77777777">
      <w:pPr>
        <w:pStyle w:val="Bodycopy"/>
        <w:numPr>
          <w:ilvl w:val="0"/>
          <w:numId w:val="13"/>
        </w:numPr>
        <w:rPr>
          <w:rFonts w:asciiTheme="minorHAnsi" w:hAnsiTheme="minorHAnsi" w:cstheme="minorHAnsi"/>
          <w:sz w:val="24"/>
          <w:szCs w:val="24"/>
        </w:rPr>
      </w:pPr>
      <w:r w:rsidRPr="00DC3035">
        <w:rPr>
          <w:rFonts w:asciiTheme="minorHAnsi" w:hAnsiTheme="minorHAnsi" w:cstheme="minorHAnsi"/>
          <w:sz w:val="24"/>
          <w:szCs w:val="24"/>
        </w:rPr>
        <w:t>The mandatory partner functions for provider orders (Sold-to Party, Bill-to Party, Ship-to Party, Payer, Contact Person, Employee Responsible) will be configured in S/4HANA. Grantee maps to Sales Office, and Vendor maps to Plant—neither requires a partner function. </w:t>
      </w:r>
    </w:p>
    <w:p w:rsidRPr="00DC3035" w:rsidR="006D4BFF" w:rsidP="009719B8" w:rsidRDefault="006D4BFF" w14:paraId="6875CDF3" w14:textId="77777777">
      <w:pPr>
        <w:pStyle w:val="Bodycopy"/>
        <w:numPr>
          <w:ilvl w:val="0"/>
          <w:numId w:val="14"/>
        </w:numPr>
        <w:rPr>
          <w:rFonts w:asciiTheme="minorHAnsi" w:hAnsiTheme="minorHAnsi" w:cstheme="minorHAnsi"/>
          <w:sz w:val="24"/>
          <w:szCs w:val="24"/>
        </w:rPr>
      </w:pPr>
      <w:r w:rsidRPr="00DC3035">
        <w:rPr>
          <w:rFonts w:asciiTheme="minorHAnsi" w:hAnsiTheme="minorHAnsi" w:cstheme="minorHAnsi"/>
          <w:sz w:val="24"/>
          <w:szCs w:val="24"/>
        </w:rPr>
        <w:t>Provider order statuses in S/4HANA will use User Status profiles with the following values: In Process-Request, Order on Hold - Request, Approved Request, Approved by Grantee - Req, Rejected, Cancelled-Request, and Completed. </w:t>
      </w:r>
    </w:p>
    <w:p w:rsidRPr="00DC3035" w:rsidR="006D4BFF" w:rsidP="009719B8" w:rsidRDefault="006D4BFF" w14:paraId="0A6AD206" w14:textId="77777777">
      <w:pPr>
        <w:pStyle w:val="Bodycopy"/>
        <w:numPr>
          <w:ilvl w:val="0"/>
          <w:numId w:val="15"/>
        </w:numPr>
        <w:rPr>
          <w:rFonts w:asciiTheme="minorHAnsi" w:hAnsiTheme="minorHAnsi" w:cstheme="minorHAnsi"/>
          <w:sz w:val="24"/>
          <w:szCs w:val="24"/>
        </w:rPr>
      </w:pPr>
      <w:r w:rsidRPr="00DC3035">
        <w:rPr>
          <w:rFonts w:asciiTheme="minorHAnsi" w:hAnsiTheme="minorHAnsi" w:cstheme="minorHAnsi"/>
          <w:sz w:val="24"/>
          <w:szCs w:val="24"/>
        </w:rPr>
        <w:t>The IoH submission functionality within the order creation flow will leverage the same consignment stock logic defined in E007 (Fiori - Awardee UI - Support Documents). </w:t>
      </w:r>
    </w:p>
    <w:p w:rsidRPr="00DC3035" w:rsidR="006D4BFF" w:rsidP="009719B8" w:rsidRDefault="006D4BFF" w14:paraId="3F07F57D" w14:textId="77777777">
      <w:pPr>
        <w:pStyle w:val="Bodycopy"/>
        <w:numPr>
          <w:ilvl w:val="0"/>
          <w:numId w:val="16"/>
        </w:numPr>
        <w:rPr>
          <w:rFonts w:asciiTheme="minorHAnsi" w:hAnsiTheme="minorHAnsi" w:cstheme="minorHAnsi"/>
          <w:sz w:val="24"/>
          <w:szCs w:val="24"/>
        </w:rPr>
      </w:pPr>
      <w:r w:rsidRPr="00DC3035">
        <w:rPr>
          <w:rFonts w:asciiTheme="minorHAnsi" w:hAnsiTheme="minorHAnsi" w:cstheme="minorHAnsi"/>
          <w:sz w:val="24"/>
          <w:szCs w:val="24"/>
        </w:rPr>
        <w:t>Business Partner (BP) master data for Providers and Awardees will be migrated and available in S/4HANA prior to order processing. </w:t>
      </w:r>
    </w:p>
    <w:p w:rsidRPr="00DC3035" w:rsidR="006D4BFF" w:rsidP="009719B8" w:rsidRDefault="006D4BFF" w14:paraId="2F6196ED" w14:textId="77777777">
      <w:pPr>
        <w:pStyle w:val="Bodycopy"/>
        <w:numPr>
          <w:ilvl w:val="0"/>
          <w:numId w:val="17"/>
        </w:numPr>
        <w:rPr>
          <w:rFonts w:asciiTheme="minorHAnsi" w:hAnsiTheme="minorHAnsi" w:cstheme="minorHAnsi"/>
          <w:sz w:val="24"/>
          <w:szCs w:val="24"/>
        </w:rPr>
      </w:pPr>
      <w:r w:rsidRPr="00DC3035">
        <w:rPr>
          <w:rFonts w:asciiTheme="minorHAnsi" w:hAnsiTheme="minorHAnsi" w:cstheme="minorHAnsi"/>
          <w:sz w:val="24"/>
          <w:szCs w:val="24"/>
        </w:rPr>
        <w:lastRenderedPageBreak/>
        <w:t>The fulfillment process (direct ship and non-direct ship via distributor, EDI integration, ASN receipt, delivery, and PGI) remains as-is and is outside the scope of E008. </w:t>
      </w:r>
    </w:p>
    <w:p w:rsidRPr="00DC3035" w:rsidR="006739A3" w:rsidP="009719B8" w:rsidRDefault="006739A3" w14:paraId="7C09DEDD" w14:textId="1A253414">
      <w:pPr>
        <w:pStyle w:val="Bodycopy"/>
        <w:numPr>
          <w:ilvl w:val="0"/>
          <w:numId w:val="17"/>
        </w:numPr>
        <w:rPr>
          <w:rFonts w:asciiTheme="minorHAnsi" w:hAnsiTheme="minorHAnsi" w:cstheme="minorHAnsi"/>
          <w:sz w:val="24"/>
          <w:szCs w:val="24"/>
        </w:rPr>
      </w:pPr>
      <w:r w:rsidRPr="00DC3035">
        <w:rPr>
          <w:rFonts w:asciiTheme="minorHAnsi" w:hAnsiTheme="minorHAnsi" w:cstheme="minorHAnsi"/>
          <w:sz w:val="24"/>
          <w:szCs w:val="24"/>
        </w:rPr>
        <w:t>The standard Fiori app F3893 (Manage Sales Orders) serves as the baseline reference.</w:t>
      </w:r>
    </w:p>
    <w:p w:rsidRPr="00DC3035" w:rsidR="007C2BB2" w:rsidP="007C2BB2" w:rsidRDefault="007C2BB2" w14:paraId="4658DB81" w14:textId="77777777">
      <w:pPr>
        <w:pStyle w:val="Bodycopy"/>
        <w:rPr>
          <w:rFonts w:asciiTheme="minorHAnsi" w:hAnsiTheme="minorHAnsi" w:cstheme="minorHAnsi"/>
          <w:sz w:val="24"/>
          <w:szCs w:val="24"/>
          <w:lang w:val="en-GB"/>
        </w:rPr>
      </w:pPr>
    </w:p>
    <w:p w:rsidRPr="00FB14A5" w:rsidR="00B454B6" w:rsidP="000F6481" w:rsidRDefault="00B454B6" w14:paraId="0B58C18E" w14:textId="77777777">
      <w:pPr>
        <w:pStyle w:val="Heading2"/>
      </w:pPr>
      <w:bookmarkStart w:name="_Toc221702664" w:id="109"/>
      <w:bookmarkStart w:name="_Toc451871496" w:id="110"/>
      <w:bookmarkStart w:name="_Toc450592719" w:id="111"/>
      <w:bookmarkStart w:name="_Toc218923773" w:id="112"/>
      <w:bookmarkStart w:name="_Toc236733822" w:id="113"/>
      <w:r w:rsidRPr="2E442796">
        <w:t>Impacted Systems</w:t>
      </w:r>
      <w:bookmarkEnd w:id="109"/>
      <w:bookmarkEnd w:id="110"/>
      <w:r w:rsidRPr="2E442796">
        <w:t xml:space="preserve"> </w:t>
      </w:r>
      <w:bookmarkEnd w:id="111"/>
      <w:bookmarkEnd w:id="112"/>
      <w:bookmarkEnd w:id="113"/>
    </w:p>
    <w:p w:rsidRPr="00BE4E74" w:rsidR="00B454B6" w:rsidP="2E442796" w:rsidRDefault="006739A3" w14:paraId="48247F1C" w14:textId="6F7725EA">
      <w:pPr>
        <w:spacing w:after="100" w:afterAutospacing="1"/>
        <w:jc w:val="both"/>
        <w:rPr>
          <w:lang w:val="pt-BR"/>
        </w:rPr>
      </w:pPr>
      <w:r w:rsidRPr="00DC3035">
        <w:rPr>
          <w:rFonts w:cstheme="minorHAnsi"/>
        </w:rPr>
        <w:fldChar w:fldCharType="begin">
          <w:ffData>
            <w:name w:val="Check7"/>
            <w:enabled/>
            <w:calcOnExit w:val="0"/>
            <w:checkBox>
              <w:sizeAuto/>
              <w:default w:val="1"/>
            </w:checkBox>
          </w:ffData>
        </w:fldChar>
      </w:r>
      <w:bookmarkStart w:name="Check7" w:id="114"/>
      <w:r w:rsidRPr="00DC3035">
        <w:rPr>
          <w:rFonts w:cstheme="minorHAnsi"/>
        </w:rPr>
        <w:instrText xml:space="preserve"> FORMCHECKBOX </w:instrText>
      </w:r>
      <w:r w:rsidRPr="00DC3035">
        <w:rPr>
          <w:rFonts w:cstheme="minorHAnsi"/>
        </w:rPr>
      </w:r>
      <w:r w:rsidRPr="00DC3035">
        <w:rPr>
          <w:rFonts w:cstheme="minorHAnsi"/>
        </w:rPr>
        <w:fldChar w:fldCharType="separate"/>
      </w:r>
      <w:r w:rsidRPr="00DC3035">
        <w:rPr>
          <w:rFonts w:cstheme="minorHAnsi"/>
        </w:rPr>
        <w:fldChar w:fldCharType="end"/>
      </w:r>
      <w:bookmarkEnd w:id="114"/>
      <w:r w:rsidRPr="00DC3035" w:rsidR="00B454B6">
        <w:rPr>
          <w:rFonts w:cstheme="minorHAnsi"/>
          <w:lang w:val="pt-BR"/>
        </w:rPr>
        <w:t xml:space="preserve"> S/4 HANA</w:t>
      </w:r>
      <w:r w:rsidRPr="00DC3035" w:rsidR="00BE4E74">
        <w:rPr>
          <w:rFonts w:cstheme="minorHAnsi"/>
          <w:lang w:val="pt-BR"/>
        </w:rPr>
        <w:t xml:space="preserve">   </w:t>
      </w:r>
      <w:r w:rsidRPr="00FB14A5" w:rsidR="00B454B6">
        <w:rPr>
          <w:rFonts w:cstheme="minorHAnsi"/>
          <w:iCs/>
          <w:lang w:val="pt-BR"/>
        </w:rPr>
        <w:tab/>
      </w:r>
      <w:r w:rsidRPr="00DC3035" w:rsidR="00B454B6">
        <w:rPr>
          <w:rFonts w:cstheme="minorHAnsi"/>
        </w:rPr>
        <w:fldChar w:fldCharType="begin">
          <w:ffData>
            <w:name w:val="Check9"/>
            <w:enabled/>
            <w:calcOnExit w:val="0"/>
            <w:checkBox>
              <w:sizeAuto/>
              <w:default w:val="0"/>
            </w:checkBox>
          </w:ffData>
        </w:fldChar>
      </w:r>
      <w:r w:rsidRPr="00DC3035" w:rsidR="00B454B6">
        <w:rPr>
          <w:rFonts w:cstheme="minorHAnsi"/>
          <w:lang w:val="pt-BR"/>
        </w:rPr>
        <w:instrText xml:space="preserve"> FORMCHECKBOX </w:instrText>
      </w:r>
      <w:r w:rsidRPr="00DC3035" w:rsidR="00B454B6">
        <w:rPr>
          <w:rFonts w:cstheme="minorHAnsi"/>
        </w:rPr>
      </w:r>
      <w:r w:rsidRPr="00DC3035" w:rsidR="00B454B6">
        <w:rPr>
          <w:rFonts w:cstheme="minorHAnsi"/>
        </w:rPr>
        <w:fldChar w:fldCharType="separate"/>
      </w:r>
      <w:r w:rsidRPr="00DC3035" w:rsidR="00B454B6">
        <w:rPr>
          <w:rFonts w:cstheme="minorHAnsi"/>
        </w:rPr>
        <w:fldChar w:fldCharType="end"/>
      </w:r>
      <w:r w:rsidRPr="00DC3035" w:rsidR="00B454B6">
        <w:rPr>
          <w:rFonts w:cstheme="minorHAnsi"/>
          <w:lang w:val="pt-BR"/>
        </w:rPr>
        <w:t xml:space="preserve"> BW</w:t>
      </w:r>
      <w:r w:rsidRPr="00FB14A5" w:rsidR="00B454B6">
        <w:rPr>
          <w:rFonts w:cstheme="minorHAnsi"/>
          <w:iCs/>
          <w:lang w:val="pt-BR"/>
        </w:rPr>
        <w:tab/>
      </w:r>
      <w:r w:rsidRPr="00FB14A5" w:rsidR="00B454B6">
        <w:rPr>
          <w:rFonts w:cstheme="minorHAnsi"/>
          <w:iCs/>
          <w:lang w:val="pt-BR"/>
        </w:rPr>
        <w:tab/>
      </w:r>
      <w:r w:rsidRPr="00DC3035" w:rsidR="00B454B6">
        <w:rPr>
          <w:rFonts w:cstheme="minorHAnsi"/>
        </w:rPr>
        <w:fldChar w:fldCharType="begin">
          <w:ffData>
            <w:name w:val="Check10"/>
            <w:enabled/>
            <w:calcOnExit w:val="0"/>
            <w:checkBox>
              <w:sizeAuto/>
              <w:default w:val="0"/>
            </w:checkBox>
          </w:ffData>
        </w:fldChar>
      </w:r>
      <w:r w:rsidRPr="00DC3035" w:rsidR="00B454B6">
        <w:rPr>
          <w:rFonts w:cstheme="minorHAnsi"/>
          <w:lang w:val="pt-BR"/>
        </w:rPr>
        <w:instrText xml:space="preserve"> FORMCHECKBOX </w:instrText>
      </w:r>
      <w:r w:rsidRPr="00DC3035" w:rsidR="00B454B6">
        <w:rPr>
          <w:rFonts w:cstheme="minorHAnsi"/>
        </w:rPr>
      </w:r>
      <w:r w:rsidRPr="00DC3035" w:rsidR="00B454B6">
        <w:rPr>
          <w:rFonts w:cstheme="minorHAnsi"/>
        </w:rPr>
        <w:fldChar w:fldCharType="separate"/>
      </w:r>
      <w:r w:rsidRPr="00DC3035" w:rsidR="00B454B6">
        <w:rPr>
          <w:rFonts w:cstheme="minorHAnsi"/>
        </w:rPr>
        <w:fldChar w:fldCharType="end"/>
      </w:r>
      <w:r w:rsidRPr="00DC3035" w:rsidR="00B454B6">
        <w:rPr>
          <w:rFonts w:cstheme="minorHAnsi"/>
          <w:lang w:val="pt-BR"/>
        </w:rPr>
        <w:t xml:space="preserve"> </w:t>
      </w:r>
      <w:r w:rsidRPr="00DC3035" w:rsidR="07308D7A">
        <w:rPr>
          <w:rFonts w:cstheme="minorHAnsi"/>
          <w:lang w:val="pt-BR"/>
        </w:rPr>
        <w:t>Distributor</w:t>
      </w:r>
      <w:r w:rsidRPr="00FB14A5" w:rsidR="00B454B6">
        <w:rPr>
          <w:rFonts w:cstheme="minorHAnsi"/>
          <w:iCs/>
          <w:lang w:val="pt-BR"/>
        </w:rPr>
        <w:tab/>
      </w:r>
      <w:r w:rsidRPr="00FB14A5" w:rsidR="00B454B6">
        <w:rPr>
          <w:rFonts w:cstheme="minorHAnsi"/>
          <w:iCs/>
          <w:lang w:val="pt-BR"/>
        </w:rPr>
        <w:tab/>
      </w:r>
      <w:r w:rsidRPr="00DC3035" w:rsidR="00B454B6">
        <w:rPr>
          <w:rFonts w:cstheme="minorHAnsi"/>
        </w:rPr>
        <w:fldChar w:fldCharType="begin">
          <w:ffData>
            <w:name w:val="Check10"/>
            <w:enabled/>
            <w:calcOnExit w:val="0"/>
            <w:checkBox>
              <w:sizeAuto/>
              <w:default w:val="0"/>
            </w:checkBox>
          </w:ffData>
        </w:fldChar>
      </w:r>
      <w:r w:rsidRPr="00DC3035" w:rsidR="00B454B6">
        <w:rPr>
          <w:rFonts w:cstheme="minorHAnsi"/>
          <w:lang w:val="pt-BR"/>
        </w:rPr>
        <w:instrText xml:space="preserve"> FORMCHECKBOX </w:instrText>
      </w:r>
      <w:r w:rsidRPr="00DC3035" w:rsidR="00B454B6">
        <w:rPr>
          <w:rFonts w:cstheme="minorHAnsi"/>
        </w:rPr>
      </w:r>
      <w:r w:rsidRPr="00DC3035" w:rsidR="00B454B6">
        <w:rPr>
          <w:rFonts w:cstheme="minorHAnsi"/>
        </w:rPr>
        <w:fldChar w:fldCharType="separate"/>
      </w:r>
      <w:r w:rsidRPr="00DC3035" w:rsidR="00B454B6">
        <w:rPr>
          <w:rFonts w:cstheme="minorHAnsi"/>
        </w:rPr>
        <w:fldChar w:fldCharType="end"/>
      </w:r>
      <w:r w:rsidRPr="00DC3035" w:rsidR="00B454B6">
        <w:rPr>
          <w:rFonts w:cstheme="minorHAnsi"/>
          <w:lang w:val="pt-BR"/>
        </w:rPr>
        <w:t xml:space="preserve"> </w:t>
      </w:r>
      <w:r w:rsidRPr="00DC3035" w:rsidR="00083B9B">
        <w:rPr>
          <w:rFonts w:cstheme="minorHAnsi"/>
          <w:lang w:val="pt-BR"/>
        </w:rPr>
        <w:t>UFMS</w:t>
      </w:r>
      <w:r w:rsidRPr="00FB14A5" w:rsidR="00B454B6">
        <w:rPr>
          <w:rFonts w:cstheme="minorHAnsi"/>
          <w:iCs/>
          <w:lang w:val="pt-BR"/>
        </w:rPr>
        <w:tab/>
      </w:r>
      <w:r w:rsidRPr="00DC3035" w:rsidR="00B454B6">
        <w:rPr>
          <w:rFonts w:cstheme="minorHAnsi"/>
        </w:rPr>
        <w:fldChar w:fldCharType="begin">
          <w:ffData>
            <w:name w:val="Check10"/>
            <w:enabled/>
            <w:calcOnExit w:val="0"/>
            <w:checkBox>
              <w:sizeAuto/>
              <w:default w:val="0"/>
            </w:checkBox>
          </w:ffData>
        </w:fldChar>
      </w:r>
      <w:r w:rsidRPr="00DC3035" w:rsidR="00B454B6">
        <w:rPr>
          <w:rFonts w:cstheme="minorHAnsi"/>
          <w:lang w:val="pt-BR"/>
        </w:rPr>
        <w:instrText xml:space="preserve"> FORMCHECKBOX </w:instrText>
      </w:r>
      <w:r w:rsidRPr="00DC3035" w:rsidR="00B454B6">
        <w:rPr>
          <w:rFonts w:cstheme="minorHAnsi"/>
        </w:rPr>
      </w:r>
      <w:r w:rsidRPr="00DC3035" w:rsidR="00B454B6">
        <w:rPr>
          <w:rFonts w:cstheme="minorHAnsi"/>
        </w:rPr>
        <w:fldChar w:fldCharType="separate"/>
      </w:r>
      <w:r w:rsidRPr="00DC3035" w:rsidR="00B454B6">
        <w:rPr>
          <w:rFonts w:cstheme="minorHAnsi"/>
        </w:rPr>
        <w:fldChar w:fldCharType="end"/>
      </w:r>
      <w:r w:rsidRPr="00DC3035" w:rsidR="00B454B6">
        <w:rPr>
          <w:rFonts w:cstheme="minorHAnsi"/>
          <w:lang w:val="pt-BR"/>
        </w:rPr>
        <w:t xml:space="preserve"> </w:t>
      </w:r>
      <w:r w:rsidRPr="00DC3035" w:rsidR="00083B9B">
        <w:rPr>
          <w:rFonts w:cstheme="minorHAnsi"/>
          <w:lang w:val="pt-BR"/>
        </w:rPr>
        <w:t>Manufacturer</w:t>
      </w:r>
      <w:r w:rsidRPr="00FB14A5" w:rsidR="00B454B6">
        <w:rPr>
          <w:rFonts w:cstheme="minorHAnsi"/>
          <w:i/>
          <w:iCs/>
          <w:color w:val="0081C6"/>
        </w:rPr>
        <w:tab/>
      </w:r>
    </w:p>
    <w:p w:rsidRPr="00FB14A5" w:rsidR="00B454B6" w:rsidP="2E442796" w:rsidRDefault="00B454B6" w14:paraId="4DDEE9DE" w14:textId="26186881">
      <w:pPr>
        <w:pStyle w:val="Heading1"/>
      </w:pPr>
      <w:bookmarkStart w:name="_Toc221702665" w:id="115"/>
      <w:bookmarkEnd w:id="36"/>
      <w:commentRangeStart w:id="116"/>
      <w:commentRangeStart w:id="117"/>
      <w:r w:rsidRPr="2E442796">
        <w:lastRenderedPageBreak/>
        <w:t>Business Process Considerations</w:t>
      </w:r>
      <w:bookmarkEnd w:id="115"/>
      <w:commentRangeEnd w:id="116"/>
      <w:r w:rsidRPr="00FB14A5" w:rsidR="008A3BC3">
        <w:rPr>
          <w:rStyle w:val="CommentReference"/>
          <w:sz w:val="24"/>
          <w:szCs w:val="24"/>
        </w:rPr>
        <w:commentReference w:id="116"/>
      </w:r>
      <w:commentRangeEnd w:id="117"/>
      <w:r>
        <w:rPr>
          <w:rStyle w:val="CommentReference"/>
        </w:rPr>
        <w:commentReference w:id="117"/>
      </w:r>
    </w:p>
    <w:p w:rsidR="00B454B6" w:rsidP="000F6481" w:rsidRDefault="00B454B6" w14:paraId="7BBEC488" w14:textId="77777777">
      <w:pPr>
        <w:pStyle w:val="Heading2"/>
      </w:pPr>
      <w:bookmarkStart w:name="_Toc221702666" w:id="118"/>
      <w:r w:rsidRPr="2E442796">
        <w:t>Process Description and Flow</w:t>
      </w:r>
      <w:bookmarkEnd w:id="118"/>
      <w:r w:rsidRPr="2E442796">
        <w:t xml:space="preserve"> </w:t>
      </w:r>
    </w:p>
    <w:p w:rsidRPr="00B531FA" w:rsidR="0090462A" w:rsidP="0090462A" w:rsidRDefault="00CD2B4F" w14:paraId="023BC47D" w14:textId="01AABE42">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B531FA">
        <w:rPr>
          <w:rStyle w:val="normaltextrun"/>
          <w:rFonts w:asciiTheme="minorHAnsi" w:hAnsiTheme="minorHAnsi" w:cstheme="minorHAnsi"/>
        </w:rPr>
        <w:t>Enhancement E008 supports the Provider Order Processing and the Inventory on Hand Management within the Provider Orders and Fulfillment process group.</w:t>
      </w:r>
      <w:r w:rsidRPr="00B531FA" w:rsidR="0090462A">
        <w:rPr>
          <w:rStyle w:val="normaltextrun"/>
          <w:rFonts w:asciiTheme="minorHAnsi" w:hAnsiTheme="minorHAnsi" w:cstheme="minorHAnsi"/>
        </w:rPr>
        <w:t xml:space="preserve"> Providers submit requests for vaccines through their Awardee's immunization information system or designated ordering portal, specifying quantities and types required to serve their patient populations. The order is validated by business validation rules. Once approved, the order is processed and vaccines are shipped directly to the provider's facility, ensuring timely and secure delivery for patient care.</w:t>
      </w:r>
    </w:p>
    <w:p w:rsidR="00A516E1" w:rsidP="00A516E1" w:rsidRDefault="00A516E1" w14:paraId="02E135EA" w14:textId="77777777">
      <w:pPr>
        <w:pStyle w:val="Bodycopy"/>
        <w:rPr>
          <w:rFonts w:asciiTheme="minorHAnsi" w:hAnsiTheme="minorHAnsi" w:eastAsiaTheme="minorEastAsia" w:cstheme="minorHAnsi"/>
          <w:color w:val="auto"/>
          <w:sz w:val="24"/>
          <w:szCs w:val="24"/>
          <w:lang w:eastAsia="ja-JP"/>
        </w:rPr>
      </w:pPr>
      <w:hyperlink w:history="1" r:id="rId17">
        <w:r w:rsidRPr="00F52358">
          <w:rPr>
            <w:rStyle w:val="Hyperlink"/>
            <w:rFonts w:asciiTheme="minorHAnsi" w:hAnsiTheme="minorHAnsi" w:eastAsiaTheme="minorEastAsia" w:cstheme="minorHAnsi"/>
            <w:noProof/>
            <w:sz w:val="24"/>
            <w:szCs w:val="24"/>
            <w:lang w:eastAsia="ja-JP"/>
          </w:rPr>
          <w:drawing>
            <wp:inline distT="0" distB="0" distL="0" distR="0" wp14:anchorId="14DDFEBE" wp14:editId="5126A280">
              <wp:extent cx="152400" cy="152400"/>
              <wp:effectExtent l="0" t="0" r="0" b="0"/>
              <wp:docPr id="521235805"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x icon"/>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52358">
          <w:rPr>
            <w:rStyle w:val="Hyperlink"/>
            <w:rFonts w:asciiTheme="minorHAnsi" w:hAnsiTheme="minorHAnsi" w:eastAsiaTheme="minorEastAsia" w:cstheme="minorHAnsi"/>
            <w:sz w:val="24"/>
            <w:szCs w:val="24"/>
            <w:lang w:eastAsia="ja-JP"/>
          </w:rPr>
          <w:t xml:space="preserve"> CDC Vaccine Tracking System Migration to S_4HANA_SO-010-010 Provider Order_VF.docx</w:t>
        </w:r>
      </w:hyperlink>
    </w:p>
    <w:p w:rsidRPr="00B531FA" w:rsidR="00A516E1" w:rsidP="0090462A" w:rsidRDefault="00AE43CA" w14:paraId="6C7C9807" w14:textId="0896680B">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184F9B">
        <w:rPr>
          <w:rFonts w:asciiTheme="minorHAnsi" w:hAnsiTheme="minorHAnsi" w:eastAsiaTheme="minorEastAsia" w:cstheme="minorHAnsi"/>
          <w:noProof/>
          <w:lang w:eastAsia="ja-JP"/>
        </w:rPr>
        <w:drawing>
          <wp:inline distT="0" distB="0" distL="0" distR="0" wp14:anchorId="0D22357B" wp14:editId="2F5C8B39">
            <wp:extent cx="5943600" cy="2955925"/>
            <wp:effectExtent l="0" t="0" r="0" b="0"/>
            <wp:docPr id="203049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5615" name=""/>
                    <pic:cNvPicPr/>
                  </pic:nvPicPr>
                  <pic:blipFill>
                    <a:blip r:embed="rId20"/>
                    <a:stretch>
                      <a:fillRect/>
                    </a:stretch>
                  </pic:blipFill>
                  <pic:spPr>
                    <a:xfrm>
                      <a:off x="0" y="0"/>
                      <a:ext cx="5943600" cy="2955925"/>
                    </a:xfrm>
                    <a:prstGeom prst="rect">
                      <a:avLst/>
                    </a:prstGeom>
                  </pic:spPr>
                </pic:pic>
              </a:graphicData>
            </a:graphic>
          </wp:inline>
        </w:drawing>
      </w:r>
    </w:p>
    <w:p w:rsidRPr="00B531FA" w:rsidR="00A516E1" w:rsidP="0090462A" w:rsidRDefault="00A516E1" w14:paraId="306083BD" w14:textId="77777777">
      <w:pPr>
        <w:pStyle w:val="paragraph"/>
        <w:spacing w:before="0" w:beforeAutospacing="0" w:after="0" w:afterAutospacing="0"/>
        <w:textAlignment w:val="baseline"/>
        <w:rPr>
          <w:rFonts w:asciiTheme="minorHAnsi" w:hAnsiTheme="minorHAnsi" w:cstheme="minorHAnsi"/>
        </w:rPr>
      </w:pPr>
    </w:p>
    <w:p w:rsidRPr="00B531FA" w:rsidR="00B85B9F" w:rsidP="00CD2B4F" w:rsidRDefault="00B85B9F" w14:paraId="49AF354E"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61622FF1" w14:textId="5A485F0F">
      <w:pPr>
        <w:pStyle w:val="paragraph"/>
        <w:spacing w:before="0" w:beforeAutospacing="0" w:after="0" w:afterAutospacing="0"/>
        <w:textAlignment w:val="baseline"/>
        <w:rPr>
          <w:rFonts w:asciiTheme="minorHAnsi" w:hAnsiTheme="minorHAnsi" w:cstheme="minorHAnsi"/>
        </w:rPr>
      </w:pPr>
      <w:r w:rsidRPr="00B531FA">
        <w:rPr>
          <w:rStyle w:val="normaltextrun"/>
          <w:rFonts w:asciiTheme="minorHAnsi" w:hAnsiTheme="minorHAnsi" w:cstheme="minorHAnsi"/>
          <w:b/>
        </w:rPr>
        <w:t>Provider Order Processing</w:t>
      </w:r>
      <w:r w:rsidRPr="00B531FA" w:rsidR="00B85B9F">
        <w:rPr>
          <w:rStyle w:val="normaltextrun"/>
          <w:rFonts w:asciiTheme="minorHAnsi" w:hAnsiTheme="minorHAnsi" w:cstheme="minorHAnsi"/>
          <w:b/>
        </w:rPr>
        <w:t xml:space="preserve">: </w:t>
      </w:r>
    </w:p>
    <w:p w:rsidRPr="00B531FA" w:rsidR="00CD2B4F" w:rsidP="00CD2B4F" w:rsidRDefault="00CD2B4F" w14:paraId="4630DACA" w14:textId="5085323E">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B531FA">
        <w:rPr>
          <w:rStyle w:val="normaltextrun"/>
          <w:rFonts w:asciiTheme="minorHAnsi" w:hAnsiTheme="minorHAnsi" w:cstheme="minorHAnsi"/>
        </w:rPr>
        <w:t>The end-to-end provider order lifecycle within the scope of E008 follows this sequence:</w:t>
      </w:r>
    </w:p>
    <w:p w:rsidRPr="00B531FA" w:rsidR="00823B7A" w:rsidP="00CD2B4F" w:rsidRDefault="00823B7A" w14:paraId="18D0CDE4"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5B465F75" w14:textId="36D9F3F2">
      <w:pPr>
        <w:pStyle w:val="paragraph"/>
        <w:spacing w:before="0" w:beforeAutospacing="0" w:after="0" w:afterAutospacing="0"/>
        <w:textAlignment w:val="baseline"/>
        <w:rPr>
          <w:rStyle w:val="normaltextrun"/>
          <w:rFonts w:asciiTheme="minorHAnsi" w:hAnsiTheme="minorHAnsi" w:cstheme="minorHAnsi"/>
        </w:rPr>
      </w:pPr>
      <w:r w:rsidRPr="00B531FA">
        <w:rPr>
          <w:rStyle w:val="normaltextrun"/>
          <w:rFonts w:asciiTheme="minorHAnsi" w:hAnsiTheme="minorHAnsi" w:cstheme="minorHAnsi"/>
          <w:b/>
        </w:rPr>
        <w:t>Order Creation</w:t>
      </w:r>
      <w:r w:rsidRPr="00B531FA">
        <w:rPr>
          <w:rStyle w:val="normaltextrun"/>
          <w:rFonts w:asciiTheme="minorHAnsi" w:hAnsiTheme="minorHAnsi" w:cstheme="minorHAnsi"/>
        </w:rPr>
        <w:t>: A user initiates a new provider order through the Fiori interface. The user may create an order from scratch by entering all required fields, or may copy an existing vaccine order to pre-populate header and </w:t>
      </w:r>
      <w:r w:rsidRPr="00B531FA" w:rsidR="0090462A">
        <w:rPr>
          <w:rStyle w:val="normaltextrun"/>
          <w:rFonts w:asciiTheme="minorHAnsi" w:hAnsiTheme="minorHAnsi" w:cstheme="minorHAnsi"/>
        </w:rPr>
        <w:t>line-item</w:t>
      </w:r>
      <w:r w:rsidRPr="00B531FA">
        <w:rPr>
          <w:rStyle w:val="normaltextrun"/>
          <w:rFonts w:asciiTheme="minorHAnsi" w:hAnsiTheme="minorHAnsi" w:cstheme="minorHAnsi"/>
        </w:rPr>
        <w:t> data</w:t>
      </w:r>
      <w:r w:rsidRPr="00B531FA" w:rsidR="0090462A">
        <w:rPr>
          <w:rStyle w:val="normaltextrun"/>
          <w:rFonts w:asciiTheme="minorHAnsi" w:hAnsiTheme="minorHAnsi" w:cstheme="minorHAnsi"/>
        </w:rPr>
        <w:t xml:space="preserve">. </w:t>
      </w:r>
    </w:p>
    <w:p w:rsidRPr="00B531FA" w:rsidR="0090462A" w:rsidP="00CD2B4F" w:rsidRDefault="0090462A" w14:paraId="75BDA282"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35C8F0CF" w14:textId="7914E262">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B531FA">
        <w:rPr>
          <w:rStyle w:val="normaltextrun"/>
          <w:rFonts w:asciiTheme="minorHAnsi" w:hAnsiTheme="minorHAnsi" w:cstheme="minorHAnsi"/>
          <w:b/>
        </w:rPr>
        <w:t>Validation and Status Assignment</w:t>
      </w:r>
      <w:r w:rsidRPr="00B531FA">
        <w:rPr>
          <w:rStyle w:val="normaltextrun"/>
          <w:rFonts w:asciiTheme="minorHAnsi" w:hAnsiTheme="minorHAnsi" w:cstheme="minorHAnsi"/>
        </w:rPr>
        <w:t xml:space="preserve">: During order entry in S/4HANA, business validation rules (E006) are applied. If the order passes all validations, it is created </w:t>
      </w:r>
      <w:commentRangeStart w:id="119"/>
      <w:commentRangeStart w:id="120"/>
      <w:r w:rsidRPr="00B531FA">
        <w:rPr>
          <w:rStyle w:val="normaltextrun"/>
          <w:rFonts w:asciiTheme="minorHAnsi" w:hAnsiTheme="minorHAnsi" w:cstheme="minorHAnsi"/>
        </w:rPr>
        <w:t>with "</w:t>
      </w:r>
      <w:ins w:author="Vaddhi, Jigisha Nmn (CDC/NCIRD/OD) (CTR)" w:date="2026-04-16T08:37:00Z" w16du:dateUtc="2026-04-16T12:37:00Z" w:id="121">
        <w:r w:rsidR="00D413D6">
          <w:rPr>
            <w:rStyle w:val="normaltextrun"/>
            <w:rFonts w:asciiTheme="minorHAnsi" w:hAnsiTheme="minorHAnsi" w:cstheme="minorHAnsi"/>
          </w:rPr>
          <w:t>1</w:t>
        </w:r>
      </w:ins>
      <w:ins w:author="Vaddhi, Jigisha Nmn (CDC/NCIRD/OD) (CTR)" w:date="2026-04-16T08:42:00Z" w16du:dateUtc="2026-04-16T12:42:00Z" w:id="122">
        <w:r w:rsidR="009310CC">
          <w:rPr>
            <w:rStyle w:val="normaltextrun"/>
            <w:rFonts w:asciiTheme="minorHAnsi" w:hAnsiTheme="minorHAnsi" w:cstheme="minorHAnsi"/>
          </w:rPr>
          <w:t>D</w:t>
        </w:r>
      </w:ins>
      <w:ins w:author="Vaddhi, Jigisha Nmn (CDC/NCIRD/OD) (CTR)" w:date="2026-04-16T08:37:00Z" w16du:dateUtc="2026-04-16T12:37:00Z" w:id="123">
        <w:r w:rsidR="00D413D6">
          <w:rPr>
            <w:rStyle w:val="normaltextrun"/>
            <w:rFonts w:asciiTheme="minorHAnsi" w:hAnsiTheme="minorHAnsi" w:cstheme="minorHAnsi"/>
          </w:rPr>
          <w:t xml:space="preserve"> </w:t>
        </w:r>
      </w:ins>
      <w:r w:rsidRPr="00B531FA">
        <w:rPr>
          <w:rStyle w:val="normaltextrun"/>
          <w:rFonts w:asciiTheme="minorHAnsi" w:hAnsiTheme="minorHAnsi" w:cstheme="minorHAnsi"/>
        </w:rPr>
        <w:t>Approved</w:t>
      </w:r>
      <w:ins w:author="Vaddhi, Jigisha Nmn (CDC/NCIRD/OD) (CTR)" w:date="2026-04-16T08:42:00Z" w16du:dateUtc="2026-04-16T12:42:00Z" w:id="124">
        <w:r w:rsidRPr="00B531FA">
          <w:rPr>
            <w:rStyle w:val="normaltextrun"/>
            <w:rFonts w:asciiTheme="minorHAnsi" w:hAnsiTheme="minorHAnsi" w:cstheme="minorHAnsi"/>
          </w:rPr>
          <w:t xml:space="preserve"> </w:t>
        </w:r>
        <w:r w:rsidR="009310CC">
          <w:rPr>
            <w:rStyle w:val="normaltextrun"/>
            <w:rFonts w:asciiTheme="minorHAnsi" w:hAnsiTheme="minorHAnsi" w:cstheme="minorHAnsi"/>
          </w:rPr>
          <w:t>Request</w:t>
        </w:r>
      </w:ins>
      <w:r w:rsidRPr="00B531FA">
        <w:rPr>
          <w:rStyle w:val="normaltextrun"/>
          <w:rFonts w:asciiTheme="minorHAnsi" w:hAnsiTheme="minorHAnsi" w:cstheme="minorHAnsi"/>
        </w:rPr>
        <w:t xml:space="preserve"> </w:t>
      </w:r>
      <w:del w:author="Vaddhi, Jigisha Nmn (CDC/NCIRD/OD) (CTR)" w:date="2026-04-16T08:42:00Z" w16du:dateUtc="2026-04-16T12:42:00Z" w:id="125">
        <w:r w:rsidRPr="00B531FA">
          <w:rPr>
            <w:rStyle w:val="normaltextrun"/>
            <w:rFonts w:asciiTheme="minorHAnsi" w:hAnsiTheme="minorHAnsi" w:cstheme="minorHAnsi"/>
          </w:rPr>
          <w:delText>by Grantee</w:delText>
        </w:r>
        <w:commentRangeEnd w:id="119"/>
        <w:r w:rsidRPr="00B531FA" w:rsidR="00DC3745">
          <w:rPr>
            <w:rStyle w:val="CommentReference"/>
            <w:rFonts w:asciiTheme="minorHAnsi" w:hAnsiTheme="minorHAnsi" w:cstheme="minorHAnsi"/>
            <w:sz w:val="24"/>
            <w:szCs w:val="24"/>
          </w:rPr>
          <w:commentReference w:id="119"/>
        </w:r>
        <w:commentRangeEnd w:id="120"/>
        <w:r>
          <w:rPr>
            <w:rStyle w:val="CommentReference"/>
          </w:rPr>
          <w:commentReference w:id="120"/>
        </w:r>
      </w:del>
      <w:r w:rsidRPr="00B531FA">
        <w:rPr>
          <w:rStyle w:val="normaltextrun"/>
          <w:rFonts w:asciiTheme="minorHAnsi" w:hAnsiTheme="minorHAnsi" w:cstheme="minorHAnsi"/>
        </w:rPr>
        <w:t>" status. If the order fails with a hard stop (e.g., missing mandatory fields, unauthorized access, invalid NDC), no order is created. If the order fails with a soft stop (e.g., budget exceeded, supporting documentation missing, attribute mismatch), the order is created with "</w:t>
      </w:r>
      <w:ins w:author="Vaddhi, Jigisha Nmn (CDC/NCIRD/OD) (CTR)" w:date="2026-04-16T08:37:00Z" w16du:dateUtc="2026-04-16T12:37:00Z" w:id="126">
        <w:r w:rsidR="00D413D6">
          <w:rPr>
            <w:rStyle w:val="normaltextrun"/>
            <w:rFonts w:asciiTheme="minorHAnsi" w:hAnsiTheme="minorHAnsi" w:cstheme="minorHAnsi"/>
          </w:rPr>
          <w:t xml:space="preserve">1C </w:t>
        </w:r>
      </w:ins>
      <w:r w:rsidRPr="00B531FA">
        <w:rPr>
          <w:rStyle w:val="normaltextrun"/>
          <w:rFonts w:asciiTheme="minorHAnsi" w:hAnsiTheme="minorHAnsi" w:cstheme="minorHAnsi"/>
        </w:rPr>
        <w:t>Rejected" status and the Awardee must fix data issues and resubmit.</w:t>
      </w:r>
    </w:p>
    <w:p w:rsidRPr="00B531FA" w:rsidR="0090462A" w:rsidP="00CD2B4F" w:rsidRDefault="0090462A" w14:paraId="6D8133CB"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78CAFEDA" w14:textId="24584483">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B531FA">
        <w:rPr>
          <w:rStyle w:val="normaltextrun"/>
          <w:rFonts w:asciiTheme="minorHAnsi" w:hAnsiTheme="minorHAnsi" w:cstheme="minorHAnsi"/>
          <w:b/>
        </w:rPr>
        <w:lastRenderedPageBreak/>
        <w:t>Approval Process</w:t>
      </w:r>
      <w:r w:rsidRPr="00B531FA">
        <w:rPr>
          <w:rStyle w:val="normaltextrun"/>
          <w:rFonts w:asciiTheme="minorHAnsi" w:hAnsiTheme="minorHAnsi" w:cstheme="minorHAnsi"/>
        </w:rPr>
        <w:t>: Orders with "</w:t>
      </w:r>
      <w:ins w:author="Vaddhi, Jigisha Nmn (CDC/NCIRD/OD) (CTR)" w:date="2026-04-16T08:38:00Z" w16du:dateUtc="2026-04-16T12:38:00Z" w:id="127">
        <w:r w:rsidR="00BB64BD">
          <w:rPr>
            <w:rStyle w:val="normaltextrun"/>
            <w:rFonts w:asciiTheme="minorHAnsi" w:hAnsiTheme="minorHAnsi" w:cstheme="minorHAnsi"/>
          </w:rPr>
          <w:t xml:space="preserve">1C </w:t>
        </w:r>
      </w:ins>
      <w:r w:rsidRPr="00B531FA">
        <w:rPr>
          <w:rStyle w:val="normaltextrun"/>
          <w:rFonts w:asciiTheme="minorHAnsi" w:hAnsiTheme="minorHAnsi" w:cstheme="minorHAnsi"/>
        </w:rPr>
        <w:t>Rejected" status can be corrected by the Awardee and resubmitted. A batch job runs business validation rules against rejected orders within 60 days of creation. Once validations pass, the order is automatically approved. Orders can also be manually approved by Awardee users.</w:t>
      </w:r>
    </w:p>
    <w:p w:rsidRPr="00B531FA" w:rsidR="0090462A" w:rsidP="00CD2B4F" w:rsidRDefault="0090462A" w14:paraId="2828FB5F"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1E9FE03E" w14:textId="5944BD40">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commentRangeStart w:id="128"/>
      <w:commentRangeStart w:id="129"/>
      <w:r w:rsidRPr="00B531FA">
        <w:rPr>
          <w:rStyle w:val="normaltextrun"/>
          <w:rFonts w:asciiTheme="minorHAnsi" w:hAnsiTheme="minorHAnsi" w:cstheme="minorHAnsi"/>
          <w:b/>
        </w:rPr>
        <w:t>Order Cancellation</w:t>
      </w:r>
      <w:commentRangeEnd w:id="128"/>
      <w:r w:rsidRPr="00B531FA" w:rsidR="00ED5391">
        <w:rPr>
          <w:rStyle w:val="CommentReference"/>
          <w:rFonts w:asciiTheme="minorHAnsi" w:hAnsiTheme="minorHAnsi" w:cstheme="minorHAnsi"/>
          <w:sz w:val="24"/>
          <w:szCs w:val="24"/>
        </w:rPr>
        <w:commentReference w:id="128"/>
      </w:r>
      <w:commentRangeEnd w:id="129"/>
      <w:r>
        <w:rPr>
          <w:rStyle w:val="CommentReference"/>
        </w:rPr>
        <w:commentReference w:id="129"/>
      </w:r>
      <w:r w:rsidRPr="00B531FA" w:rsidR="0090462A">
        <w:rPr>
          <w:rStyle w:val="normaltextrun"/>
          <w:rFonts w:asciiTheme="minorHAnsi" w:hAnsiTheme="minorHAnsi" w:cstheme="minorHAnsi"/>
        </w:rPr>
        <w:t xml:space="preserve">: </w:t>
      </w:r>
      <w:r w:rsidRPr="00B531FA">
        <w:rPr>
          <w:rStyle w:val="normaltextrun"/>
          <w:rFonts w:asciiTheme="minorHAnsi" w:hAnsiTheme="minorHAnsi" w:cstheme="minorHAnsi"/>
        </w:rPr>
        <w:t>Users can cancel an order or individual line items for orders that are not completed or already cancelled. Cancellation triggers business rules that immediately release committed budget and SPC allocation and update order statuses. Before order approval, both Awardee and CDC users can cancel any order or line item (direct ship or non-direct ship)</w:t>
      </w:r>
      <w:ins w:author="Vaddhi, Jigisha Nmn (CDC/NCIRD/OD) (CTR)" w:date="2026-04-16T08:39:00Z" w16du:dateUtc="2026-04-16T12:39:00Z" w:id="130">
        <w:r w:rsidR="0089305A">
          <w:rPr>
            <w:rStyle w:val="normaltextrun"/>
            <w:rFonts w:asciiTheme="minorHAnsi" w:hAnsiTheme="minorHAnsi" w:cstheme="minorHAnsi"/>
          </w:rPr>
          <w:t xml:space="preserve"> </w:t>
        </w:r>
      </w:ins>
      <w:del w:author="Vaddhi, Jigisha Nmn (CDC/NCIRD/OD) (CTR)" w:date="2026-04-16T08:39:00Z" w16du:dateUtc="2026-04-16T12:39:00Z" w:id="131">
        <w:r w:rsidRPr="00B531FA" w:rsidDel="0089305A">
          <w:rPr>
            <w:rStyle w:val="normaltextrun"/>
            <w:rFonts w:asciiTheme="minorHAnsi" w:hAnsiTheme="minorHAnsi" w:cstheme="minorHAnsi"/>
          </w:rPr>
          <w:delText xml:space="preserve">. </w:delText>
        </w:r>
      </w:del>
      <w:ins w:author="Vaddhi, Jigisha Nmn (CDC/NCIRD/OD) (CTR)" w:date="2026-04-16T08:39:00Z" w16du:dateUtc="2026-04-16T12:39:00Z" w:id="132">
        <w:r w:rsidR="0089305A">
          <w:rPr>
            <w:rStyle w:val="normaltextrun"/>
            <w:rFonts w:asciiTheme="minorHAnsi" w:hAnsiTheme="minorHAnsi" w:cstheme="minorHAnsi"/>
          </w:rPr>
          <w:t xml:space="preserve">and order has </w:t>
        </w:r>
        <w:r w:rsidR="00A93391">
          <w:rPr>
            <w:rStyle w:val="normaltextrun"/>
            <w:rFonts w:asciiTheme="minorHAnsi" w:hAnsiTheme="minorHAnsi" w:cstheme="minorHAnsi"/>
          </w:rPr>
          <w:t xml:space="preserve">‘1F </w:t>
        </w:r>
      </w:ins>
      <w:ins w:author="Vaddhi, Jigisha Nmn (CDC/NCIRD/OD) (CTR)" w:date="2026-04-16T08:40:00Z" w16du:dateUtc="2026-04-16T12:40:00Z" w:id="133">
        <w:r w:rsidR="00A93391">
          <w:rPr>
            <w:rStyle w:val="normaltextrun"/>
            <w:rFonts w:asciiTheme="minorHAnsi" w:hAnsiTheme="minorHAnsi" w:cstheme="minorHAnsi"/>
          </w:rPr>
          <w:t>C</w:t>
        </w:r>
      </w:ins>
      <w:ins w:author="Vaddhi, Jigisha Nmn (CDC/NCIRD/OD) (CTR)" w:date="2026-04-16T08:39:00Z" w16du:dateUtc="2026-04-16T12:39:00Z" w:id="134">
        <w:r w:rsidR="00A93391">
          <w:rPr>
            <w:rStyle w:val="normaltextrun"/>
            <w:rFonts w:asciiTheme="minorHAnsi" w:hAnsiTheme="minorHAnsi" w:cstheme="minorHAnsi"/>
          </w:rPr>
          <w:t>ancelled</w:t>
        </w:r>
      </w:ins>
      <w:ins w:author="Vaddhi, Jigisha Nmn (CDC/NCIRD/OD) (CTR)" w:date="2026-04-16T08:40:00Z" w16du:dateUtc="2026-04-16T12:40:00Z" w:id="135">
        <w:r w:rsidR="00A93391">
          <w:rPr>
            <w:rStyle w:val="normaltextrun"/>
            <w:rFonts w:asciiTheme="minorHAnsi" w:hAnsiTheme="minorHAnsi" w:cstheme="minorHAnsi"/>
          </w:rPr>
          <w:t>’</w:t>
        </w:r>
      </w:ins>
      <w:ins w:author="Vaddhi, Jigisha Nmn (CDC/NCIRD/OD) (CTR)" w:date="2026-04-16T08:39:00Z" w16du:dateUtc="2026-04-16T12:39:00Z" w:id="136">
        <w:r w:rsidR="00A93391">
          <w:rPr>
            <w:rStyle w:val="normaltextrun"/>
            <w:rFonts w:asciiTheme="minorHAnsi" w:hAnsiTheme="minorHAnsi" w:cstheme="minorHAnsi"/>
          </w:rPr>
          <w:t xml:space="preserve"> status.</w:t>
        </w:r>
        <w:r w:rsidRPr="00B531FA">
          <w:rPr>
            <w:rStyle w:val="normaltextrun"/>
            <w:rFonts w:asciiTheme="minorHAnsi" w:hAnsiTheme="minorHAnsi" w:cstheme="minorHAnsi"/>
          </w:rPr>
          <w:t xml:space="preserve"> </w:t>
        </w:r>
      </w:ins>
      <w:r w:rsidRPr="00B531FA">
        <w:rPr>
          <w:rStyle w:val="normaltextrun"/>
          <w:rFonts w:asciiTheme="minorHAnsi" w:hAnsiTheme="minorHAnsi" w:cstheme="minorHAnsi"/>
        </w:rPr>
        <w:t>After order approval, only CDC users can cancel direct ship line items, while Awardees can still cancel non-direct ship orders or line items. When the status is "</w:t>
      </w:r>
      <w:ins w:author="Vaddhi, Jigisha Nmn (CDC/NCIRD/OD) (CTR)" w:date="2026-04-16T08:40:00Z" w16du:dateUtc="2026-04-16T12:40:00Z" w:id="137">
        <w:r w:rsidR="00D12191">
          <w:rPr>
            <w:rStyle w:val="normaltextrun"/>
            <w:rFonts w:asciiTheme="minorHAnsi" w:hAnsiTheme="minorHAnsi" w:cstheme="minorHAnsi"/>
          </w:rPr>
          <w:t xml:space="preserve">1D </w:t>
        </w:r>
      </w:ins>
      <w:r w:rsidRPr="00B531FA">
        <w:rPr>
          <w:rStyle w:val="normaltextrun"/>
          <w:rFonts w:asciiTheme="minorHAnsi" w:hAnsiTheme="minorHAnsi" w:cstheme="minorHAnsi"/>
        </w:rPr>
        <w:t>Approved," only the status (to Approved by Awardee or Cancelled) and Rejection Reason can be changed. When the status is "</w:t>
      </w:r>
      <w:ins w:author="Vaddhi, Jigisha Nmn (CDC/NCIRD/OD) (CTR)" w:date="2026-04-16T08:41:00Z" w16du:dateUtc="2026-04-16T12:41:00Z" w:id="138">
        <w:r w:rsidR="00847860">
          <w:rPr>
            <w:rStyle w:val="normaltextrun"/>
            <w:rFonts w:asciiTheme="minorHAnsi" w:hAnsiTheme="minorHAnsi" w:cstheme="minorHAnsi"/>
          </w:rPr>
          <w:t xml:space="preserve">1E </w:t>
        </w:r>
      </w:ins>
      <w:r w:rsidRPr="00B531FA">
        <w:rPr>
          <w:rStyle w:val="normaltextrun"/>
          <w:rFonts w:asciiTheme="minorHAnsi" w:hAnsiTheme="minorHAnsi" w:cstheme="minorHAnsi"/>
        </w:rPr>
        <w:t>Approved by Awardee," the status can be changed to</w:t>
      </w:r>
      <w:ins w:author="Vaddhi, Jigisha Nmn (CDC/NCIRD/OD) (CTR)" w:date="2026-04-16T08:41:00Z" w16du:dateUtc="2026-04-16T12:41:00Z" w:id="139">
        <w:r w:rsidR="00847860">
          <w:rPr>
            <w:rStyle w:val="normaltextrun"/>
            <w:rFonts w:asciiTheme="minorHAnsi" w:hAnsiTheme="minorHAnsi" w:cstheme="minorHAnsi"/>
          </w:rPr>
          <w:t xml:space="preserve"> 1F</w:t>
        </w:r>
      </w:ins>
      <w:r w:rsidRPr="00B531FA">
        <w:rPr>
          <w:rStyle w:val="normaltextrun"/>
          <w:rFonts w:asciiTheme="minorHAnsi" w:hAnsiTheme="minorHAnsi" w:cstheme="minorHAnsi"/>
        </w:rPr>
        <w:t> Cancelled, Rejection Reason can be changed, Category can be edited, but Priority and Order Reason cannot be edited.</w:t>
      </w:r>
      <w:ins w:author="Vaddhi, Jigisha Nmn (CDC/NCIRD/OD) (CTR)" w:date="2026-04-15T23:15:00Z" w16du:dateUtc="2026-04-16T03:15:00Z" w:id="140">
        <w:r w:rsidR="008B3954">
          <w:rPr>
            <w:rStyle w:val="normaltextrun"/>
            <w:rFonts w:asciiTheme="minorHAnsi" w:hAnsiTheme="minorHAnsi" w:cstheme="minorHAnsi"/>
          </w:rPr>
          <w:t xml:space="preserve"> Refer to </w:t>
        </w:r>
        <w:r w:rsidR="00830B7B">
          <w:rPr>
            <w:rStyle w:val="normaltextrun"/>
            <w:rFonts w:asciiTheme="minorHAnsi" w:hAnsiTheme="minorHAnsi" w:cstheme="minorHAnsi"/>
          </w:rPr>
          <w:t>details : order cancellation included in E006</w:t>
        </w:r>
      </w:ins>
    </w:p>
    <w:p w:rsidRPr="00B531FA" w:rsidR="00DD63B9" w:rsidP="00CD2B4F" w:rsidRDefault="00DD63B9" w14:paraId="01CFF123"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766A657D" w14:textId="63779698">
      <w:pPr>
        <w:pStyle w:val="paragraph"/>
        <w:spacing w:before="0" w:beforeAutospacing="0" w:after="0" w:afterAutospacing="0"/>
        <w:textAlignment w:val="baseline"/>
        <w:rPr>
          <w:rStyle w:val="eop"/>
          <w:rFonts w:asciiTheme="minorHAnsi" w:hAnsiTheme="minorHAnsi" w:cstheme="minorHAnsi"/>
          <w:bdr w:val="none" w:color="auto" w:sz="0" w:space="0" w:frame="1"/>
          <w:shd w:val="clear" w:color="auto" w:fill="C6C6C6"/>
        </w:rPr>
      </w:pPr>
      <w:r w:rsidRPr="00B531FA">
        <w:rPr>
          <w:rStyle w:val="normaltextrun"/>
          <w:rFonts w:asciiTheme="minorHAnsi" w:hAnsiTheme="minorHAnsi" w:cstheme="minorHAnsi"/>
          <w:b/>
        </w:rPr>
        <w:t>Order Search and Display</w:t>
      </w:r>
      <w:r w:rsidRPr="00B531FA">
        <w:rPr>
          <w:rStyle w:val="normaltextrun"/>
          <w:rFonts w:asciiTheme="minorHAnsi" w:hAnsiTheme="minorHAnsi" w:cstheme="minorHAnsi"/>
        </w:rPr>
        <w:t>: Users can search and list provider orders using fields such as Provider PIN, NDC Code, and Provider Order Number. This capability applies to all orders regardless of status. Users can display full order details including partner functions (sold-to party, ship-to party), NDCs, and quantities ordered.</w:t>
      </w:r>
    </w:p>
    <w:p w:rsidRPr="00B531FA" w:rsidR="004F3198" w:rsidP="00CD2B4F" w:rsidRDefault="004F3198" w14:paraId="1171A71E" w14:textId="77777777">
      <w:pPr>
        <w:pStyle w:val="paragraph"/>
        <w:spacing w:before="0" w:beforeAutospacing="0" w:after="0" w:afterAutospacing="0"/>
        <w:textAlignment w:val="baseline"/>
        <w:rPr>
          <w:rFonts w:asciiTheme="minorHAnsi" w:hAnsiTheme="minorHAnsi" w:cstheme="minorHAnsi"/>
        </w:rPr>
      </w:pPr>
    </w:p>
    <w:p w:rsidRPr="00B531FA" w:rsidR="00CD2B4F" w:rsidP="00CD2B4F" w:rsidRDefault="00CD2B4F" w14:paraId="6AC46ABD" w14:textId="39F9764D">
      <w:pPr>
        <w:pStyle w:val="paragraph"/>
        <w:spacing w:before="0" w:beforeAutospacing="0" w:after="0" w:afterAutospacing="0"/>
        <w:textAlignment w:val="baseline"/>
        <w:rPr>
          <w:rFonts w:asciiTheme="minorHAnsi" w:hAnsiTheme="minorHAnsi" w:cstheme="minorHAnsi"/>
        </w:rPr>
      </w:pPr>
      <w:r w:rsidRPr="00B531FA">
        <w:rPr>
          <w:rStyle w:val="normaltextrun"/>
          <w:rFonts w:asciiTheme="minorHAnsi" w:hAnsiTheme="minorHAnsi" w:cstheme="minorHAnsi"/>
          <w:b/>
        </w:rPr>
        <w:t>Inventory on Hand Management:</w:t>
      </w:r>
    </w:p>
    <w:p w:rsidRPr="00B531FA" w:rsidR="00CD2B4F" w:rsidP="00CD2B4F" w:rsidRDefault="00CD2B4F" w14:paraId="0C3FB818" w14:textId="323C4A94">
      <w:pPr>
        <w:pStyle w:val="paragraph"/>
        <w:spacing w:before="0" w:beforeAutospacing="0" w:after="0" w:afterAutospacing="0"/>
        <w:textAlignment w:val="baseline"/>
        <w:rPr>
          <w:rFonts w:asciiTheme="minorHAnsi" w:hAnsiTheme="minorHAnsi" w:cstheme="minorHAnsi"/>
        </w:rPr>
      </w:pPr>
      <w:r w:rsidRPr="00B531FA">
        <w:rPr>
          <w:rStyle w:val="normaltextrun"/>
          <w:rFonts w:asciiTheme="minorHAnsi" w:hAnsiTheme="minorHAnsi" w:cstheme="minorHAnsi"/>
        </w:rPr>
        <w:t>When creating a provider order through the Fiori interface, the user may also update the IoH for that provider. Consignment stock is used to pre-populate the IoH with vaccines and quantities. The IoH details—NDC, Lot Number, Qty, and Expiration Date—are pre-populated from current customer consignment data. The IoH is then created with status "Submitted." This is distinct from Doses Administered, which only uses the vaccines from consignment stock for pre-population.</w:t>
      </w:r>
      <w:r w:rsidRPr="00B531FA">
        <w:rPr>
          <w:rStyle w:val="eop"/>
          <w:rFonts w:asciiTheme="minorHAnsi" w:hAnsiTheme="minorHAnsi" w:cstheme="minorHAnsi"/>
          <w:bdr w:val="none" w:color="auto" w:sz="0" w:space="0" w:frame="1"/>
          <w:shd w:val="clear" w:color="auto" w:fill="C6C6C6"/>
        </w:rPr>
        <w:t> </w:t>
      </w:r>
    </w:p>
    <w:p w:rsidR="00CD2B4F" w:rsidP="00CD2B4F" w:rsidRDefault="00CD2B4F" w14:paraId="038625B2"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Pr="00FB14A5" w:rsidR="00B454B6" w:rsidP="000F6481" w:rsidRDefault="00B454B6" w14:paraId="280C1D7D" w14:textId="4FBEB6E1">
      <w:pPr>
        <w:pStyle w:val="Heading2"/>
      </w:pPr>
      <w:bookmarkStart w:name="_Toc221702667" w:id="141"/>
      <w:bookmarkStart w:name="_Toc322031331" w:id="142"/>
      <w:commentRangeStart w:id="143"/>
      <w:commentRangeStart w:id="144"/>
      <w:r w:rsidRPr="2E442796">
        <w:t>Dependencies</w:t>
      </w:r>
      <w:bookmarkEnd w:id="141"/>
      <w:bookmarkEnd w:id="142"/>
      <w:r w:rsidRPr="2E442796">
        <w:t xml:space="preserve"> </w:t>
      </w:r>
      <w:commentRangeEnd w:id="143"/>
      <w:r w:rsidRPr="00FB14A5" w:rsidR="005D1C90">
        <w:rPr>
          <w:rStyle w:val="CommentReference"/>
          <w:sz w:val="24"/>
          <w:szCs w:val="24"/>
        </w:rPr>
        <w:commentReference w:id="143"/>
      </w:r>
      <w:commentRangeEnd w:id="144"/>
      <w:r>
        <w:rPr>
          <w:rStyle w:val="CommentReference"/>
        </w:rPr>
        <w:commentReference w:id="144"/>
      </w:r>
    </w:p>
    <w:p w:rsidRPr="00E301F1" w:rsidR="00B454B6" w:rsidP="009719B8" w:rsidRDefault="00B454B6" w14:paraId="2AA4F9EB" w14:textId="403AC66D">
      <w:pPr>
        <w:pStyle w:val="Heading3"/>
        <w:numPr>
          <w:ilvl w:val="2"/>
          <w:numId w:val="3"/>
        </w:numPr>
        <w:tabs>
          <w:tab w:val="num" w:pos="360"/>
        </w:tabs>
        <w:ind w:left="0" w:firstLine="0"/>
        <w:rPr>
          <w:rFonts w:eastAsia="Times" w:asciiTheme="minorHAnsi" w:hAnsiTheme="minorHAnsi" w:cstheme="minorBidi"/>
          <w:color w:val="000000" w:themeColor="text1"/>
          <w:sz w:val="20"/>
          <w:szCs w:val="20"/>
          <w:lang w:val="en-GB"/>
        </w:rPr>
      </w:pPr>
      <w:bookmarkStart w:name="_Toc318697043" w:id="145"/>
      <w:bookmarkStart w:name="_Toc322031332" w:id="146"/>
      <w:bookmarkStart w:name="_Toc221702668" w:id="147"/>
      <w:r w:rsidRPr="00E301F1">
        <w:rPr>
          <w:rFonts w:eastAsia="Times" w:asciiTheme="minorHAnsi" w:hAnsiTheme="minorHAnsi" w:cstheme="minorBidi"/>
          <w:color w:val="000000" w:themeColor="text1"/>
          <w:sz w:val="20"/>
          <w:szCs w:val="20"/>
          <w:lang w:val="en-GB"/>
        </w:rPr>
        <w:t>Configuration</w:t>
      </w:r>
      <w:bookmarkEnd w:id="145"/>
      <w:bookmarkEnd w:id="146"/>
      <w:r w:rsidRPr="00E301F1">
        <w:rPr>
          <w:rFonts w:eastAsia="Times" w:asciiTheme="minorHAnsi" w:hAnsiTheme="minorHAnsi" w:cstheme="minorBidi"/>
          <w:color w:val="000000" w:themeColor="text1"/>
          <w:sz w:val="20"/>
          <w:szCs w:val="20"/>
          <w:lang w:val="en-GB"/>
        </w:rPr>
        <w:t xml:space="preserve"> </w:t>
      </w:r>
      <w:bookmarkEnd w:id="147"/>
      <w:r w:rsidRPr="00E301F1" w:rsidR="005A4C7C">
        <w:rPr>
          <w:rFonts w:eastAsia="Times" w:asciiTheme="minorHAnsi" w:hAnsiTheme="minorHAnsi" w:cstheme="minorBidi"/>
          <w:color w:val="000000" w:themeColor="text1"/>
          <w:sz w:val="20"/>
          <w:szCs w:val="20"/>
          <w:lang w:val="en-GB"/>
        </w:rPr>
        <w:t>Dependencies</w:t>
      </w:r>
    </w:p>
    <w:p w:rsidRPr="00B52188" w:rsidR="00B52188" w:rsidP="00B52188" w:rsidRDefault="00B52188" w14:paraId="136012CC" w14:textId="77777777">
      <w:pPr>
        <w:pStyle w:val="Bodycopy"/>
        <w:rPr>
          <w:rFonts w:asciiTheme="minorHAnsi" w:hAnsiTheme="minorHAnsi" w:cstheme="minorHAnsi"/>
          <w:color w:val="FF0000"/>
          <w:sz w:val="22"/>
          <w:szCs w:val="22"/>
        </w:rPr>
      </w:pPr>
      <w:r w:rsidRPr="00B52188">
        <w:rPr>
          <w:rFonts w:asciiTheme="minorHAnsi" w:hAnsiTheme="minorHAnsi" w:cstheme="minorHAnsi"/>
          <w:i/>
          <w:iCs/>
          <w:color w:val="FF0000"/>
          <w:sz w:val="22"/>
          <w:szCs w:val="22"/>
        </w:rPr>
        <w:t>The configuration dependencies section will be updated during the build phase to include a link to the configuration document once it has been created and is made available to CDC for review.</w:t>
      </w:r>
    </w:p>
    <w:tbl>
      <w:tblPr>
        <w:tblW w:w="9980" w:type="dxa"/>
        <w:tblLook w:val="04A0" w:firstRow="1" w:lastRow="0" w:firstColumn="1" w:lastColumn="0" w:noHBand="0" w:noVBand="1"/>
      </w:tblPr>
      <w:tblGrid>
        <w:gridCol w:w="1700"/>
        <w:gridCol w:w="1800"/>
        <w:gridCol w:w="3880"/>
        <w:gridCol w:w="2600"/>
        <w:tblGridChange w:id="148">
          <w:tblGrid>
            <w:gridCol w:w="10"/>
            <w:gridCol w:w="1690"/>
            <w:gridCol w:w="10"/>
            <w:gridCol w:w="1790"/>
            <w:gridCol w:w="10"/>
            <w:gridCol w:w="3870"/>
            <w:gridCol w:w="10"/>
            <w:gridCol w:w="2590"/>
            <w:gridCol w:w="10"/>
          </w:tblGrid>
        </w:tblGridChange>
      </w:tblGrid>
      <w:tr w:rsidRPr="00E7497D" w:rsidR="00E7497D" w:rsidTr="00E7497D" w14:paraId="04582754" w14:textId="77777777">
        <w:trPr>
          <w:trHeight w:val="315"/>
        </w:trPr>
        <w:tc>
          <w:tcPr>
            <w:tcW w:w="1700" w:type="dxa"/>
            <w:vMerge w:val="restart"/>
            <w:tcBorders>
              <w:top w:val="single" w:color="auto" w:sz="8" w:space="0"/>
              <w:left w:val="single" w:color="auto" w:sz="8" w:space="0"/>
              <w:bottom w:val="nil"/>
              <w:right w:val="single" w:color="auto" w:sz="8" w:space="0"/>
            </w:tcBorders>
            <w:shd w:val="clear" w:color="000000" w:fill="92D050"/>
            <w:vAlign w:val="center"/>
            <w:hideMark/>
          </w:tcPr>
          <w:p w:rsidRPr="00E7497D" w:rsidR="00E7497D" w:rsidP="00E7497D" w:rsidRDefault="00E7497D" w14:paraId="778D2B1C" w14:textId="77777777">
            <w:pPr>
              <w:spacing w:after="0" w:line="240" w:lineRule="auto"/>
              <w:jc w:val="center"/>
              <w:rPr>
                <w:rFonts w:ascii="Calibri" w:hAnsi="Calibri" w:eastAsia="Times New Roman" w:cs="Calibri"/>
                <w:b/>
                <w:bCs/>
                <w:color w:val="FFFFFF"/>
                <w:lang w:eastAsia="en-US"/>
              </w:rPr>
            </w:pPr>
            <w:r w:rsidRPr="00E7497D">
              <w:rPr>
                <w:rFonts w:ascii="Calibri" w:hAnsi="Calibri" w:eastAsia="Times New Roman" w:cs="Calibri"/>
                <w:b/>
                <w:bCs/>
                <w:color w:val="FFFFFF" w:themeColor="background1"/>
                <w:lang w:eastAsia="en-US"/>
              </w:rPr>
              <w:t>L4 Task ID</w:t>
            </w:r>
          </w:p>
        </w:tc>
        <w:tc>
          <w:tcPr>
            <w:tcW w:w="1800" w:type="dxa"/>
            <w:vMerge w:val="restart"/>
            <w:tcBorders>
              <w:top w:val="single" w:color="auto" w:sz="8" w:space="0"/>
              <w:left w:val="single" w:color="auto" w:sz="8" w:space="0"/>
              <w:bottom w:val="nil"/>
              <w:right w:val="single" w:color="auto" w:sz="8" w:space="0"/>
            </w:tcBorders>
            <w:shd w:val="clear" w:color="000000" w:fill="92D050"/>
            <w:vAlign w:val="center"/>
            <w:hideMark/>
          </w:tcPr>
          <w:p w:rsidRPr="00E7497D" w:rsidR="00E7497D" w:rsidP="00E7497D" w:rsidRDefault="00E7497D" w14:paraId="7DBBCBE7" w14:textId="77777777">
            <w:pPr>
              <w:spacing w:after="0" w:line="240" w:lineRule="auto"/>
              <w:rPr>
                <w:rFonts w:ascii="Calibri" w:hAnsi="Calibri" w:eastAsia="Times New Roman" w:cs="Calibri"/>
                <w:b/>
                <w:bCs/>
                <w:color w:val="FFFFFF"/>
                <w:lang w:eastAsia="en-US"/>
              </w:rPr>
            </w:pPr>
            <w:r w:rsidRPr="00E7497D">
              <w:rPr>
                <w:rFonts w:ascii="Calibri" w:hAnsi="Calibri" w:eastAsia="Times New Roman" w:cs="Calibri"/>
                <w:b/>
                <w:bCs/>
                <w:color w:val="FFFFFF" w:themeColor="background1"/>
                <w:lang w:eastAsia="en-US"/>
              </w:rPr>
              <w:t>Description</w:t>
            </w:r>
          </w:p>
        </w:tc>
        <w:tc>
          <w:tcPr>
            <w:tcW w:w="3880" w:type="dxa"/>
            <w:vMerge w:val="restart"/>
            <w:tcBorders>
              <w:top w:val="single" w:color="auto" w:sz="8" w:space="0"/>
              <w:left w:val="single" w:color="auto" w:sz="8" w:space="0"/>
              <w:bottom w:val="nil"/>
              <w:right w:val="single" w:color="auto" w:sz="8" w:space="0"/>
            </w:tcBorders>
            <w:shd w:val="clear" w:color="000000" w:fill="92D050"/>
            <w:vAlign w:val="center"/>
            <w:hideMark/>
          </w:tcPr>
          <w:p w:rsidRPr="00E7497D" w:rsidR="00E7497D" w:rsidP="00E7497D" w:rsidRDefault="00E7497D" w14:paraId="288A4B24" w14:textId="77777777">
            <w:pPr>
              <w:spacing w:after="0" w:line="240" w:lineRule="auto"/>
              <w:jc w:val="center"/>
              <w:rPr>
                <w:rFonts w:ascii="Calibri" w:hAnsi="Calibri" w:eastAsia="Times New Roman" w:cs="Calibri"/>
                <w:b/>
                <w:bCs/>
                <w:color w:val="FFFFFF"/>
                <w:lang w:eastAsia="en-US"/>
              </w:rPr>
            </w:pPr>
            <w:r w:rsidRPr="00E7497D">
              <w:rPr>
                <w:rFonts w:ascii="Calibri" w:hAnsi="Calibri" w:eastAsia="Times New Roman" w:cs="Calibri"/>
                <w:b/>
                <w:bCs/>
                <w:color w:val="FFFFFF" w:themeColor="background1"/>
                <w:lang w:eastAsia="en-US"/>
              </w:rPr>
              <w:t>Describe the dependency</w:t>
            </w:r>
          </w:p>
        </w:tc>
        <w:tc>
          <w:tcPr>
            <w:tcW w:w="2600" w:type="dxa"/>
            <w:tcBorders>
              <w:top w:val="single" w:color="auto" w:sz="8" w:space="0"/>
              <w:left w:val="nil"/>
              <w:bottom w:val="nil"/>
              <w:right w:val="single" w:color="auto" w:sz="8" w:space="0"/>
            </w:tcBorders>
            <w:shd w:val="clear" w:color="000000" w:fill="92D050"/>
            <w:vAlign w:val="center"/>
            <w:hideMark/>
          </w:tcPr>
          <w:p w:rsidRPr="00E7497D" w:rsidR="00E7497D" w:rsidP="00E7497D" w:rsidRDefault="00E7497D" w14:paraId="5C715F0C" w14:textId="77777777">
            <w:pPr>
              <w:spacing w:after="0" w:line="240" w:lineRule="auto"/>
              <w:jc w:val="center"/>
              <w:rPr>
                <w:rFonts w:ascii="Calibri" w:hAnsi="Calibri" w:eastAsia="Times New Roman" w:cs="Calibri"/>
                <w:b/>
                <w:bCs/>
                <w:color w:val="FFFFFF"/>
                <w:lang w:eastAsia="en-US"/>
              </w:rPr>
            </w:pPr>
            <w:r w:rsidRPr="00E7497D">
              <w:rPr>
                <w:rFonts w:ascii="Calibri" w:hAnsi="Calibri" w:eastAsia="Times New Roman" w:cs="Calibri"/>
                <w:b/>
                <w:bCs/>
                <w:color w:val="FFFFFF" w:themeColor="background1"/>
                <w:lang w:eastAsia="en-US"/>
              </w:rPr>
              <w:t> </w:t>
            </w:r>
          </w:p>
        </w:tc>
      </w:tr>
      <w:tr w:rsidRPr="00E7497D" w:rsidR="00E7497D" w:rsidTr="00E7497D" w14:paraId="02E90490" w14:textId="77777777">
        <w:trPr>
          <w:trHeight w:val="315"/>
        </w:trPr>
        <w:tc>
          <w:tcPr>
            <w:tcW w:w="1700" w:type="dxa"/>
            <w:vMerge/>
            <w:tcBorders>
              <w:top w:val="single" w:color="auto" w:sz="8" w:space="0"/>
              <w:left w:val="single" w:color="auto" w:sz="8" w:space="0"/>
              <w:bottom w:val="nil"/>
              <w:right w:val="single" w:color="auto" w:sz="8" w:space="0"/>
            </w:tcBorders>
            <w:vAlign w:val="center"/>
            <w:hideMark/>
          </w:tcPr>
          <w:p w:rsidRPr="00E7497D" w:rsidR="00E7497D" w:rsidP="00E7497D" w:rsidRDefault="00E7497D" w14:paraId="44E97E6F" w14:textId="77777777">
            <w:pPr>
              <w:spacing w:after="0" w:line="240" w:lineRule="auto"/>
              <w:rPr>
                <w:rFonts w:ascii="Calibri" w:hAnsi="Calibri" w:eastAsia="Times New Roman" w:cs="Calibri"/>
                <w:b/>
                <w:bCs/>
                <w:color w:val="FFFFFF"/>
                <w:lang w:eastAsia="en-US"/>
              </w:rPr>
            </w:pPr>
          </w:p>
        </w:tc>
        <w:tc>
          <w:tcPr>
            <w:tcW w:w="1800" w:type="dxa"/>
            <w:vMerge/>
            <w:tcBorders>
              <w:top w:val="single" w:color="auto" w:sz="8" w:space="0"/>
              <w:left w:val="single" w:color="auto" w:sz="8" w:space="0"/>
              <w:bottom w:val="nil"/>
              <w:right w:val="single" w:color="auto" w:sz="8" w:space="0"/>
            </w:tcBorders>
            <w:vAlign w:val="center"/>
            <w:hideMark/>
          </w:tcPr>
          <w:p w:rsidRPr="00E7497D" w:rsidR="00E7497D" w:rsidP="00E7497D" w:rsidRDefault="00E7497D" w14:paraId="4CA435A6" w14:textId="77777777">
            <w:pPr>
              <w:spacing w:after="0" w:line="240" w:lineRule="auto"/>
              <w:rPr>
                <w:rFonts w:ascii="Calibri" w:hAnsi="Calibri" w:eastAsia="Times New Roman" w:cs="Calibri"/>
                <w:b/>
                <w:bCs/>
                <w:color w:val="FFFFFF"/>
                <w:lang w:eastAsia="en-US"/>
              </w:rPr>
            </w:pPr>
          </w:p>
        </w:tc>
        <w:tc>
          <w:tcPr>
            <w:tcW w:w="3880" w:type="dxa"/>
            <w:vMerge/>
            <w:tcBorders>
              <w:top w:val="single" w:color="auto" w:sz="8" w:space="0"/>
              <w:left w:val="single" w:color="auto" w:sz="8" w:space="0"/>
              <w:bottom w:val="nil"/>
              <w:right w:val="single" w:color="auto" w:sz="8" w:space="0"/>
            </w:tcBorders>
            <w:vAlign w:val="center"/>
            <w:hideMark/>
          </w:tcPr>
          <w:p w:rsidRPr="00E7497D" w:rsidR="00E7497D" w:rsidP="00E7497D" w:rsidRDefault="00E7497D" w14:paraId="52AB0C87" w14:textId="77777777">
            <w:pPr>
              <w:spacing w:after="0" w:line="240" w:lineRule="auto"/>
              <w:rPr>
                <w:rFonts w:ascii="Calibri" w:hAnsi="Calibri" w:eastAsia="Times New Roman" w:cs="Calibri"/>
                <w:b/>
                <w:bCs/>
                <w:color w:val="FFFFFF"/>
                <w:lang w:eastAsia="en-US"/>
              </w:rPr>
            </w:pPr>
          </w:p>
        </w:tc>
        <w:tc>
          <w:tcPr>
            <w:tcW w:w="2600" w:type="dxa"/>
            <w:tcBorders>
              <w:top w:val="nil"/>
              <w:left w:val="nil"/>
              <w:bottom w:val="nil"/>
              <w:right w:val="single" w:color="auto" w:sz="8" w:space="0"/>
            </w:tcBorders>
            <w:shd w:val="clear" w:color="000000" w:fill="92D050"/>
            <w:vAlign w:val="center"/>
            <w:hideMark/>
          </w:tcPr>
          <w:p w:rsidRPr="00E7497D" w:rsidR="00E7497D" w:rsidP="00E7497D" w:rsidRDefault="00E7497D" w14:paraId="070C6E1D" w14:textId="77777777">
            <w:pPr>
              <w:spacing w:after="0" w:line="240" w:lineRule="auto"/>
              <w:jc w:val="center"/>
              <w:rPr>
                <w:rFonts w:ascii="Calibri" w:hAnsi="Calibri" w:eastAsia="Times New Roman" w:cs="Calibri"/>
                <w:b/>
                <w:bCs/>
                <w:color w:val="FFFFFF"/>
                <w:lang w:eastAsia="en-US"/>
              </w:rPr>
            </w:pPr>
            <w:r w:rsidRPr="00E7497D">
              <w:rPr>
                <w:rFonts w:ascii="Calibri" w:hAnsi="Calibri" w:eastAsia="Times New Roman" w:cs="Calibri"/>
                <w:b/>
                <w:bCs/>
                <w:color w:val="FFFFFF" w:themeColor="background1"/>
                <w:lang w:eastAsia="en-US"/>
              </w:rPr>
              <w:t>Comments</w:t>
            </w:r>
          </w:p>
        </w:tc>
      </w:tr>
      <w:tr w:rsidRPr="00E7497D" w:rsidR="001963F9" w:rsidTr="00D66A13" w14:paraId="4801E266" w14:textId="77777777">
        <w:tblPrEx>
          <w:tblW w:w="9980" w:type="dxa"/>
          <w:tblPrExChange w:author="Vaddhi, Jigisha Nmn (CDC/NCIRD/OD) (CTR)" w:date="2026-04-16T08:50:00Z" w16du:dateUtc="2026-04-16T12:50:00Z" w:id="149">
            <w:tblPrEx>
              <w:tblW w:w="9980" w:type="dxa"/>
            </w:tblPrEx>
          </w:tblPrExChange>
        </w:tblPrEx>
        <w:trPr>
          <w:trHeight w:val="1052"/>
          <w:ins w:author="Vaddhi, Jigisha Nmn (CDC/NCIRD/OD) (CTR)" w:date="2026-04-16T08:49:00Z" w:id="150"/>
          <w:trPrChange w:author="Vaddhi, Jigisha Nmn (CDC/NCIRD/OD) (CTR)" w:date="2026-04-16T08:50:00Z" w16du:dateUtc="2026-04-16T12:50:00Z" w:id="151">
            <w:trPr>
              <w:gridAfter w:val="0"/>
              <w:trHeight w:val="900"/>
            </w:trPr>
          </w:trPrChange>
        </w:trPr>
        <w:tc>
          <w:tcPr>
            <w:tcW w:w="1700" w:type="dxa"/>
            <w:tcBorders>
              <w:top w:val="single" w:color="auto" w:sz="4" w:space="0"/>
              <w:left w:val="single" w:color="auto" w:sz="4" w:space="0"/>
              <w:bottom w:val="single" w:color="auto" w:sz="4" w:space="0"/>
              <w:right w:val="single" w:color="auto" w:sz="4" w:space="0"/>
            </w:tcBorders>
            <w:noWrap/>
            <w:vAlign w:val="bottom"/>
            <w:tcPrChange w:author="Vaddhi, Jigisha Nmn (CDC/NCIRD/OD) (CTR)" w:date="2026-04-16T08:50:00Z" w16du:dateUtc="2026-04-16T12:50:00Z" w:id="152">
              <w:tcPr>
                <w:tcW w:w="1700" w:type="dxa"/>
                <w:gridSpan w:val="2"/>
                <w:tcBorders>
                  <w:top w:val="single" w:color="auto" w:sz="4" w:space="0"/>
                  <w:left w:val="single" w:color="auto" w:sz="4" w:space="0"/>
                  <w:bottom w:val="single" w:color="auto" w:sz="4" w:space="0"/>
                  <w:right w:val="single" w:color="auto" w:sz="4" w:space="0"/>
                </w:tcBorders>
                <w:noWrap/>
                <w:vAlign w:val="bottom"/>
              </w:tcPr>
            </w:tcPrChange>
          </w:tcPr>
          <w:p w:rsidRPr="00D66A13" w:rsidR="001963F9" w:rsidP="00E7497D" w:rsidRDefault="00D66A13" w14:paraId="3C9C985C" w14:textId="1FC693B9">
            <w:pPr>
              <w:spacing w:after="0" w:line="240" w:lineRule="auto"/>
              <w:rPr>
                <w:ins w:author="Vaddhi, Jigisha Nmn (CDC/NCIRD/OD) (CTR)" w:date="2026-04-16T08:49:00Z" w16du:dateUtc="2026-04-16T12:49:00Z" w:id="153"/>
                <w:rFonts w:eastAsia="Times New Roman" w:cstheme="minorHAnsi"/>
                <w:lang w:eastAsia="en-US"/>
                <w:rPrChange w:author="Vaddhi, Jigisha Nmn (CDC/NCIRD/OD) (CTR)" w:date="2026-04-16T08:50:00Z" w16du:dateUtc="2026-04-16T12:50:00Z" w:id="154">
                  <w:rPr>
                    <w:ins w:author="Vaddhi, Jigisha Nmn (CDC/NCIRD/OD) (CTR)" w:date="2026-04-16T08:49:00Z" w16du:dateUtc="2026-04-16T12:49:00Z" w:id="155"/>
                    <w:rFonts w:eastAsia="Times New Roman" w:cstheme="minorHAnsi"/>
                    <w:color w:val="000000"/>
                    <w:lang w:eastAsia="en-US"/>
                  </w:rPr>
                </w:rPrChange>
              </w:rPr>
            </w:pPr>
            <w:ins w:author="Vaddhi, Jigisha Nmn (CDC/NCIRD/OD) (CTR)" w:date="2026-04-16T08:49:00Z" w:id="156">
              <w:r w:rsidRPr="00D66A13">
                <w:rPr>
                  <w:rFonts w:eastAsia="Times New Roman" w:cstheme="minorHAnsi"/>
                  <w:lang w:eastAsia="en-US"/>
                  <w:rPrChange w:author="Vaddhi, Jigisha Nmn (CDC/NCIRD/OD) (CTR)" w:date="2026-04-16T08:50:00Z" w16du:dateUtc="2026-04-16T12:50:00Z" w:id="157">
                    <w:rPr>
                      <w:rFonts w:eastAsia="Times New Roman" w:cstheme="minorHAnsi"/>
                      <w:color w:val="000000"/>
                      <w:lang w:eastAsia="en-US"/>
                    </w:rPr>
                  </w:rPrChange>
                </w:rPr>
                <w:t>SO-010-010-060</w:t>
              </w:r>
            </w:ins>
          </w:p>
        </w:tc>
        <w:tc>
          <w:tcPr>
            <w:tcW w:w="1800" w:type="dxa"/>
            <w:tcBorders>
              <w:top w:val="single" w:color="auto" w:sz="4" w:space="0"/>
              <w:left w:val="nil"/>
              <w:bottom w:val="single" w:color="auto" w:sz="4" w:space="0"/>
              <w:right w:val="single" w:color="auto" w:sz="4" w:space="0"/>
            </w:tcBorders>
            <w:vAlign w:val="bottom"/>
            <w:tcPrChange w:author="Vaddhi, Jigisha Nmn (CDC/NCIRD/OD) (CTR)" w:date="2026-04-16T08:50:00Z" w16du:dateUtc="2026-04-16T12:50:00Z" w:id="158">
              <w:tcPr>
                <w:tcW w:w="1800" w:type="dxa"/>
                <w:gridSpan w:val="2"/>
                <w:tcBorders>
                  <w:top w:val="single" w:color="auto" w:sz="4" w:space="0"/>
                  <w:left w:val="nil"/>
                  <w:bottom w:val="single" w:color="auto" w:sz="4" w:space="0"/>
                  <w:right w:val="single" w:color="auto" w:sz="4" w:space="0"/>
                </w:tcBorders>
                <w:vAlign w:val="bottom"/>
              </w:tcPr>
            </w:tcPrChange>
          </w:tcPr>
          <w:p w:rsidRPr="00D66A13" w:rsidR="001963F9" w:rsidP="00E7497D" w:rsidRDefault="00D66A13" w14:paraId="5E8DDDA8" w14:textId="2C41C15A">
            <w:pPr>
              <w:spacing w:after="0" w:line="240" w:lineRule="auto"/>
              <w:rPr>
                <w:ins w:author="Vaddhi, Jigisha Nmn (CDC/NCIRD/OD) (CTR)" w:date="2026-04-16T08:49:00Z" w16du:dateUtc="2026-04-16T12:49:00Z" w:id="159"/>
                <w:rFonts w:eastAsia="Times New Roman" w:cstheme="minorHAnsi"/>
                <w:lang w:eastAsia="en-US"/>
                <w:rPrChange w:author="Vaddhi, Jigisha Nmn (CDC/NCIRD/OD) (CTR)" w:date="2026-04-16T08:50:00Z" w16du:dateUtc="2026-04-16T12:50:00Z" w:id="160">
                  <w:rPr>
                    <w:ins w:author="Vaddhi, Jigisha Nmn (CDC/NCIRD/OD) (CTR)" w:date="2026-04-16T08:49:00Z" w16du:dateUtc="2026-04-16T12:49:00Z" w:id="161"/>
                    <w:rFonts w:eastAsia="Times New Roman" w:cstheme="minorHAnsi"/>
                    <w:color w:val="000000"/>
                    <w:lang w:eastAsia="en-US"/>
                  </w:rPr>
                </w:rPrChange>
              </w:rPr>
            </w:pPr>
            <w:ins w:author="Vaddhi, Jigisha Nmn (CDC/NCIRD/OD) (CTR)" w:date="2026-04-16T08:50:00Z" w:id="162">
              <w:r w:rsidRPr="00D66A13">
                <w:rPr>
                  <w:rFonts w:eastAsia="Times New Roman" w:cstheme="minorHAnsi"/>
                  <w:lang w:eastAsia="en-US"/>
                  <w:rPrChange w:author="Vaddhi, Jigisha Nmn (CDC/NCIRD/OD) (CTR)" w:date="2026-04-16T08:50:00Z" w16du:dateUtc="2026-04-16T12:50:00Z" w:id="163">
                    <w:rPr>
                      <w:rFonts w:eastAsia="Times New Roman" w:cstheme="minorHAnsi"/>
                      <w:color w:val="000000"/>
                      <w:lang w:eastAsia="en-US"/>
                    </w:rPr>
                  </w:rPrChange>
                </w:rPr>
                <w:t>Order Status updated to "</w:t>
              </w:r>
            </w:ins>
            <w:ins w:author="Vaddhi, Jigisha Nmn (CDC/NCIRD/OD) (CTR)" w:date="2026-04-16T08:50:00Z" w16du:dateUtc="2026-04-16T12:50:00Z" w:id="164">
              <w:r w:rsidR="000D550B">
                <w:rPr>
                  <w:rFonts w:eastAsia="Times New Roman" w:cstheme="minorHAnsi"/>
                  <w:lang w:eastAsia="en-US"/>
                </w:rPr>
                <w:t xml:space="preserve">1B </w:t>
              </w:r>
            </w:ins>
            <w:ins w:author="Vaddhi, Jigisha Nmn (CDC/NCIRD/OD) (CTR)" w:date="2026-04-16T08:50:00Z" w:id="165">
              <w:r w:rsidRPr="00D66A13">
                <w:rPr>
                  <w:rFonts w:eastAsia="Times New Roman" w:cstheme="minorHAnsi"/>
                  <w:lang w:eastAsia="en-US"/>
                  <w:rPrChange w:author="Vaddhi, Jigisha Nmn (CDC/NCIRD/OD) (CTR)" w:date="2026-04-16T08:50:00Z" w16du:dateUtc="2026-04-16T12:50:00Z" w:id="166">
                    <w:rPr>
                      <w:rFonts w:eastAsia="Times New Roman" w:cstheme="minorHAnsi"/>
                      <w:color w:val="000000"/>
                      <w:lang w:eastAsia="en-US"/>
                    </w:rPr>
                  </w:rPrChange>
                </w:rPr>
                <w:t>On Hold"</w:t>
              </w:r>
            </w:ins>
          </w:p>
        </w:tc>
        <w:tc>
          <w:tcPr>
            <w:tcW w:w="3880" w:type="dxa"/>
            <w:tcBorders>
              <w:top w:val="single" w:color="auto" w:sz="4" w:space="0"/>
              <w:left w:val="nil"/>
              <w:bottom w:val="single" w:color="auto" w:sz="4" w:space="0"/>
              <w:right w:val="single" w:color="auto" w:sz="4" w:space="0"/>
            </w:tcBorders>
            <w:vAlign w:val="bottom"/>
            <w:tcPrChange w:author="Vaddhi, Jigisha Nmn (CDC/NCIRD/OD) (CTR)" w:date="2026-04-16T08:50:00Z" w16du:dateUtc="2026-04-16T12:50:00Z" w:id="167">
              <w:tcPr>
                <w:tcW w:w="3880" w:type="dxa"/>
                <w:gridSpan w:val="2"/>
                <w:tcBorders>
                  <w:top w:val="single" w:color="auto" w:sz="4" w:space="0"/>
                  <w:left w:val="nil"/>
                  <w:bottom w:val="single" w:color="auto" w:sz="4" w:space="0"/>
                  <w:right w:val="single" w:color="auto" w:sz="4" w:space="0"/>
                </w:tcBorders>
                <w:vAlign w:val="bottom"/>
              </w:tcPr>
            </w:tcPrChange>
          </w:tcPr>
          <w:p w:rsidRPr="00D66A13" w:rsidR="00D66A13" w:rsidP="00D66A13" w:rsidRDefault="00D66A13" w14:paraId="5B3B111C" w14:textId="77777777">
            <w:pPr>
              <w:spacing w:line="240" w:lineRule="auto"/>
              <w:rPr>
                <w:ins w:author="Vaddhi, Jigisha Nmn (CDC/NCIRD/OD) (CTR)" w:date="2026-04-16T08:50:00Z" w16du:dateUtc="2026-04-16T12:50:00Z" w:id="168"/>
                <w:rFonts w:eastAsia="Times New Roman" w:cstheme="minorHAnsi"/>
                <w:lang w:eastAsia="en-US"/>
                <w:rPrChange w:author="Vaddhi, Jigisha Nmn (CDC/NCIRD/OD) (CTR)" w:date="2026-04-16T08:50:00Z" w16du:dateUtc="2026-04-16T12:50:00Z" w:id="169">
                  <w:rPr>
                    <w:ins w:author="Vaddhi, Jigisha Nmn (CDC/NCIRD/OD) (CTR)" w:date="2026-04-16T08:50:00Z" w16du:dateUtc="2026-04-16T12:50:00Z" w:id="170"/>
                    <w:rFonts w:ascii="Aptos Narrow" w:hAnsi="Aptos Narrow" w:eastAsia="Times New Roman"/>
                    <w:color w:val="000000"/>
                    <w:sz w:val="22"/>
                    <w:szCs w:val="22"/>
                    <w:lang w:eastAsia="en-US"/>
                  </w:rPr>
                </w:rPrChange>
              </w:rPr>
            </w:pPr>
            <w:ins w:author="Vaddhi, Jigisha Nmn (CDC/NCIRD/OD) (CTR)" w:date="2026-04-16T08:50:00Z" w16du:dateUtc="2026-04-16T12:50:00Z" w:id="171">
              <w:r w:rsidRPr="00D66A13">
                <w:rPr>
                  <w:rFonts w:eastAsia="Times New Roman" w:cstheme="minorHAnsi"/>
                  <w:lang w:eastAsia="en-US"/>
                  <w:rPrChange w:author="Vaddhi, Jigisha Nmn (CDC/NCIRD/OD) (CTR)" w:date="2026-04-16T08:50:00Z" w16du:dateUtc="2026-04-16T12:50:00Z" w:id="172">
                    <w:rPr>
                      <w:rFonts w:ascii="Aptos Narrow" w:hAnsi="Aptos Narrow"/>
                      <w:color w:val="000000"/>
                      <w:sz w:val="22"/>
                      <w:szCs w:val="22"/>
                    </w:rPr>
                  </w:rPrChange>
                </w:rPr>
                <w:t>When a provider order has been determined to need being held, the order status is updated to On Hold.</w:t>
              </w:r>
            </w:ins>
          </w:p>
          <w:p w:rsidRPr="00B531FA" w:rsidR="001963F9" w:rsidP="00E7497D" w:rsidRDefault="001963F9" w14:paraId="037D66E1" w14:textId="77777777">
            <w:pPr>
              <w:spacing w:after="0" w:line="240" w:lineRule="auto"/>
              <w:rPr>
                <w:ins w:author="Vaddhi, Jigisha Nmn (CDC/NCIRD/OD) (CTR)" w:date="2026-04-16T08:49:00Z" w16du:dateUtc="2026-04-16T12:49:00Z" w:id="173"/>
                <w:rFonts w:eastAsia="Times New Roman" w:cstheme="minorHAnsi"/>
                <w:lang w:eastAsia="en-US"/>
              </w:rPr>
            </w:pPr>
          </w:p>
        </w:tc>
        <w:tc>
          <w:tcPr>
            <w:tcW w:w="2600" w:type="dxa"/>
            <w:tcBorders>
              <w:top w:val="single" w:color="auto" w:sz="4" w:space="0"/>
              <w:left w:val="nil"/>
              <w:bottom w:val="single" w:color="auto" w:sz="4" w:space="0"/>
              <w:right w:val="single" w:color="auto" w:sz="4" w:space="0"/>
            </w:tcBorders>
            <w:noWrap/>
            <w:vAlign w:val="bottom"/>
            <w:tcPrChange w:author="Vaddhi, Jigisha Nmn (CDC/NCIRD/OD) (CTR)" w:date="2026-04-16T08:50:00Z" w16du:dateUtc="2026-04-16T12:50:00Z" w:id="174">
              <w:tcPr>
                <w:tcW w:w="2600" w:type="dxa"/>
                <w:gridSpan w:val="2"/>
                <w:tcBorders>
                  <w:top w:val="single" w:color="auto" w:sz="4" w:space="0"/>
                  <w:left w:val="nil"/>
                  <w:bottom w:val="single" w:color="auto" w:sz="4" w:space="0"/>
                  <w:right w:val="single" w:color="auto" w:sz="4" w:space="0"/>
                </w:tcBorders>
                <w:noWrap/>
                <w:vAlign w:val="bottom"/>
              </w:tcPr>
            </w:tcPrChange>
          </w:tcPr>
          <w:p w:rsidRPr="00B531FA" w:rsidR="001963F9" w:rsidP="00E7497D" w:rsidRDefault="001963F9" w14:paraId="7CE067FA" w14:textId="77777777">
            <w:pPr>
              <w:spacing w:after="0" w:line="240" w:lineRule="auto"/>
              <w:rPr>
                <w:ins w:author="Vaddhi, Jigisha Nmn (CDC/NCIRD/OD) (CTR)" w:date="2026-04-16T08:49:00Z" w16du:dateUtc="2026-04-16T12:49:00Z" w:id="175"/>
                <w:rFonts w:eastAsia="Times New Roman" w:cstheme="minorHAnsi"/>
                <w:color w:val="000000"/>
                <w:lang w:eastAsia="en-US"/>
              </w:rPr>
            </w:pPr>
          </w:p>
        </w:tc>
      </w:tr>
      <w:tr w:rsidRPr="00E7497D" w:rsidR="00E7497D" w:rsidTr="00E7497D" w14:paraId="299CE509" w14:textId="77777777">
        <w:trPr>
          <w:trHeight w:val="900"/>
        </w:trPr>
        <w:tc>
          <w:tcPr>
            <w:tcW w:w="1700" w:type="dxa"/>
            <w:tcBorders>
              <w:top w:val="single" w:color="auto" w:sz="4" w:space="0"/>
              <w:left w:val="single" w:color="auto" w:sz="4" w:space="0"/>
              <w:bottom w:val="single" w:color="auto" w:sz="4" w:space="0"/>
              <w:right w:val="single" w:color="auto" w:sz="4" w:space="0"/>
            </w:tcBorders>
            <w:noWrap/>
            <w:vAlign w:val="bottom"/>
            <w:hideMark/>
          </w:tcPr>
          <w:p w:rsidRPr="00B531FA" w:rsidR="00E7497D" w:rsidP="00E7497D" w:rsidRDefault="00E7497D" w14:paraId="4060BA5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SO-010-010-080</w:t>
            </w:r>
          </w:p>
        </w:tc>
        <w:tc>
          <w:tcPr>
            <w:tcW w:w="1800" w:type="dxa"/>
            <w:tcBorders>
              <w:top w:val="single" w:color="auto" w:sz="4" w:space="0"/>
              <w:left w:val="nil"/>
              <w:bottom w:val="single" w:color="auto" w:sz="4" w:space="0"/>
              <w:right w:val="single" w:color="auto" w:sz="4" w:space="0"/>
            </w:tcBorders>
            <w:vAlign w:val="bottom"/>
            <w:hideMark/>
          </w:tcPr>
          <w:p w:rsidRPr="00B531FA" w:rsidR="00E7497D" w:rsidP="00E7497D" w:rsidRDefault="00E7497D" w14:paraId="59DA6883"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No order is created</w:t>
            </w:r>
          </w:p>
        </w:tc>
        <w:tc>
          <w:tcPr>
            <w:tcW w:w="3880" w:type="dxa"/>
            <w:tcBorders>
              <w:top w:val="single" w:color="auto" w:sz="4" w:space="0"/>
              <w:left w:val="nil"/>
              <w:bottom w:val="single" w:color="auto" w:sz="4" w:space="0"/>
              <w:right w:val="single" w:color="auto" w:sz="4" w:space="0"/>
            </w:tcBorders>
            <w:vAlign w:val="bottom"/>
            <w:hideMark/>
          </w:tcPr>
          <w:p w:rsidRPr="00B531FA" w:rsidR="00E7497D" w:rsidP="00E7497D" w:rsidRDefault="00E7497D" w14:paraId="2AE85B8F" w14:textId="77777777">
            <w:pPr>
              <w:spacing w:after="0" w:line="240" w:lineRule="auto"/>
              <w:rPr>
                <w:rFonts w:eastAsia="Times New Roman" w:cstheme="minorHAnsi"/>
                <w:lang w:eastAsia="en-US"/>
              </w:rPr>
            </w:pPr>
            <w:r w:rsidRPr="00B531FA">
              <w:rPr>
                <w:rFonts w:eastAsia="Times New Roman" w:cstheme="minorHAnsi"/>
                <w:lang w:eastAsia="en-US"/>
              </w:rPr>
              <w:t xml:space="preserve">An order hits a hard stop, and no order is created when fundamental validations fail (e.g., missing </w:t>
            </w:r>
            <w:r w:rsidRPr="00B531FA">
              <w:rPr>
                <w:rFonts w:eastAsia="Times New Roman" w:cstheme="minorHAnsi"/>
                <w:lang w:eastAsia="en-US"/>
              </w:rPr>
              <w:lastRenderedPageBreak/>
              <w:t>mandatory fields, unauthorized access, invalid NDC).</w:t>
            </w:r>
          </w:p>
        </w:tc>
        <w:tc>
          <w:tcPr>
            <w:tcW w:w="2600" w:type="dxa"/>
            <w:tcBorders>
              <w:top w:val="single" w:color="auto" w:sz="4" w:space="0"/>
              <w:left w:val="nil"/>
              <w:bottom w:val="single" w:color="auto" w:sz="4" w:space="0"/>
              <w:right w:val="single" w:color="auto" w:sz="4" w:space="0"/>
            </w:tcBorders>
            <w:noWrap/>
            <w:vAlign w:val="bottom"/>
            <w:hideMark/>
          </w:tcPr>
          <w:p w:rsidRPr="00B531FA" w:rsidR="00E7497D" w:rsidP="00E7497D" w:rsidRDefault="00E7497D" w14:paraId="2F0D3AFE"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lastRenderedPageBreak/>
              <w:t> </w:t>
            </w:r>
          </w:p>
        </w:tc>
      </w:tr>
      <w:tr w:rsidRPr="00E7497D" w:rsidR="00E7497D" w:rsidTr="00E7497D" w14:paraId="4DF6A11D"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030B5E0B"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SO-010-010-090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66238251"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Awardee fixes data issues and resubmits</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7B4B51B7"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Once an order has failed (hard stop error) the validation requirements, the data must be corrected.  The order will be updated and saved.</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138AC6BB"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5E761912"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098FC3AF"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SO-010-010-100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6B52C47F" w14:textId="4FC7B443">
            <w:pPr>
              <w:spacing w:after="0" w:line="240" w:lineRule="auto"/>
              <w:rPr>
                <w:rFonts w:eastAsia="Times New Roman" w:cstheme="minorHAnsi"/>
                <w:color w:val="000000"/>
                <w:lang w:eastAsia="en-US"/>
              </w:rPr>
            </w:pPr>
            <w:r w:rsidRPr="00B531FA">
              <w:rPr>
                <w:rFonts w:eastAsia="Times New Roman" w:cstheme="minorHAnsi"/>
                <w:color w:val="000000"/>
                <w:lang w:eastAsia="en-US"/>
              </w:rPr>
              <w:t>Order Created with "</w:t>
            </w:r>
            <w:ins w:author="Vaddhi, Jigisha Nmn (CDC/NCIRD/OD) (CTR)" w:date="2026-04-16T08:43:00Z" w16du:dateUtc="2026-04-16T12:43:00Z" w:id="176">
              <w:r w:rsidR="00FB1072">
                <w:rPr>
                  <w:rFonts w:eastAsia="Times New Roman" w:cstheme="minorHAnsi"/>
                  <w:color w:val="000000"/>
                  <w:lang w:eastAsia="en-US"/>
                </w:rPr>
                <w:t>1</w:t>
              </w:r>
              <w:r w:rsidR="00FB1072">
                <w:rPr>
                  <w:rFonts w:eastAsia="Times New Roman"/>
                  <w:color w:val="000000"/>
                  <w:lang w:eastAsia="en-US"/>
                </w:rPr>
                <w:t xml:space="preserve">E </w:t>
              </w:r>
            </w:ins>
            <w:r w:rsidRPr="00B531FA">
              <w:rPr>
                <w:rFonts w:eastAsia="Times New Roman" w:cstheme="minorHAnsi"/>
                <w:color w:val="000000"/>
                <w:lang w:eastAsia="en-US"/>
              </w:rPr>
              <w:t>Approved by Awardee" Status</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6149379E"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Once an order has passed the validation process, the order is created with Awardee Approval Required Status.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50E78F6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10356B8A" w14:textId="77777777">
        <w:trPr>
          <w:trHeight w:val="12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73ACA486"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SO-010-010-110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4130927B" w14:textId="712FCD13">
            <w:pPr>
              <w:spacing w:after="0" w:line="240" w:lineRule="auto"/>
              <w:rPr>
                <w:rFonts w:eastAsia="Times New Roman" w:cstheme="minorHAnsi"/>
                <w:color w:val="000000"/>
                <w:lang w:eastAsia="en-US"/>
              </w:rPr>
            </w:pPr>
            <w:r w:rsidRPr="00B531FA">
              <w:rPr>
                <w:rFonts w:eastAsia="Times New Roman" w:cstheme="minorHAnsi"/>
                <w:color w:val="000000"/>
                <w:lang w:eastAsia="en-US"/>
              </w:rPr>
              <w:t>Order Created with "</w:t>
            </w:r>
            <w:ins w:author="Vaddhi, Jigisha Nmn (CDC/NCIRD/OD) (CTR)" w:date="2026-04-16T08:44:00Z" w16du:dateUtc="2026-04-16T12:44:00Z" w:id="177">
              <w:r w:rsidR="00411E3A">
                <w:rPr>
                  <w:rFonts w:eastAsia="Times New Roman" w:cstheme="minorHAnsi"/>
                  <w:color w:val="000000"/>
                  <w:lang w:eastAsia="en-US"/>
                </w:rPr>
                <w:t>1</w:t>
              </w:r>
              <w:r w:rsidR="00411E3A">
                <w:rPr>
                  <w:rFonts w:eastAsia="Times New Roman"/>
                  <w:color w:val="000000"/>
                  <w:lang w:eastAsia="en-US"/>
                </w:rPr>
                <w:t xml:space="preserve">C </w:t>
              </w:r>
            </w:ins>
            <w:r w:rsidRPr="00B531FA">
              <w:rPr>
                <w:rFonts w:eastAsia="Times New Roman" w:cstheme="minorHAnsi"/>
                <w:color w:val="000000"/>
                <w:lang w:eastAsia="en-US"/>
              </w:rPr>
              <w:t>Rejected" Status</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7F703E70"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Orders may have a "soft stop" and are created with a rejection/hold status.  Examples of these may be budget exceeded, supporting documentation missing, attribute mismatch.</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10185304"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1B4B1495"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6C6B519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SO-010-010-130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6C26F4FC" w14:textId="3467E3F2">
            <w:pPr>
              <w:spacing w:after="0" w:line="240" w:lineRule="auto"/>
              <w:rPr>
                <w:rFonts w:eastAsia="Times New Roman" w:cstheme="minorHAnsi"/>
                <w:color w:val="000000"/>
                <w:lang w:eastAsia="en-US"/>
              </w:rPr>
            </w:pPr>
            <w:r w:rsidRPr="00B531FA">
              <w:rPr>
                <w:rFonts w:eastAsia="Times New Roman" w:cstheme="minorHAnsi"/>
                <w:color w:val="000000"/>
                <w:lang w:eastAsia="en-US"/>
              </w:rPr>
              <w:t>Order Status is Updated to "</w:t>
            </w:r>
            <w:ins w:author="Vaddhi, Jigisha Nmn (CDC/NCIRD/OD) (CTR)" w:date="2026-04-16T08:44:00Z" w16du:dateUtc="2026-04-16T12:44:00Z" w:id="178">
              <w:r w:rsidR="00411E3A">
                <w:rPr>
                  <w:rFonts w:eastAsia="Times New Roman" w:cstheme="minorHAnsi"/>
                  <w:color w:val="000000"/>
                  <w:lang w:eastAsia="en-US"/>
                </w:rPr>
                <w:t xml:space="preserve">1F </w:t>
              </w:r>
            </w:ins>
            <w:r w:rsidRPr="00B531FA">
              <w:rPr>
                <w:rFonts w:eastAsia="Times New Roman" w:cstheme="minorHAnsi"/>
                <w:color w:val="000000"/>
                <w:lang w:eastAsia="en-US"/>
              </w:rPr>
              <w:t>Cancelled"</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2D91589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When a rejected order has been determined to need cancellation, the order status is updated to Cancelled.  No further action can be taken on this order.</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3C015C9F"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569B1DCA"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2A616349"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SO-010-010-150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752AA21C" w14:textId="2BC8738E">
            <w:pPr>
              <w:spacing w:after="0" w:line="240" w:lineRule="auto"/>
              <w:rPr>
                <w:rFonts w:eastAsia="Times New Roman" w:cstheme="minorHAnsi"/>
                <w:color w:val="000000"/>
                <w:lang w:eastAsia="en-US"/>
              </w:rPr>
            </w:pPr>
            <w:r w:rsidRPr="00B531FA">
              <w:rPr>
                <w:rFonts w:eastAsia="Times New Roman" w:cstheme="minorHAnsi"/>
                <w:color w:val="000000"/>
                <w:lang w:eastAsia="en-US"/>
              </w:rPr>
              <w:t>Order is created with "</w:t>
            </w:r>
            <w:ins w:author="Vaddhi, Jigisha Nmn (CDC/NCIRD/OD) (CTR)" w:date="2026-04-16T08:44:00Z" w16du:dateUtc="2026-04-16T12:44:00Z" w:id="179">
              <w:r w:rsidR="00411E3A">
                <w:rPr>
                  <w:rFonts w:eastAsia="Times New Roman" w:cstheme="minorHAnsi"/>
                  <w:color w:val="000000"/>
                  <w:lang w:eastAsia="en-US"/>
                </w:rPr>
                <w:t xml:space="preserve">1D </w:t>
              </w:r>
            </w:ins>
            <w:r w:rsidRPr="00B531FA">
              <w:rPr>
                <w:rFonts w:eastAsia="Times New Roman" w:cstheme="minorHAnsi"/>
                <w:color w:val="000000"/>
                <w:lang w:eastAsia="en-US"/>
              </w:rPr>
              <w:t>Approved" Status</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7F9A0E05"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The order can be manually or automatically approved based on validation rules.  Once the order has been approved, it is saved with Approved Status.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5418CDC7"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2238B0A7" w14:textId="77777777">
        <w:trPr>
          <w:trHeight w:val="6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17D2A7B3"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SO-010-010-170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0778454A"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Print Vaccine Request</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2C06D165"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Print Vaccine Request enables users to generate a standardized form of a vaccine order when required.</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1C9BDB4C"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5B998CF6" w14:textId="77777777">
        <w:trPr>
          <w:trHeight w:val="21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73DDB96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SO-010-010-180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1C1F84BC"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Order details are sent to Distributors through EDI</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0033D6C6"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Order details are transmitted from VTrckS to the distributor’s system via Electronic Data Interchange (EDI), enabling real-time, automated sharing of order information. This integration streamlines the fulfillment process, ensures accurate data exchange, and allows the distributor to process, ship, and update order statuses efficiently back to VTrckS.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5FC31F6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289F326C"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2CC1A4F7"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lastRenderedPageBreak/>
              <w:t>SO-010-010-190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1BE26B47"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Receive the Confirmation from Distributor through EDI.</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583A4A93"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Once the distributor receives the order details, a confirmation is sent back to VTrckS through EDI.</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4F4BC3B1"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0F1DADE2"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7E5E19E5"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SO-010-010-200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7B145D06"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Set backorder flag in order line in case there is no inventory available</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5741B2AE"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When there is no inventory available, the distributor sends the backorder flag at the order line item level, which gets updated in VTrckS.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0E708EA9"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0DF11382" w14:textId="77777777">
        <w:trPr>
          <w:trHeight w:val="12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00A46B55"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SO-010-010-210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3EB64025"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ASN Received in VTrckS from Distributor</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70C7A1FB"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After fulfilling the order, the distributor sends an Advance Shipping Notice (ASN) to VTrckS, providing detailed shipment information such as contents, quantities, and delivery status.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359E1DFC"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41B3C020" w14:textId="77777777">
        <w:trPr>
          <w:trHeight w:val="9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74861639"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SO-010-010-220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570F8B28"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Delivery and PGI automatically updated in VTrckS</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0A5A6084"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Delivery and Post Goods Issue (PGI) statuses are automatically updated in VTrckS upon receipt of shipment details, reflecting completed deliveries.</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48355968"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404811D1" w14:textId="77777777">
        <w:trPr>
          <w:trHeight w:val="18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27DE6132"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SO-010-010-230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19437F47"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Customer Consignment Fill-up</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4D767E8A"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Once the NDC/Material is shipped to the provider, the customer consignment is filled up. This goods movement records the transfer of inventory into the provider’s consignment stock, pre-populating Inventory on Hand (IoH) data. The updated IoH is then used when creating the IoH Supporting Document.</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55E1535E"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2A6100AF" w14:textId="77777777">
        <w:trPr>
          <w:trHeight w:val="210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27E06282"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SO-010-010-240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662FD810" w14:textId="7D13D622">
            <w:pPr>
              <w:spacing w:after="0" w:line="240" w:lineRule="auto"/>
              <w:rPr>
                <w:rFonts w:eastAsia="Times New Roman" w:cstheme="minorHAnsi"/>
                <w:color w:val="000000"/>
                <w:lang w:eastAsia="en-US"/>
              </w:rPr>
            </w:pPr>
            <w:r w:rsidRPr="00B531FA">
              <w:rPr>
                <w:rFonts w:eastAsia="Times New Roman" w:cstheme="minorHAnsi"/>
                <w:color w:val="000000"/>
                <w:lang w:eastAsia="en-US"/>
              </w:rPr>
              <w:t>Order remains in "</w:t>
            </w:r>
            <w:ins w:author="Vaddhi, Jigisha Nmn (CDC/NCIRD/OD) (CTR)" w:date="2026-04-16T08:45:00Z" w16du:dateUtc="2026-04-16T12:45:00Z" w:id="180">
              <w:r w:rsidR="00525FCC">
                <w:rPr>
                  <w:rFonts w:eastAsia="Times New Roman" w:cstheme="minorHAnsi"/>
                  <w:color w:val="000000"/>
                  <w:lang w:eastAsia="en-US"/>
                </w:rPr>
                <w:t xml:space="preserve">1D </w:t>
              </w:r>
            </w:ins>
            <w:r w:rsidRPr="00B531FA">
              <w:rPr>
                <w:rFonts w:eastAsia="Times New Roman" w:cstheme="minorHAnsi"/>
                <w:color w:val="000000"/>
                <w:lang w:eastAsia="en-US"/>
              </w:rPr>
              <w:t>Approved" Status until it is fulfilled</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5480B88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The order remains in "Approved" status until it is fully fulfilled by the distributor. This status indicates that the order has passed all necessary validations and approvals, but the fulfillment process (such as shipment and delivery) has not yet been completed. Once all items are shipped, the order status will transition to reflect fulfillment.</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6934D1C9"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r w:rsidRPr="00E7497D" w:rsidR="00E7497D" w:rsidTr="00E7497D" w14:paraId="1867E22F" w14:textId="77777777">
        <w:trPr>
          <w:trHeight w:val="2640"/>
        </w:trPr>
        <w:tc>
          <w:tcPr>
            <w:tcW w:w="1700" w:type="dxa"/>
            <w:tcBorders>
              <w:top w:val="nil"/>
              <w:left w:val="single" w:color="auto" w:sz="4" w:space="0"/>
              <w:bottom w:val="single" w:color="auto" w:sz="4" w:space="0"/>
              <w:right w:val="single" w:color="auto" w:sz="4" w:space="0"/>
            </w:tcBorders>
            <w:noWrap/>
            <w:vAlign w:val="bottom"/>
            <w:hideMark/>
          </w:tcPr>
          <w:p w:rsidRPr="00B531FA" w:rsidR="00E7497D" w:rsidP="00E7497D" w:rsidRDefault="00E7497D" w14:paraId="66640C4B"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lastRenderedPageBreak/>
              <w:t>SO-010-010-250</w:t>
            </w:r>
          </w:p>
        </w:tc>
        <w:tc>
          <w:tcPr>
            <w:tcW w:w="1800" w:type="dxa"/>
            <w:tcBorders>
              <w:top w:val="nil"/>
              <w:left w:val="nil"/>
              <w:bottom w:val="single" w:color="auto" w:sz="4" w:space="0"/>
              <w:right w:val="single" w:color="auto" w:sz="4" w:space="0"/>
            </w:tcBorders>
            <w:vAlign w:val="bottom"/>
            <w:hideMark/>
          </w:tcPr>
          <w:p w:rsidRPr="00B531FA" w:rsidR="00E7497D" w:rsidP="00E7497D" w:rsidRDefault="00E7497D" w14:paraId="27388778" w14:textId="75576975">
            <w:pPr>
              <w:spacing w:after="0" w:line="240" w:lineRule="auto"/>
              <w:rPr>
                <w:rFonts w:eastAsia="Times New Roman" w:cstheme="minorHAnsi"/>
                <w:color w:val="000000"/>
                <w:lang w:eastAsia="en-US"/>
              </w:rPr>
            </w:pPr>
            <w:r w:rsidRPr="00B531FA">
              <w:rPr>
                <w:rFonts w:eastAsia="Times New Roman" w:cstheme="minorHAnsi"/>
                <w:color w:val="000000"/>
                <w:lang w:eastAsia="en-US"/>
              </w:rPr>
              <w:t>Order status is updated to "</w:t>
            </w:r>
            <w:ins w:author="Vaddhi, Jigisha Nmn (CDC/NCIRD/OD) (CTR)" w:date="2026-04-16T08:44:00Z" w16du:dateUtc="2026-04-16T12:44:00Z" w:id="181">
              <w:r w:rsidR="00525FCC">
                <w:rPr>
                  <w:rFonts w:eastAsia="Times New Roman" w:cstheme="minorHAnsi"/>
                  <w:color w:val="000000"/>
                  <w:lang w:eastAsia="en-US"/>
                </w:rPr>
                <w:t xml:space="preserve">1G </w:t>
              </w:r>
            </w:ins>
            <w:r w:rsidRPr="00B531FA">
              <w:rPr>
                <w:rFonts w:eastAsia="Times New Roman" w:cstheme="minorHAnsi"/>
                <w:color w:val="000000"/>
                <w:lang w:eastAsia="en-US"/>
              </w:rPr>
              <w:t>Complete"</w:t>
            </w:r>
          </w:p>
        </w:tc>
        <w:tc>
          <w:tcPr>
            <w:tcW w:w="3880" w:type="dxa"/>
            <w:tcBorders>
              <w:top w:val="nil"/>
              <w:left w:val="nil"/>
              <w:bottom w:val="single" w:color="auto" w:sz="4" w:space="0"/>
              <w:right w:val="single" w:color="auto" w:sz="4" w:space="0"/>
            </w:tcBorders>
            <w:vAlign w:val="bottom"/>
            <w:hideMark/>
          </w:tcPr>
          <w:p w:rsidRPr="00B531FA" w:rsidR="00E7497D" w:rsidP="00E7497D" w:rsidRDefault="00E7497D" w14:paraId="3EB1C17D"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The order status is updated to "Complete" once all items have been successfully fulfilled and delivered to the provider. This status change confirms that the order process is finished, with no outstanding actions remaining.</w:t>
            </w:r>
          </w:p>
        </w:tc>
        <w:tc>
          <w:tcPr>
            <w:tcW w:w="2600" w:type="dxa"/>
            <w:tcBorders>
              <w:top w:val="nil"/>
              <w:left w:val="nil"/>
              <w:bottom w:val="single" w:color="auto" w:sz="4" w:space="0"/>
              <w:right w:val="single" w:color="auto" w:sz="4" w:space="0"/>
            </w:tcBorders>
            <w:noWrap/>
            <w:vAlign w:val="bottom"/>
            <w:hideMark/>
          </w:tcPr>
          <w:p w:rsidRPr="00B531FA" w:rsidR="00E7497D" w:rsidP="00E7497D" w:rsidRDefault="00E7497D" w14:paraId="4458A968" w14:textId="77777777">
            <w:pPr>
              <w:spacing w:after="0" w:line="240" w:lineRule="auto"/>
              <w:rPr>
                <w:rFonts w:eastAsia="Times New Roman" w:cstheme="minorHAnsi"/>
                <w:color w:val="000000"/>
                <w:lang w:eastAsia="en-US"/>
              </w:rPr>
            </w:pPr>
            <w:r w:rsidRPr="00B531FA">
              <w:rPr>
                <w:rFonts w:eastAsia="Times New Roman" w:cstheme="minorHAnsi"/>
                <w:color w:val="000000"/>
                <w:lang w:eastAsia="en-US"/>
              </w:rPr>
              <w:t> </w:t>
            </w:r>
          </w:p>
        </w:tc>
      </w:tr>
    </w:tbl>
    <w:p w:rsidR="00E7497D" w:rsidP="2E442796" w:rsidRDefault="00E7497D" w14:paraId="357D0FB6" w14:textId="77777777">
      <w:pPr>
        <w:pStyle w:val="Bodycopy"/>
        <w:rPr>
          <w:rFonts w:asciiTheme="minorHAnsi" w:hAnsiTheme="minorHAnsi" w:cstheme="minorBidi"/>
          <w:color w:val="000000" w:themeColor="text1"/>
          <w:sz w:val="24"/>
          <w:szCs w:val="24"/>
        </w:rPr>
      </w:pPr>
    </w:p>
    <w:p w:rsidRPr="00490C59" w:rsidR="00E7497D" w:rsidP="2E442796" w:rsidRDefault="00E7497D" w14:paraId="15A4B965" w14:textId="77777777">
      <w:pPr>
        <w:pStyle w:val="Bodycopy"/>
        <w:rPr>
          <w:rFonts w:asciiTheme="minorHAnsi" w:hAnsiTheme="minorHAnsi" w:cstheme="minorBidi"/>
          <w:color w:val="000000" w:themeColor="text1"/>
          <w:sz w:val="24"/>
          <w:szCs w:val="24"/>
        </w:rPr>
      </w:pPr>
    </w:p>
    <w:p w:rsidRPr="00E301F1" w:rsidR="00B454B6" w:rsidP="009719B8" w:rsidRDefault="00B454B6" w14:paraId="69E29A38" w14:textId="77777777">
      <w:pPr>
        <w:pStyle w:val="Heading3"/>
        <w:numPr>
          <w:ilvl w:val="2"/>
          <w:numId w:val="3"/>
        </w:numPr>
        <w:tabs>
          <w:tab w:val="num" w:pos="360"/>
        </w:tabs>
        <w:ind w:left="0" w:firstLine="0"/>
        <w:rPr>
          <w:rFonts w:eastAsia="Times" w:asciiTheme="minorHAnsi" w:hAnsiTheme="minorHAnsi" w:cstheme="minorBidi"/>
          <w:color w:val="000000" w:themeColor="text1"/>
          <w:sz w:val="20"/>
          <w:szCs w:val="20"/>
          <w:lang w:val="en-GB"/>
        </w:rPr>
      </w:pPr>
      <w:bookmarkStart w:name="_Toc322031333" w:id="182"/>
      <w:bookmarkStart w:name="_Toc221702669" w:id="183"/>
      <w:bookmarkStart w:name="_Toc318697044" w:id="184"/>
      <w:r w:rsidRPr="00E301F1">
        <w:rPr>
          <w:rFonts w:eastAsia="Times" w:asciiTheme="minorHAnsi" w:hAnsiTheme="minorHAnsi" w:cstheme="minorBidi"/>
          <w:color w:val="000000" w:themeColor="text1"/>
          <w:sz w:val="20"/>
          <w:szCs w:val="20"/>
          <w:lang w:val="en-GB"/>
        </w:rPr>
        <w:t>Development Dependencies</w:t>
      </w:r>
      <w:bookmarkEnd w:id="182"/>
      <w:bookmarkEnd w:id="183"/>
      <w:bookmarkEnd w:id="184"/>
      <w:r w:rsidRPr="00E301F1">
        <w:rPr>
          <w:rFonts w:eastAsia="Times" w:asciiTheme="minorHAnsi" w:hAnsiTheme="minorHAnsi" w:cstheme="minorBidi"/>
          <w:color w:val="000000" w:themeColor="text1"/>
          <w:sz w:val="20"/>
          <w:szCs w:val="20"/>
          <w:lang w:val="en-GB"/>
        </w:rPr>
        <w:t xml:space="preserve">  </w:t>
      </w:r>
    </w:p>
    <w:p w:rsidRPr="00642686" w:rsidR="00B454B6" w:rsidP="2E442796" w:rsidRDefault="00642686" w14:paraId="35434F5B" w14:textId="12682B8C">
      <w:pPr>
        <w:pStyle w:val="Instructions"/>
        <w:rPr>
          <w:rFonts w:asciiTheme="minorHAnsi" w:hAnsiTheme="minorHAnsi" w:cstheme="minorBidi"/>
          <w:b/>
          <w:bCs/>
          <w:color w:val="auto"/>
          <w:sz w:val="24"/>
          <w:szCs w:val="24"/>
          <w:lang w:val="en-GB"/>
        </w:rPr>
      </w:pPr>
      <w:r w:rsidRPr="00642686">
        <w:rPr>
          <w:rFonts w:asciiTheme="minorHAnsi" w:hAnsiTheme="minorHAnsi" w:cstheme="minorBidi"/>
          <w:b/>
          <w:bCs/>
          <w:color w:val="auto"/>
          <w:sz w:val="24"/>
          <w:szCs w:val="24"/>
          <w:lang w:val="en-GB"/>
        </w:rPr>
        <w:t>NA</w:t>
      </w:r>
    </w:p>
    <w:p w:rsidRPr="00FB14A5" w:rsidR="00B454B6" w:rsidP="2E442796" w:rsidRDefault="00B454B6" w14:paraId="238083E1" w14:textId="77777777">
      <w:pPr>
        <w:pStyle w:val="Bodycopy"/>
        <w:rPr>
          <w:rFonts w:asciiTheme="minorHAnsi" w:hAnsiTheme="minorHAnsi" w:cstheme="minorBidi"/>
          <w:sz w:val="24"/>
          <w:szCs w:val="24"/>
        </w:rPr>
      </w:pPr>
    </w:p>
    <w:p w:rsidR="00B454B6" w:rsidP="009719B8" w:rsidRDefault="00B454B6" w14:paraId="14501519" w14:textId="627AAC0E">
      <w:pPr>
        <w:pStyle w:val="Heading3"/>
        <w:numPr>
          <w:ilvl w:val="2"/>
          <w:numId w:val="3"/>
        </w:numPr>
        <w:tabs>
          <w:tab w:val="num" w:pos="360"/>
        </w:tabs>
        <w:ind w:left="0" w:firstLine="0"/>
        <w:rPr>
          <w:rFonts w:eastAsia="Times" w:asciiTheme="minorHAnsi" w:hAnsiTheme="minorHAnsi" w:cstheme="minorBidi"/>
          <w:color w:val="000000" w:themeColor="text1"/>
          <w:sz w:val="20"/>
          <w:szCs w:val="20"/>
          <w:lang w:val="en-GB"/>
        </w:rPr>
      </w:pPr>
      <w:bookmarkStart w:name="_Toc221702670" w:id="185"/>
      <w:bookmarkStart w:name="_Toc322031334" w:id="186"/>
      <w:bookmarkStart w:name="_Toc318697045" w:id="187"/>
      <w:commentRangeStart w:id="188"/>
      <w:commentRangeStart w:id="189"/>
      <w:commentRangeStart w:id="190"/>
      <w:commentRangeStart w:id="191"/>
      <w:r w:rsidRPr="00E301F1">
        <w:rPr>
          <w:rFonts w:eastAsia="Times" w:asciiTheme="minorHAnsi" w:hAnsiTheme="minorHAnsi" w:cstheme="minorBidi"/>
          <w:color w:val="000000" w:themeColor="text1"/>
          <w:sz w:val="20"/>
          <w:szCs w:val="20"/>
          <w:lang w:val="en-GB"/>
        </w:rPr>
        <w:t>Execution Dependencies</w:t>
      </w:r>
      <w:bookmarkEnd w:id="185"/>
      <w:bookmarkEnd w:id="186"/>
      <w:bookmarkEnd w:id="187"/>
      <w:r w:rsidRPr="00E301F1">
        <w:rPr>
          <w:rFonts w:eastAsia="Times" w:asciiTheme="minorHAnsi" w:hAnsiTheme="minorHAnsi" w:cstheme="minorBidi"/>
          <w:color w:val="000000" w:themeColor="text1"/>
          <w:sz w:val="20"/>
          <w:szCs w:val="20"/>
          <w:lang w:val="en-GB"/>
        </w:rPr>
        <w:t xml:space="preserve">  </w:t>
      </w:r>
      <w:commentRangeEnd w:id="188"/>
      <w:r w:rsidR="004C502B">
        <w:rPr>
          <w:rStyle w:val="CommentReference"/>
          <w:rFonts w:eastAsia="Times" w:asciiTheme="minorHAnsi" w:hAnsiTheme="minorHAnsi" w:cstheme="minorBidi"/>
          <w:color w:val="000000" w:themeColor="text1"/>
          <w:sz w:val="20"/>
          <w:szCs w:val="20"/>
          <w:lang w:val="en-GB"/>
        </w:rPr>
        <w:commentReference w:id="188"/>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p>
    <w:p w:rsidRPr="00642686" w:rsidR="00642686" w:rsidP="00642686" w:rsidRDefault="00642686" w14:paraId="5833AD8D" w14:textId="77777777">
      <w:pPr>
        <w:rPr>
          <w:lang w:val="en-GB"/>
        </w:rPr>
      </w:pPr>
    </w:p>
    <w:tbl>
      <w:tblPr>
        <w:tblW w:w="66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1"/>
        <w:gridCol w:w="3086"/>
        <w:gridCol w:w="2145"/>
      </w:tblGrid>
      <w:tr w:rsidRPr="00FB14A5" w:rsidR="00642686" w:rsidTr="00642686" w14:paraId="1B99B575" w14:textId="77777777">
        <w:trPr>
          <w:trHeight w:val="333"/>
        </w:trPr>
        <w:tc>
          <w:tcPr>
            <w:tcW w:w="1421" w:type="dxa"/>
            <w:shd w:val="clear" w:color="auto" w:fill="92D050"/>
          </w:tcPr>
          <w:p w:rsidRPr="002104C2" w:rsidR="00642686" w:rsidRDefault="00642686" w14:paraId="5C361813" w14:textId="77777777">
            <w:pPr>
              <w:spacing w:after="120"/>
              <w:jc w:val="center"/>
              <w:rPr>
                <w:b/>
                <w:bCs/>
                <w:color w:val="FFFFFF" w:themeColor="background1"/>
              </w:rPr>
            </w:pPr>
          </w:p>
          <w:p w:rsidRPr="002104C2" w:rsidR="00642686" w:rsidRDefault="00642686" w14:paraId="22467263" w14:textId="77777777">
            <w:pPr>
              <w:spacing w:after="120"/>
              <w:jc w:val="center"/>
              <w:rPr>
                <w:b/>
                <w:bCs/>
                <w:color w:val="FFFFFF" w:themeColor="background1"/>
              </w:rPr>
            </w:pPr>
            <w:r w:rsidRPr="2E442796">
              <w:rPr>
                <w:b/>
                <w:bCs/>
                <w:color w:val="FFFFFF" w:themeColor="background1"/>
              </w:rPr>
              <w:t>RICE ID</w:t>
            </w:r>
          </w:p>
        </w:tc>
        <w:tc>
          <w:tcPr>
            <w:tcW w:w="3086" w:type="dxa"/>
            <w:shd w:val="clear" w:color="auto" w:fill="92D050"/>
            <w:vAlign w:val="bottom"/>
          </w:tcPr>
          <w:p w:rsidRPr="002104C2" w:rsidR="00642686" w:rsidRDefault="00642686" w14:paraId="039EFF82" w14:textId="26393565">
            <w:pPr>
              <w:spacing w:after="120"/>
              <w:jc w:val="center"/>
              <w:rPr>
                <w:b/>
                <w:bCs/>
                <w:color w:val="FFFFFF" w:themeColor="background1"/>
              </w:rPr>
            </w:pPr>
            <w:r w:rsidRPr="2E442796">
              <w:rPr>
                <w:b/>
                <w:bCs/>
                <w:color w:val="FFFFFF" w:themeColor="background1"/>
              </w:rPr>
              <w:t>Descri</w:t>
            </w:r>
            <w:r>
              <w:rPr>
                <w:b/>
                <w:bCs/>
                <w:color w:val="FFFFFF" w:themeColor="background1"/>
              </w:rPr>
              <w:t>ption</w:t>
            </w:r>
          </w:p>
        </w:tc>
        <w:tc>
          <w:tcPr>
            <w:tcW w:w="2145" w:type="dxa"/>
            <w:shd w:val="clear" w:color="auto" w:fill="92D050"/>
          </w:tcPr>
          <w:p w:rsidRPr="002104C2" w:rsidR="00642686" w:rsidRDefault="00642686" w14:paraId="05BCD2E8" w14:textId="77777777">
            <w:pPr>
              <w:spacing w:after="120"/>
              <w:jc w:val="center"/>
              <w:rPr>
                <w:b/>
                <w:bCs/>
                <w:color w:val="FFFFFF" w:themeColor="background1"/>
              </w:rPr>
            </w:pPr>
          </w:p>
          <w:p w:rsidRPr="002104C2" w:rsidR="00642686" w:rsidRDefault="00642686" w14:paraId="37F3B5FE" w14:textId="77777777">
            <w:pPr>
              <w:spacing w:after="120"/>
              <w:jc w:val="center"/>
              <w:rPr>
                <w:b/>
                <w:bCs/>
                <w:color w:val="FFFFFF" w:themeColor="background1"/>
              </w:rPr>
            </w:pPr>
            <w:r w:rsidRPr="2E442796">
              <w:rPr>
                <w:b/>
                <w:bCs/>
                <w:color w:val="FFFFFF" w:themeColor="background1"/>
              </w:rPr>
              <w:t>Comments</w:t>
            </w:r>
          </w:p>
        </w:tc>
      </w:tr>
      <w:tr w:rsidRPr="00FB14A5" w:rsidR="00642686" w:rsidTr="00642686" w14:paraId="17693399" w14:textId="77777777">
        <w:tc>
          <w:tcPr>
            <w:tcW w:w="1421" w:type="dxa"/>
          </w:tcPr>
          <w:p w:rsidRPr="00FB14A5" w:rsidR="00642686" w:rsidRDefault="00642686" w14:paraId="19E6773A" w14:textId="7D7946EC">
            <w:pPr>
              <w:pStyle w:val="conceptbody"/>
              <w:rPr>
                <w:rFonts w:asciiTheme="minorHAnsi" w:hAnsiTheme="minorHAnsi" w:cstheme="minorBidi"/>
                <w:kern w:val="32"/>
                <w:sz w:val="24"/>
              </w:rPr>
            </w:pPr>
            <w:r>
              <w:rPr>
                <w:rFonts w:asciiTheme="minorHAnsi" w:hAnsiTheme="minorHAnsi" w:cstheme="minorBidi"/>
                <w:kern w:val="32"/>
                <w:sz w:val="24"/>
              </w:rPr>
              <w:t>E006</w:t>
            </w:r>
          </w:p>
        </w:tc>
        <w:tc>
          <w:tcPr>
            <w:tcW w:w="3086" w:type="dxa"/>
          </w:tcPr>
          <w:p w:rsidRPr="00FB14A5" w:rsidR="00642686" w:rsidRDefault="00642686" w14:paraId="3978A52B" w14:textId="3989EDA9">
            <w:pPr>
              <w:pStyle w:val="conceptbody"/>
              <w:rPr>
                <w:rFonts w:asciiTheme="minorHAnsi" w:hAnsiTheme="minorHAnsi" w:cstheme="minorBidi"/>
                <w:kern w:val="32"/>
                <w:sz w:val="24"/>
              </w:rPr>
            </w:pPr>
            <w:r>
              <w:rPr>
                <w:rFonts w:asciiTheme="minorHAnsi" w:hAnsiTheme="minorHAnsi" w:cstheme="minorBidi"/>
                <w:kern w:val="32"/>
                <w:sz w:val="24"/>
              </w:rPr>
              <w:t>Order Save Validations</w:t>
            </w:r>
          </w:p>
        </w:tc>
        <w:tc>
          <w:tcPr>
            <w:tcW w:w="2145" w:type="dxa"/>
          </w:tcPr>
          <w:p w:rsidRPr="00FB14A5" w:rsidR="00642686" w:rsidRDefault="00642686" w14:paraId="646525D4" w14:textId="77777777">
            <w:pPr>
              <w:pStyle w:val="conceptbody"/>
              <w:rPr>
                <w:rFonts w:asciiTheme="minorHAnsi" w:hAnsiTheme="minorHAnsi" w:cstheme="minorBidi"/>
                <w:kern w:val="32"/>
                <w:sz w:val="24"/>
              </w:rPr>
            </w:pPr>
          </w:p>
        </w:tc>
      </w:tr>
      <w:tr w:rsidRPr="00FB14A5" w:rsidR="00642686" w:rsidTr="00642686" w14:paraId="68688E4E" w14:textId="77777777">
        <w:tc>
          <w:tcPr>
            <w:tcW w:w="1421" w:type="dxa"/>
          </w:tcPr>
          <w:p w:rsidRPr="00FB14A5" w:rsidR="00642686" w:rsidRDefault="00786253" w14:paraId="5A501399" w14:textId="54AAB8EF">
            <w:pPr>
              <w:pStyle w:val="conceptbody"/>
              <w:rPr>
                <w:rFonts w:asciiTheme="minorHAnsi" w:hAnsiTheme="minorHAnsi" w:cstheme="minorBidi"/>
                <w:kern w:val="32"/>
                <w:sz w:val="24"/>
              </w:rPr>
            </w:pPr>
            <w:ins w:author="Vaddhi, Jigisha Nmn (CDC/NCIRD/OD) (CTR)" w:date="2026-04-16T08:53:00Z" w16du:dateUtc="2026-04-16T12:53:00Z" w:id="192">
              <w:r>
                <w:rPr>
                  <w:rFonts w:asciiTheme="minorHAnsi" w:hAnsiTheme="minorHAnsi" w:cstheme="minorBidi"/>
                  <w:kern w:val="32"/>
                  <w:sz w:val="24"/>
                </w:rPr>
                <w:t>C005</w:t>
              </w:r>
            </w:ins>
          </w:p>
        </w:tc>
        <w:tc>
          <w:tcPr>
            <w:tcW w:w="3086" w:type="dxa"/>
          </w:tcPr>
          <w:p w:rsidRPr="00FB14A5" w:rsidR="00642686" w:rsidRDefault="00FD0640" w14:paraId="4D0CA880" w14:textId="4C2AF659">
            <w:pPr>
              <w:pStyle w:val="conceptbody"/>
              <w:rPr>
                <w:rFonts w:asciiTheme="minorHAnsi" w:hAnsiTheme="minorHAnsi" w:cstheme="minorBidi"/>
                <w:kern w:val="32"/>
                <w:sz w:val="24"/>
              </w:rPr>
            </w:pPr>
            <w:ins w:author="Vaddhi, Jigisha Nmn (CDC/NCIRD/OD) (CTR)" w:date="2026-04-16T08:54:00Z" w16du:dateUtc="2026-04-16T12:54:00Z" w:id="193">
              <w:r>
                <w:rPr>
                  <w:rFonts w:asciiTheme="minorHAnsi" w:hAnsiTheme="minorHAnsi" w:cstheme="minorBidi"/>
                  <w:kern w:val="32"/>
                  <w:sz w:val="24"/>
                </w:rPr>
                <w:t>Provider order (open sales order)</w:t>
              </w:r>
            </w:ins>
          </w:p>
        </w:tc>
        <w:tc>
          <w:tcPr>
            <w:tcW w:w="2145" w:type="dxa"/>
          </w:tcPr>
          <w:p w:rsidRPr="00FB14A5" w:rsidR="00642686" w:rsidRDefault="00642686" w14:paraId="79A9211F" w14:textId="77777777">
            <w:pPr>
              <w:pStyle w:val="conceptbody"/>
              <w:rPr>
                <w:rFonts w:asciiTheme="minorHAnsi" w:hAnsiTheme="minorHAnsi" w:cstheme="minorBidi"/>
                <w:kern w:val="32"/>
                <w:sz w:val="24"/>
              </w:rPr>
            </w:pPr>
          </w:p>
        </w:tc>
      </w:tr>
      <w:tr w:rsidRPr="00FB14A5" w:rsidR="00FD0640" w:rsidTr="00642686" w14:paraId="55EBB568" w14:textId="77777777">
        <w:trPr>
          <w:ins w:author="Vaddhi, Jigisha Nmn (CDC/NCIRD/OD) (CTR)" w:date="2026-04-16T08:54:00Z" w:id="194"/>
        </w:trPr>
        <w:tc>
          <w:tcPr>
            <w:tcW w:w="1421" w:type="dxa"/>
          </w:tcPr>
          <w:p w:rsidR="00FD0640" w:rsidRDefault="00847F3A" w14:paraId="2E45A503" w14:textId="626ADE10">
            <w:pPr>
              <w:pStyle w:val="conceptbody"/>
              <w:rPr>
                <w:ins w:author="Vaddhi, Jigisha Nmn (CDC/NCIRD/OD) (CTR)" w:date="2026-04-16T08:54:00Z" w16du:dateUtc="2026-04-16T12:54:00Z" w:id="195"/>
                <w:rFonts w:asciiTheme="minorHAnsi" w:hAnsiTheme="minorHAnsi" w:cstheme="minorBidi"/>
                <w:kern w:val="32"/>
                <w:sz w:val="24"/>
              </w:rPr>
            </w:pPr>
            <w:ins w:author="Vaddhi, Jigisha Nmn (CDC/NCIRD/OD) (CTR)" w:date="2026-04-16T08:54:00Z" w16du:dateUtc="2026-04-16T12:54:00Z" w:id="196">
              <w:r>
                <w:rPr>
                  <w:rFonts w:asciiTheme="minorHAnsi" w:hAnsiTheme="minorHAnsi" w:cstheme="minorBidi"/>
                  <w:kern w:val="32"/>
                  <w:sz w:val="24"/>
                </w:rPr>
                <w:t>E010</w:t>
              </w:r>
            </w:ins>
          </w:p>
        </w:tc>
        <w:tc>
          <w:tcPr>
            <w:tcW w:w="3086" w:type="dxa"/>
          </w:tcPr>
          <w:p w:rsidR="00FD0640" w:rsidRDefault="00847F3A" w14:paraId="40D82FC5" w14:textId="5DDF861B">
            <w:pPr>
              <w:pStyle w:val="conceptbody"/>
              <w:rPr>
                <w:ins w:author="Vaddhi, Jigisha Nmn (CDC/NCIRD/OD) (CTR)" w:date="2026-04-16T08:54:00Z" w16du:dateUtc="2026-04-16T12:54:00Z" w:id="197"/>
                <w:rFonts w:asciiTheme="minorHAnsi" w:hAnsiTheme="minorHAnsi" w:cstheme="minorBidi"/>
                <w:kern w:val="32"/>
                <w:sz w:val="24"/>
              </w:rPr>
            </w:pPr>
            <w:ins w:author="Vaddhi, Jigisha Nmn (CDC/NCIRD/OD) (CTR)" w:date="2026-04-16T08:54:00Z" w16du:dateUtc="2026-04-16T12:54:00Z" w:id="198">
              <w:r>
                <w:rPr>
                  <w:rFonts w:asciiTheme="minorHAnsi" w:hAnsiTheme="minorHAnsi" w:cstheme="minorBidi"/>
                  <w:kern w:val="32"/>
                  <w:sz w:val="24"/>
                </w:rPr>
                <w:t>Special circums</w:t>
              </w:r>
            </w:ins>
            <w:ins w:author="Vaddhi, Jigisha Nmn (CDC/NCIRD/OD) (CTR)" w:date="2026-04-16T08:55:00Z" w16du:dateUtc="2026-04-16T12:55:00Z" w:id="199">
              <w:r>
                <w:rPr>
                  <w:rFonts w:asciiTheme="minorHAnsi" w:hAnsiTheme="minorHAnsi" w:cstheme="minorBidi"/>
                  <w:kern w:val="32"/>
                  <w:sz w:val="24"/>
                </w:rPr>
                <w:t>tance</w:t>
              </w:r>
            </w:ins>
          </w:p>
        </w:tc>
        <w:tc>
          <w:tcPr>
            <w:tcW w:w="2145" w:type="dxa"/>
          </w:tcPr>
          <w:p w:rsidRPr="00FB14A5" w:rsidR="00FD0640" w:rsidRDefault="00FD0640" w14:paraId="40AD5D93" w14:textId="77777777">
            <w:pPr>
              <w:pStyle w:val="conceptbody"/>
              <w:rPr>
                <w:ins w:author="Vaddhi, Jigisha Nmn (CDC/NCIRD/OD) (CTR)" w:date="2026-04-16T08:54:00Z" w16du:dateUtc="2026-04-16T12:54:00Z" w:id="200"/>
                <w:rFonts w:asciiTheme="minorHAnsi" w:hAnsiTheme="minorHAnsi" w:cstheme="minorBidi"/>
                <w:kern w:val="32"/>
                <w:sz w:val="24"/>
              </w:rPr>
            </w:pPr>
          </w:p>
        </w:tc>
      </w:tr>
      <w:tr w:rsidRPr="00FB14A5" w:rsidR="00847F3A" w:rsidTr="00642686" w14:paraId="57C221AE" w14:textId="77777777">
        <w:trPr>
          <w:ins w:author="Vaddhi, Jigisha Nmn (CDC/NCIRD/OD) (CTR)" w:date="2026-04-16T08:55:00Z" w:id="201"/>
        </w:trPr>
        <w:tc>
          <w:tcPr>
            <w:tcW w:w="1421" w:type="dxa"/>
          </w:tcPr>
          <w:p w:rsidR="00847F3A" w:rsidRDefault="00B37B02" w14:paraId="5E951A9C" w14:textId="453B5F46">
            <w:pPr>
              <w:pStyle w:val="conceptbody"/>
              <w:rPr>
                <w:ins w:author="Vaddhi, Jigisha Nmn (CDC/NCIRD/OD) (CTR)" w:date="2026-04-16T08:55:00Z" w16du:dateUtc="2026-04-16T12:55:00Z" w:id="202"/>
                <w:rFonts w:asciiTheme="minorHAnsi" w:hAnsiTheme="minorHAnsi" w:cstheme="minorBidi"/>
                <w:kern w:val="32"/>
                <w:sz w:val="24"/>
              </w:rPr>
            </w:pPr>
            <w:ins w:author="Vaddhi, Jigisha Nmn (CDC/NCIRD/OD) (CTR)" w:date="2026-04-16T08:55:00Z" w16du:dateUtc="2026-04-16T12:55:00Z" w:id="203">
              <w:r>
                <w:rPr>
                  <w:rFonts w:asciiTheme="minorHAnsi" w:hAnsiTheme="minorHAnsi" w:cstheme="minorBidi"/>
                  <w:kern w:val="32"/>
                  <w:sz w:val="24"/>
                </w:rPr>
                <w:t>E013</w:t>
              </w:r>
            </w:ins>
          </w:p>
        </w:tc>
        <w:tc>
          <w:tcPr>
            <w:tcW w:w="3086" w:type="dxa"/>
          </w:tcPr>
          <w:p w:rsidR="00847F3A" w:rsidRDefault="00B37B02" w14:paraId="192ACB62" w14:textId="492D8656">
            <w:pPr>
              <w:pStyle w:val="conceptbody"/>
              <w:rPr>
                <w:ins w:author="Vaddhi, Jigisha Nmn (CDC/NCIRD/OD) (CTR)" w:date="2026-04-16T08:55:00Z" w16du:dateUtc="2026-04-16T12:55:00Z" w:id="204"/>
                <w:rFonts w:asciiTheme="minorHAnsi" w:hAnsiTheme="minorHAnsi" w:cstheme="minorBidi"/>
                <w:kern w:val="32"/>
                <w:sz w:val="24"/>
              </w:rPr>
            </w:pPr>
            <w:ins w:author="Vaddhi, Jigisha Nmn (CDC/NCIRD/OD) (CTR)" w:date="2026-04-16T08:55:00Z" w16du:dateUtc="2026-04-16T12:55:00Z" w:id="205">
              <w:r>
                <w:rPr>
                  <w:rFonts w:asciiTheme="minorHAnsi" w:hAnsiTheme="minorHAnsi" w:cstheme="minorBidi"/>
                  <w:kern w:val="32"/>
                  <w:sz w:val="24"/>
                </w:rPr>
                <w:t>Fund split template</w:t>
              </w:r>
            </w:ins>
          </w:p>
        </w:tc>
        <w:tc>
          <w:tcPr>
            <w:tcW w:w="2145" w:type="dxa"/>
          </w:tcPr>
          <w:p w:rsidRPr="00FB14A5" w:rsidR="00847F3A" w:rsidRDefault="00847F3A" w14:paraId="19C939FB" w14:textId="77777777">
            <w:pPr>
              <w:pStyle w:val="conceptbody"/>
              <w:rPr>
                <w:ins w:author="Vaddhi, Jigisha Nmn (CDC/NCIRD/OD) (CTR)" w:date="2026-04-16T08:55:00Z" w16du:dateUtc="2026-04-16T12:55:00Z" w:id="206"/>
                <w:rFonts w:asciiTheme="minorHAnsi" w:hAnsiTheme="minorHAnsi" w:cstheme="minorBidi"/>
                <w:kern w:val="32"/>
                <w:sz w:val="24"/>
              </w:rPr>
            </w:pPr>
          </w:p>
        </w:tc>
      </w:tr>
      <w:tr w:rsidRPr="00FB14A5" w:rsidR="00B37B02" w:rsidTr="00642686" w14:paraId="7236AB1C" w14:textId="77777777">
        <w:trPr>
          <w:ins w:author="Vaddhi, Jigisha Nmn (CDC/NCIRD/OD) (CTR)" w:date="2026-04-16T08:55:00Z" w:id="207"/>
        </w:trPr>
        <w:tc>
          <w:tcPr>
            <w:tcW w:w="1421" w:type="dxa"/>
          </w:tcPr>
          <w:p w:rsidR="00B37B02" w:rsidRDefault="00B37B02" w14:paraId="4D02B3D8" w14:textId="7B585679">
            <w:pPr>
              <w:pStyle w:val="conceptbody"/>
              <w:rPr>
                <w:ins w:author="Vaddhi, Jigisha Nmn (CDC/NCIRD/OD) (CTR)" w:date="2026-04-16T08:55:00Z" w16du:dateUtc="2026-04-16T12:55:00Z" w:id="208"/>
                <w:rFonts w:asciiTheme="minorHAnsi" w:hAnsiTheme="minorHAnsi" w:cstheme="minorBidi"/>
                <w:kern w:val="32"/>
                <w:sz w:val="24"/>
              </w:rPr>
            </w:pPr>
            <w:ins w:author="Vaddhi, Jigisha Nmn (CDC/NCIRD/OD) (CTR)" w:date="2026-04-16T08:55:00Z" w16du:dateUtc="2026-04-16T12:55:00Z" w:id="209">
              <w:r>
                <w:rPr>
                  <w:rFonts w:asciiTheme="minorHAnsi" w:hAnsiTheme="minorHAnsi" w:cstheme="minorBidi"/>
                  <w:kern w:val="32"/>
                  <w:sz w:val="24"/>
                </w:rPr>
                <w:t>E014</w:t>
              </w:r>
            </w:ins>
          </w:p>
        </w:tc>
        <w:tc>
          <w:tcPr>
            <w:tcW w:w="3086" w:type="dxa"/>
          </w:tcPr>
          <w:p w:rsidR="00B37B02" w:rsidRDefault="00FB742B" w14:paraId="7BBA36FD" w14:textId="1F3CC79F">
            <w:pPr>
              <w:pStyle w:val="conceptbody"/>
              <w:rPr>
                <w:ins w:author="Vaddhi, Jigisha Nmn (CDC/NCIRD/OD) (CTR)" w:date="2026-04-16T08:55:00Z" w16du:dateUtc="2026-04-16T12:55:00Z" w:id="210"/>
                <w:rFonts w:asciiTheme="minorHAnsi" w:hAnsiTheme="minorHAnsi" w:cstheme="minorBidi"/>
                <w:kern w:val="32"/>
                <w:sz w:val="24"/>
              </w:rPr>
            </w:pPr>
            <w:ins w:author="Vaddhi, Jigisha Nmn (CDC/NCIRD/OD) (CTR)" w:date="2026-04-16T08:55:00Z" w16du:dateUtc="2026-04-16T12:55:00Z" w:id="211">
              <w:r>
                <w:rPr>
                  <w:rFonts w:asciiTheme="minorHAnsi" w:hAnsiTheme="minorHAnsi" w:cstheme="minorBidi"/>
                  <w:kern w:val="32"/>
                  <w:sz w:val="24"/>
                </w:rPr>
                <w:t>Fund type rules</w:t>
              </w:r>
            </w:ins>
          </w:p>
        </w:tc>
        <w:tc>
          <w:tcPr>
            <w:tcW w:w="2145" w:type="dxa"/>
          </w:tcPr>
          <w:p w:rsidRPr="00FB14A5" w:rsidR="00B37B02" w:rsidRDefault="00B37B02" w14:paraId="31DC79BA" w14:textId="77777777">
            <w:pPr>
              <w:pStyle w:val="conceptbody"/>
              <w:rPr>
                <w:ins w:author="Vaddhi, Jigisha Nmn (CDC/NCIRD/OD) (CTR)" w:date="2026-04-16T08:55:00Z" w16du:dateUtc="2026-04-16T12:55:00Z" w:id="212"/>
                <w:rFonts w:asciiTheme="minorHAnsi" w:hAnsiTheme="minorHAnsi" w:cstheme="minorBidi"/>
                <w:kern w:val="32"/>
                <w:sz w:val="24"/>
              </w:rPr>
            </w:pPr>
          </w:p>
        </w:tc>
      </w:tr>
      <w:tr w:rsidRPr="00FB14A5" w:rsidR="00FB742B" w:rsidTr="00642686" w14:paraId="0468857D" w14:textId="77777777">
        <w:trPr>
          <w:ins w:author="Vaddhi, Jigisha Nmn (CDC/NCIRD/OD) (CTR)" w:date="2026-04-16T08:55:00Z" w:id="213"/>
        </w:trPr>
        <w:tc>
          <w:tcPr>
            <w:tcW w:w="1421" w:type="dxa"/>
          </w:tcPr>
          <w:p w:rsidR="00FB742B" w:rsidRDefault="00FB742B" w14:paraId="3DE093E0" w14:textId="1402F0E3">
            <w:pPr>
              <w:pStyle w:val="conceptbody"/>
              <w:rPr>
                <w:ins w:author="Vaddhi, Jigisha Nmn (CDC/NCIRD/OD) (CTR)" w:date="2026-04-16T08:55:00Z" w16du:dateUtc="2026-04-16T12:55:00Z" w:id="214"/>
                <w:rFonts w:asciiTheme="minorHAnsi" w:hAnsiTheme="minorHAnsi" w:cstheme="minorBidi"/>
                <w:kern w:val="32"/>
                <w:sz w:val="24"/>
              </w:rPr>
            </w:pPr>
            <w:ins w:author="Vaddhi, Jigisha Nmn (CDC/NCIRD/OD) (CTR)" w:date="2026-04-16T08:55:00Z" w16du:dateUtc="2026-04-16T12:55:00Z" w:id="215">
              <w:r>
                <w:rPr>
                  <w:rFonts w:asciiTheme="minorHAnsi" w:hAnsiTheme="minorHAnsi" w:cstheme="minorBidi"/>
                  <w:kern w:val="32"/>
                  <w:sz w:val="24"/>
                </w:rPr>
                <w:t>E011</w:t>
              </w:r>
            </w:ins>
          </w:p>
        </w:tc>
        <w:tc>
          <w:tcPr>
            <w:tcW w:w="3086" w:type="dxa"/>
          </w:tcPr>
          <w:p w:rsidR="00FB742B" w:rsidRDefault="00FB742B" w14:paraId="6B95C027" w14:textId="13A1E259">
            <w:pPr>
              <w:pStyle w:val="conceptbody"/>
              <w:rPr>
                <w:ins w:author="Vaddhi, Jigisha Nmn (CDC/NCIRD/OD) (CTR)" w:date="2026-04-16T08:55:00Z" w16du:dateUtc="2026-04-16T12:55:00Z" w:id="216"/>
                <w:rFonts w:asciiTheme="minorHAnsi" w:hAnsiTheme="minorHAnsi" w:cstheme="minorBidi"/>
                <w:kern w:val="32"/>
                <w:sz w:val="24"/>
              </w:rPr>
            </w:pPr>
            <w:ins w:author="Vaddhi, Jigisha Nmn (CDC/NCIRD/OD) (CTR)" w:date="2026-04-16T08:55:00Z" w16du:dateUtc="2026-04-16T12:55:00Z" w:id="217">
              <w:r>
                <w:rPr>
                  <w:rFonts w:asciiTheme="minorHAnsi" w:hAnsiTheme="minorHAnsi" w:cstheme="minorBidi"/>
                  <w:kern w:val="32"/>
                  <w:sz w:val="24"/>
                </w:rPr>
                <w:t xml:space="preserve">Review </w:t>
              </w:r>
            </w:ins>
            <w:ins w:author="Vaddhi, Jigisha Nmn (CDC/NCIRD/OD) (CTR)" w:date="2026-04-16T08:56:00Z" w16du:dateUtc="2026-04-16T12:56:00Z" w:id="218">
              <w:r>
                <w:rPr>
                  <w:rFonts w:asciiTheme="minorHAnsi" w:hAnsiTheme="minorHAnsi" w:cstheme="minorBidi"/>
                  <w:kern w:val="32"/>
                  <w:sz w:val="24"/>
                </w:rPr>
                <w:t>Tool Management</w:t>
              </w:r>
            </w:ins>
          </w:p>
        </w:tc>
        <w:tc>
          <w:tcPr>
            <w:tcW w:w="2145" w:type="dxa"/>
          </w:tcPr>
          <w:p w:rsidRPr="00FB14A5" w:rsidR="00FB742B" w:rsidRDefault="00FB742B" w14:paraId="6AF998D1" w14:textId="77777777">
            <w:pPr>
              <w:pStyle w:val="conceptbody"/>
              <w:rPr>
                <w:ins w:author="Vaddhi, Jigisha Nmn (CDC/NCIRD/OD) (CTR)" w:date="2026-04-16T08:55:00Z" w16du:dateUtc="2026-04-16T12:55:00Z" w:id="219"/>
                <w:rFonts w:asciiTheme="minorHAnsi" w:hAnsiTheme="minorHAnsi" w:cstheme="minorBidi"/>
                <w:kern w:val="32"/>
                <w:sz w:val="24"/>
              </w:rPr>
            </w:pPr>
          </w:p>
        </w:tc>
      </w:tr>
      <w:tr w:rsidRPr="00FB14A5" w:rsidR="00D7123D" w:rsidTr="00642686" w14:paraId="457BCE2A" w14:textId="77777777">
        <w:trPr>
          <w:ins w:author="Vaddhi, Jigisha Nmn (CDC/NCIRD/OD) (CTR)" w:date="2026-04-16T08:56:00Z" w:id="220"/>
        </w:trPr>
        <w:tc>
          <w:tcPr>
            <w:tcW w:w="1421" w:type="dxa"/>
          </w:tcPr>
          <w:p w:rsidR="00D7123D" w:rsidRDefault="00D7123D" w14:paraId="27F4D008" w14:textId="37C8ED98">
            <w:pPr>
              <w:pStyle w:val="conceptbody"/>
              <w:rPr>
                <w:ins w:author="Vaddhi, Jigisha Nmn (CDC/NCIRD/OD) (CTR)" w:date="2026-04-16T08:56:00Z" w16du:dateUtc="2026-04-16T12:56:00Z" w:id="221"/>
                <w:rFonts w:asciiTheme="minorHAnsi" w:hAnsiTheme="minorHAnsi" w:cstheme="minorBidi"/>
                <w:kern w:val="32"/>
                <w:sz w:val="24"/>
              </w:rPr>
            </w:pPr>
            <w:ins w:author="Vaddhi, Jigisha Nmn (CDC/NCIRD/OD) (CTR)" w:date="2026-04-16T08:56:00Z" w16du:dateUtc="2026-04-16T12:56:00Z" w:id="222">
              <w:r>
                <w:rPr>
                  <w:rFonts w:asciiTheme="minorHAnsi" w:hAnsiTheme="minorHAnsi" w:cstheme="minorBidi"/>
                  <w:kern w:val="32"/>
                  <w:sz w:val="24"/>
                </w:rPr>
                <w:t>E024</w:t>
              </w:r>
            </w:ins>
          </w:p>
        </w:tc>
        <w:tc>
          <w:tcPr>
            <w:tcW w:w="3086" w:type="dxa"/>
          </w:tcPr>
          <w:p w:rsidR="00D7123D" w:rsidRDefault="00D7123D" w14:paraId="75DD7BA0" w14:textId="73347BF3">
            <w:pPr>
              <w:pStyle w:val="conceptbody"/>
              <w:rPr>
                <w:ins w:author="Vaddhi, Jigisha Nmn (CDC/NCIRD/OD) (CTR)" w:date="2026-04-16T08:56:00Z" w16du:dateUtc="2026-04-16T12:56:00Z" w:id="223"/>
                <w:rFonts w:asciiTheme="minorHAnsi" w:hAnsiTheme="minorHAnsi" w:cstheme="minorBidi"/>
                <w:kern w:val="32"/>
                <w:sz w:val="24"/>
              </w:rPr>
            </w:pPr>
            <w:ins w:author="Vaddhi, Jigisha Nmn (CDC/NCIRD/OD) (CTR)" w:date="2026-04-16T08:56:00Z" w16du:dateUtc="2026-04-16T12:56:00Z" w:id="224">
              <w:r>
                <w:rPr>
                  <w:rFonts w:asciiTheme="minorHAnsi" w:hAnsiTheme="minorHAnsi" w:cstheme="minorBidi"/>
                  <w:kern w:val="32"/>
                  <w:sz w:val="24"/>
                </w:rPr>
                <w:t>A</w:t>
              </w:r>
            </w:ins>
            <w:ins w:author="Santoli, Jeanne (CDC/NCIRD/ISD)" w:date="2026-04-28T16:44:00Z" w16du:dateUtc="2026-04-28T20:44:00Z" w:id="225">
              <w:r w:rsidR="00F61ED8">
                <w:rPr>
                  <w:rFonts w:asciiTheme="minorHAnsi" w:hAnsiTheme="minorHAnsi" w:cstheme="minorBidi"/>
                  <w:kern w:val="32"/>
                  <w:sz w:val="24"/>
                </w:rPr>
                <w:t>n</w:t>
              </w:r>
            </w:ins>
            <w:ins w:author="Vaddhi, Jigisha Nmn (CDC/NCIRD/OD) (CTR)" w:date="2026-04-16T08:56:00Z" w16du:dateUtc="2026-04-16T12:56:00Z" w:id="226">
              <w:r>
                <w:rPr>
                  <w:rFonts w:asciiTheme="minorHAnsi" w:hAnsiTheme="minorHAnsi" w:cstheme="minorBidi"/>
                  <w:kern w:val="32"/>
                  <w:sz w:val="24"/>
                </w:rPr>
                <w:t>cillary Kit</w:t>
              </w:r>
            </w:ins>
          </w:p>
        </w:tc>
        <w:tc>
          <w:tcPr>
            <w:tcW w:w="2145" w:type="dxa"/>
          </w:tcPr>
          <w:p w:rsidRPr="00FB14A5" w:rsidR="00D7123D" w:rsidRDefault="00D7123D" w14:paraId="4CDC9638" w14:textId="77777777">
            <w:pPr>
              <w:pStyle w:val="conceptbody"/>
              <w:rPr>
                <w:ins w:author="Vaddhi, Jigisha Nmn (CDC/NCIRD/OD) (CTR)" w:date="2026-04-16T08:56:00Z" w16du:dateUtc="2026-04-16T12:56:00Z" w:id="227"/>
                <w:rFonts w:asciiTheme="minorHAnsi" w:hAnsiTheme="minorHAnsi" w:cstheme="minorBidi"/>
                <w:kern w:val="32"/>
                <w:sz w:val="24"/>
              </w:rPr>
            </w:pPr>
          </w:p>
        </w:tc>
      </w:tr>
      <w:tr w:rsidRPr="00FB14A5" w:rsidR="00AE2E9F" w:rsidTr="00642686" w14:paraId="396D521E" w14:textId="77777777">
        <w:trPr>
          <w:ins w:author="Vaddhi, Jigisha Nmn (CDC/NCIRD/OD) (CTR)" w:date="2026-04-20T13:27:00Z" w:id="228"/>
        </w:trPr>
        <w:tc>
          <w:tcPr>
            <w:tcW w:w="1421" w:type="dxa"/>
          </w:tcPr>
          <w:p w:rsidR="00AE2E9F" w:rsidRDefault="00AE2E9F" w14:paraId="48DB9278" w14:textId="4000AF86">
            <w:pPr>
              <w:pStyle w:val="conceptbody"/>
              <w:rPr>
                <w:ins w:author="Vaddhi, Jigisha Nmn (CDC/NCIRD/OD) (CTR)" w:date="2026-04-20T13:27:00Z" w16du:dateUtc="2026-04-20T17:27:00Z" w:id="229"/>
                <w:rFonts w:asciiTheme="minorHAnsi" w:hAnsiTheme="minorHAnsi" w:cstheme="minorBidi"/>
                <w:kern w:val="32"/>
                <w:sz w:val="24"/>
              </w:rPr>
            </w:pPr>
            <w:ins w:author="Vaddhi, Jigisha Nmn (CDC/NCIRD/OD) (CTR)" w:date="2026-04-20T13:27:00Z" w16du:dateUtc="2026-04-20T17:27:00Z" w:id="230">
              <w:r>
                <w:rPr>
                  <w:rFonts w:asciiTheme="minorHAnsi" w:hAnsiTheme="minorHAnsi" w:cstheme="minorBidi"/>
                  <w:kern w:val="32"/>
                  <w:sz w:val="24"/>
                </w:rPr>
                <w:t>C</w:t>
              </w:r>
              <w:r w:rsidR="009764D2">
                <w:rPr>
                  <w:rFonts w:asciiTheme="minorHAnsi" w:hAnsiTheme="minorHAnsi" w:cstheme="minorBidi"/>
                  <w:kern w:val="32"/>
                  <w:sz w:val="24"/>
                </w:rPr>
                <w:t>001</w:t>
              </w:r>
            </w:ins>
          </w:p>
        </w:tc>
        <w:tc>
          <w:tcPr>
            <w:tcW w:w="3086" w:type="dxa"/>
          </w:tcPr>
          <w:p w:rsidR="00AE2E9F" w:rsidRDefault="009764D2" w14:paraId="2A8ED9E4" w14:textId="267681C4">
            <w:pPr>
              <w:pStyle w:val="conceptbody"/>
              <w:rPr>
                <w:ins w:author="Vaddhi, Jigisha Nmn (CDC/NCIRD/OD) (CTR)" w:date="2026-04-20T13:27:00Z" w16du:dateUtc="2026-04-20T17:27:00Z" w:id="231"/>
                <w:rFonts w:asciiTheme="minorHAnsi" w:hAnsiTheme="minorHAnsi" w:cstheme="minorBidi"/>
                <w:kern w:val="32"/>
                <w:sz w:val="24"/>
              </w:rPr>
            </w:pPr>
            <w:ins w:author="Vaddhi, Jigisha Nmn (CDC/NCIRD/OD) (CTR)" w:date="2026-04-20T13:27:00Z" w16du:dateUtc="2026-04-20T17:27:00Z" w:id="232">
              <w:r>
                <w:rPr>
                  <w:rFonts w:asciiTheme="minorHAnsi" w:hAnsiTheme="minorHAnsi" w:cstheme="minorBidi"/>
                  <w:kern w:val="32"/>
                  <w:sz w:val="24"/>
                </w:rPr>
                <w:t>Business Partner</w:t>
              </w:r>
              <w:r w:rsidR="00376AB5">
                <w:rPr>
                  <w:rFonts w:asciiTheme="minorHAnsi" w:hAnsiTheme="minorHAnsi" w:cstheme="minorBidi"/>
                  <w:kern w:val="32"/>
                  <w:sz w:val="24"/>
                </w:rPr>
                <w:t xml:space="preserve"> -</w:t>
              </w:r>
              <w:r>
                <w:rPr>
                  <w:rFonts w:asciiTheme="minorHAnsi" w:hAnsiTheme="minorHAnsi" w:cstheme="minorBidi"/>
                  <w:kern w:val="32"/>
                  <w:sz w:val="24"/>
                </w:rPr>
                <w:t xml:space="preserve"> Employee</w:t>
              </w:r>
            </w:ins>
          </w:p>
        </w:tc>
        <w:tc>
          <w:tcPr>
            <w:tcW w:w="2145" w:type="dxa"/>
          </w:tcPr>
          <w:p w:rsidRPr="00FB14A5" w:rsidR="00AE2E9F" w:rsidRDefault="00AE2E9F" w14:paraId="4549C091" w14:textId="77777777">
            <w:pPr>
              <w:pStyle w:val="conceptbody"/>
              <w:rPr>
                <w:ins w:author="Vaddhi, Jigisha Nmn (CDC/NCIRD/OD) (CTR)" w:date="2026-04-20T13:27:00Z" w16du:dateUtc="2026-04-20T17:27:00Z" w:id="233"/>
                <w:rFonts w:asciiTheme="minorHAnsi" w:hAnsiTheme="minorHAnsi" w:cstheme="minorBidi"/>
                <w:kern w:val="32"/>
                <w:sz w:val="24"/>
              </w:rPr>
            </w:pPr>
          </w:p>
        </w:tc>
      </w:tr>
      <w:tr w:rsidRPr="00FB14A5" w:rsidR="00AE2E9F" w:rsidTr="00642686" w14:paraId="4D6A7A4C" w14:textId="77777777">
        <w:trPr>
          <w:ins w:author="Vaddhi, Jigisha Nmn (CDC/NCIRD/OD) (CTR)" w:date="2026-04-20T13:27:00Z" w:id="234"/>
        </w:trPr>
        <w:tc>
          <w:tcPr>
            <w:tcW w:w="1421" w:type="dxa"/>
          </w:tcPr>
          <w:p w:rsidR="00AE2E9F" w:rsidRDefault="009764D2" w14:paraId="090EB43D" w14:textId="256AD22C">
            <w:pPr>
              <w:pStyle w:val="conceptbody"/>
              <w:rPr>
                <w:ins w:author="Vaddhi, Jigisha Nmn (CDC/NCIRD/OD) (CTR)" w:date="2026-04-20T13:27:00Z" w16du:dateUtc="2026-04-20T17:27:00Z" w:id="235"/>
                <w:rFonts w:asciiTheme="minorHAnsi" w:hAnsiTheme="minorHAnsi" w:cstheme="minorBidi"/>
                <w:kern w:val="32"/>
                <w:sz w:val="24"/>
              </w:rPr>
            </w:pPr>
            <w:ins w:author="Vaddhi, Jigisha Nmn (CDC/NCIRD/OD) (CTR)" w:date="2026-04-20T13:27:00Z" w16du:dateUtc="2026-04-20T17:27:00Z" w:id="236">
              <w:r>
                <w:rPr>
                  <w:rFonts w:asciiTheme="minorHAnsi" w:hAnsiTheme="minorHAnsi" w:cstheme="minorBidi"/>
                  <w:kern w:val="32"/>
                  <w:sz w:val="24"/>
                </w:rPr>
                <w:t>C002</w:t>
              </w:r>
            </w:ins>
          </w:p>
        </w:tc>
        <w:tc>
          <w:tcPr>
            <w:tcW w:w="3086" w:type="dxa"/>
          </w:tcPr>
          <w:p w:rsidR="00AE2E9F" w:rsidRDefault="00376AB5" w14:paraId="142549BA" w14:textId="055B1147">
            <w:pPr>
              <w:pStyle w:val="conceptbody"/>
              <w:rPr>
                <w:ins w:author="Vaddhi, Jigisha Nmn (CDC/NCIRD/OD) (CTR)" w:date="2026-04-20T13:27:00Z" w16du:dateUtc="2026-04-20T17:27:00Z" w:id="237"/>
                <w:rFonts w:asciiTheme="minorHAnsi" w:hAnsiTheme="minorHAnsi" w:cstheme="minorBidi"/>
                <w:kern w:val="32"/>
                <w:sz w:val="24"/>
              </w:rPr>
            </w:pPr>
            <w:ins w:author="Vaddhi, Jigisha Nmn (CDC/NCIRD/OD) (CTR)" w:date="2026-04-20T13:28:00Z" w16du:dateUtc="2026-04-20T17:28:00Z" w:id="238">
              <w:r>
                <w:rPr>
                  <w:rFonts w:asciiTheme="minorHAnsi" w:hAnsiTheme="minorHAnsi" w:cstheme="minorBidi"/>
                  <w:kern w:val="32"/>
                  <w:sz w:val="24"/>
                </w:rPr>
                <w:t>Business Partner – notes</w:t>
              </w:r>
            </w:ins>
          </w:p>
        </w:tc>
        <w:tc>
          <w:tcPr>
            <w:tcW w:w="2145" w:type="dxa"/>
          </w:tcPr>
          <w:p w:rsidRPr="00FB14A5" w:rsidR="00AE2E9F" w:rsidRDefault="00AE2E9F" w14:paraId="758A1592" w14:textId="77777777">
            <w:pPr>
              <w:pStyle w:val="conceptbody"/>
              <w:rPr>
                <w:ins w:author="Vaddhi, Jigisha Nmn (CDC/NCIRD/OD) (CTR)" w:date="2026-04-20T13:27:00Z" w16du:dateUtc="2026-04-20T17:27:00Z" w:id="239"/>
                <w:rFonts w:asciiTheme="minorHAnsi" w:hAnsiTheme="minorHAnsi" w:cstheme="minorBidi"/>
                <w:kern w:val="32"/>
                <w:sz w:val="24"/>
              </w:rPr>
            </w:pPr>
          </w:p>
        </w:tc>
      </w:tr>
      <w:tr w:rsidRPr="00FB14A5" w:rsidR="00AE2E9F" w:rsidTr="00642686" w14:paraId="17BA2E1B" w14:textId="77777777">
        <w:trPr>
          <w:ins w:author="Vaddhi, Jigisha Nmn (CDC/NCIRD/OD) (CTR)" w:date="2026-04-20T13:27:00Z" w:id="240"/>
        </w:trPr>
        <w:tc>
          <w:tcPr>
            <w:tcW w:w="1421" w:type="dxa"/>
          </w:tcPr>
          <w:p w:rsidR="00AE2E9F" w:rsidRDefault="009764D2" w14:paraId="0B58E3DE" w14:textId="24AE740A">
            <w:pPr>
              <w:pStyle w:val="conceptbody"/>
              <w:rPr>
                <w:ins w:author="Vaddhi, Jigisha Nmn (CDC/NCIRD/OD) (CTR)" w:date="2026-04-20T13:27:00Z" w16du:dateUtc="2026-04-20T17:27:00Z" w:id="241"/>
                <w:rFonts w:asciiTheme="minorHAnsi" w:hAnsiTheme="minorHAnsi" w:cstheme="minorBidi"/>
                <w:kern w:val="32"/>
                <w:sz w:val="24"/>
              </w:rPr>
            </w:pPr>
            <w:ins w:author="Vaddhi, Jigisha Nmn (CDC/NCIRD/OD) (CTR)" w:date="2026-04-20T13:27:00Z" w16du:dateUtc="2026-04-20T17:27:00Z" w:id="242">
              <w:r>
                <w:rPr>
                  <w:rFonts w:asciiTheme="minorHAnsi" w:hAnsiTheme="minorHAnsi" w:cstheme="minorBidi"/>
                  <w:kern w:val="32"/>
                  <w:sz w:val="24"/>
                </w:rPr>
                <w:t>C003</w:t>
              </w:r>
            </w:ins>
          </w:p>
        </w:tc>
        <w:tc>
          <w:tcPr>
            <w:tcW w:w="3086" w:type="dxa"/>
          </w:tcPr>
          <w:p w:rsidR="00AE2E9F" w:rsidRDefault="00376AB5" w14:paraId="6C2A818E" w14:textId="0A3EBA31">
            <w:pPr>
              <w:pStyle w:val="conceptbody"/>
              <w:rPr>
                <w:ins w:author="Vaddhi, Jigisha Nmn (CDC/NCIRD/OD) (CTR)" w:date="2026-04-20T13:27:00Z" w16du:dateUtc="2026-04-20T17:27:00Z" w:id="243"/>
                <w:rFonts w:asciiTheme="minorHAnsi" w:hAnsiTheme="minorHAnsi" w:cstheme="minorBidi"/>
                <w:kern w:val="32"/>
                <w:sz w:val="24"/>
              </w:rPr>
            </w:pPr>
            <w:ins w:author="Vaddhi, Jigisha Nmn (CDC/NCIRD/OD) (CTR)" w:date="2026-04-20T13:28:00Z" w16du:dateUtc="2026-04-20T17:28:00Z" w:id="244">
              <w:r>
                <w:rPr>
                  <w:rFonts w:asciiTheme="minorHAnsi" w:hAnsiTheme="minorHAnsi" w:cstheme="minorBidi"/>
                  <w:kern w:val="32"/>
                  <w:sz w:val="24"/>
                </w:rPr>
                <w:t>Business Partner – Provider updates</w:t>
              </w:r>
            </w:ins>
          </w:p>
        </w:tc>
        <w:tc>
          <w:tcPr>
            <w:tcW w:w="2145" w:type="dxa"/>
          </w:tcPr>
          <w:p w:rsidRPr="00FB14A5" w:rsidR="00AE2E9F" w:rsidRDefault="00AE2E9F" w14:paraId="35B9107C" w14:textId="77777777">
            <w:pPr>
              <w:pStyle w:val="conceptbody"/>
              <w:rPr>
                <w:ins w:author="Vaddhi, Jigisha Nmn (CDC/NCIRD/OD) (CTR)" w:date="2026-04-20T13:27:00Z" w16du:dateUtc="2026-04-20T17:27:00Z" w:id="245"/>
                <w:rFonts w:asciiTheme="minorHAnsi" w:hAnsiTheme="minorHAnsi" w:cstheme="minorBidi"/>
                <w:kern w:val="32"/>
                <w:sz w:val="24"/>
              </w:rPr>
            </w:pPr>
          </w:p>
        </w:tc>
      </w:tr>
      <w:tr w:rsidRPr="00FB14A5" w:rsidR="00AE2E9F" w:rsidTr="00642686" w14:paraId="02C25F80" w14:textId="77777777">
        <w:trPr>
          <w:ins w:author="Vaddhi, Jigisha Nmn (CDC/NCIRD/OD) (CTR)" w:date="2026-04-20T13:27:00Z" w:id="246"/>
        </w:trPr>
        <w:tc>
          <w:tcPr>
            <w:tcW w:w="1421" w:type="dxa"/>
          </w:tcPr>
          <w:p w:rsidR="00AE2E9F" w:rsidRDefault="009764D2" w14:paraId="2B5DD1CD" w14:textId="5DE570C1">
            <w:pPr>
              <w:pStyle w:val="conceptbody"/>
              <w:rPr>
                <w:ins w:author="Vaddhi, Jigisha Nmn (CDC/NCIRD/OD) (CTR)" w:date="2026-04-20T13:27:00Z" w16du:dateUtc="2026-04-20T17:27:00Z" w:id="247"/>
                <w:rFonts w:asciiTheme="minorHAnsi" w:hAnsiTheme="minorHAnsi" w:cstheme="minorBidi"/>
                <w:kern w:val="32"/>
                <w:sz w:val="24"/>
              </w:rPr>
            </w:pPr>
            <w:ins w:author="Vaddhi, Jigisha Nmn (CDC/NCIRD/OD) (CTR)" w:date="2026-04-20T13:27:00Z" w16du:dateUtc="2026-04-20T17:27:00Z" w:id="248">
              <w:r>
                <w:rPr>
                  <w:rFonts w:asciiTheme="minorHAnsi" w:hAnsiTheme="minorHAnsi" w:cstheme="minorBidi"/>
                  <w:kern w:val="32"/>
                  <w:sz w:val="24"/>
                </w:rPr>
                <w:t>C004</w:t>
              </w:r>
            </w:ins>
          </w:p>
        </w:tc>
        <w:tc>
          <w:tcPr>
            <w:tcW w:w="3086" w:type="dxa"/>
          </w:tcPr>
          <w:p w:rsidR="00AE2E9F" w:rsidRDefault="00A37A82" w14:paraId="49467C04" w14:textId="3ED1C5C6">
            <w:pPr>
              <w:pStyle w:val="conceptbody"/>
              <w:rPr>
                <w:ins w:author="Vaddhi, Jigisha Nmn (CDC/NCIRD/OD) (CTR)" w:date="2026-04-20T13:27:00Z" w16du:dateUtc="2026-04-20T17:27:00Z" w:id="249"/>
                <w:rFonts w:asciiTheme="minorHAnsi" w:hAnsiTheme="minorHAnsi" w:cstheme="minorBidi"/>
                <w:kern w:val="32"/>
                <w:sz w:val="24"/>
              </w:rPr>
            </w:pPr>
            <w:ins w:author="Vaddhi, Jigisha Nmn (CDC/NCIRD/OD) (CTR)" w:date="2026-04-20T13:28:00Z" w16du:dateUtc="2026-04-20T17:28:00Z" w:id="250">
              <w:r>
                <w:rPr>
                  <w:rFonts w:asciiTheme="minorHAnsi" w:hAnsiTheme="minorHAnsi" w:cstheme="minorBidi"/>
                  <w:kern w:val="32"/>
                  <w:sz w:val="24"/>
                </w:rPr>
                <w:t>Business Partner – Contact Person</w:t>
              </w:r>
            </w:ins>
          </w:p>
        </w:tc>
        <w:tc>
          <w:tcPr>
            <w:tcW w:w="2145" w:type="dxa"/>
          </w:tcPr>
          <w:p w:rsidRPr="00FB14A5" w:rsidR="00AE2E9F" w:rsidRDefault="00AE2E9F" w14:paraId="3010776D" w14:textId="77777777">
            <w:pPr>
              <w:pStyle w:val="conceptbody"/>
              <w:rPr>
                <w:ins w:author="Vaddhi, Jigisha Nmn (CDC/NCIRD/OD) (CTR)" w:date="2026-04-20T13:27:00Z" w16du:dateUtc="2026-04-20T17:27:00Z" w:id="251"/>
                <w:rFonts w:asciiTheme="minorHAnsi" w:hAnsiTheme="minorHAnsi" w:cstheme="minorBidi"/>
                <w:kern w:val="32"/>
                <w:sz w:val="24"/>
              </w:rPr>
            </w:pPr>
          </w:p>
        </w:tc>
      </w:tr>
      <w:tr w:rsidRPr="00FB14A5" w:rsidR="00AE2E9F" w:rsidTr="00642686" w14:paraId="4C131600" w14:textId="77777777">
        <w:trPr>
          <w:ins w:author="Vaddhi, Jigisha Nmn (CDC/NCIRD/OD) (CTR)" w:date="2026-04-20T13:27:00Z" w:id="252"/>
        </w:trPr>
        <w:tc>
          <w:tcPr>
            <w:tcW w:w="1421" w:type="dxa"/>
          </w:tcPr>
          <w:p w:rsidR="00AE2E9F" w:rsidRDefault="009764D2" w14:paraId="4C32D0B9" w14:textId="6B986F44">
            <w:pPr>
              <w:pStyle w:val="conceptbody"/>
              <w:rPr>
                <w:ins w:author="Vaddhi, Jigisha Nmn (CDC/NCIRD/OD) (CTR)" w:date="2026-04-20T13:27:00Z" w16du:dateUtc="2026-04-20T17:27:00Z" w:id="253"/>
                <w:rFonts w:asciiTheme="minorHAnsi" w:hAnsiTheme="minorHAnsi" w:cstheme="minorBidi"/>
                <w:kern w:val="32"/>
                <w:sz w:val="24"/>
              </w:rPr>
            </w:pPr>
            <w:ins w:author="Vaddhi, Jigisha Nmn (CDC/NCIRD/OD) (CTR)" w:date="2026-04-20T13:27:00Z" w16du:dateUtc="2026-04-20T17:27:00Z" w:id="254">
              <w:r>
                <w:rPr>
                  <w:rFonts w:asciiTheme="minorHAnsi" w:hAnsiTheme="minorHAnsi" w:cstheme="minorBidi"/>
                  <w:kern w:val="32"/>
                  <w:sz w:val="24"/>
                </w:rPr>
                <w:t>C006</w:t>
              </w:r>
            </w:ins>
          </w:p>
        </w:tc>
        <w:tc>
          <w:tcPr>
            <w:tcW w:w="3086" w:type="dxa"/>
          </w:tcPr>
          <w:p w:rsidR="00AE2E9F" w:rsidRDefault="00A37A82" w14:paraId="547E296A" w14:textId="297BD2F5">
            <w:pPr>
              <w:pStyle w:val="conceptbody"/>
              <w:rPr>
                <w:ins w:author="Vaddhi, Jigisha Nmn (CDC/NCIRD/OD) (CTR)" w:date="2026-04-20T13:27:00Z" w16du:dateUtc="2026-04-20T17:27:00Z" w:id="255"/>
                <w:rFonts w:asciiTheme="minorHAnsi" w:hAnsiTheme="minorHAnsi" w:cstheme="minorBidi"/>
                <w:kern w:val="32"/>
                <w:sz w:val="24"/>
              </w:rPr>
            </w:pPr>
            <w:ins w:author="Vaddhi, Jigisha Nmn (CDC/NCIRD/OD) (CTR)" w:date="2026-04-20T13:28:00Z" w16du:dateUtc="2026-04-20T17:28:00Z" w:id="256">
              <w:r>
                <w:rPr>
                  <w:rFonts w:asciiTheme="minorHAnsi" w:hAnsiTheme="minorHAnsi" w:cstheme="minorBidi"/>
                  <w:kern w:val="32"/>
                  <w:sz w:val="24"/>
                </w:rPr>
                <w:t>Business Partner – Marketing Attributes</w:t>
              </w:r>
            </w:ins>
          </w:p>
        </w:tc>
        <w:tc>
          <w:tcPr>
            <w:tcW w:w="2145" w:type="dxa"/>
          </w:tcPr>
          <w:p w:rsidRPr="00FB14A5" w:rsidR="00AE2E9F" w:rsidRDefault="00AE2E9F" w14:paraId="0707AA0B" w14:textId="77777777">
            <w:pPr>
              <w:pStyle w:val="conceptbody"/>
              <w:rPr>
                <w:ins w:author="Vaddhi, Jigisha Nmn (CDC/NCIRD/OD) (CTR)" w:date="2026-04-20T13:27:00Z" w16du:dateUtc="2026-04-20T17:27:00Z" w:id="257"/>
                <w:rFonts w:asciiTheme="minorHAnsi" w:hAnsiTheme="minorHAnsi" w:cstheme="minorBidi"/>
                <w:kern w:val="32"/>
                <w:sz w:val="24"/>
              </w:rPr>
            </w:pPr>
          </w:p>
        </w:tc>
      </w:tr>
      <w:tr w:rsidRPr="00FB14A5" w:rsidR="00A37A82" w:rsidTr="00642686" w14:paraId="0E84DF6F" w14:textId="77777777">
        <w:trPr>
          <w:ins w:author="Vaddhi, Jigisha Nmn (CDC/NCIRD/OD) (CTR)" w:date="2026-04-20T13:28:00Z" w:id="258"/>
        </w:trPr>
        <w:tc>
          <w:tcPr>
            <w:tcW w:w="1421" w:type="dxa"/>
          </w:tcPr>
          <w:p w:rsidR="00A37A82" w:rsidRDefault="00F67C54" w14:paraId="5512DB70" w14:textId="75C80477">
            <w:pPr>
              <w:pStyle w:val="conceptbody"/>
              <w:rPr>
                <w:ins w:author="Vaddhi, Jigisha Nmn (CDC/NCIRD/OD) (CTR)" w:date="2026-04-20T13:28:00Z" w16du:dateUtc="2026-04-20T17:28:00Z" w:id="259"/>
                <w:rFonts w:asciiTheme="minorHAnsi" w:hAnsiTheme="minorHAnsi" w:cstheme="minorBidi"/>
                <w:kern w:val="32"/>
                <w:sz w:val="24"/>
              </w:rPr>
            </w:pPr>
            <w:ins w:author="Vaddhi, Jigisha Nmn (CDC/NCIRD/OD) (CTR)" w:date="2026-04-20T13:29:00Z" w16du:dateUtc="2026-04-20T17:29:00Z" w:id="260">
              <w:r>
                <w:rPr>
                  <w:rFonts w:asciiTheme="minorHAnsi" w:hAnsiTheme="minorHAnsi" w:cstheme="minorBidi"/>
                  <w:kern w:val="32"/>
                  <w:sz w:val="24"/>
                </w:rPr>
                <w:t>E001</w:t>
              </w:r>
            </w:ins>
          </w:p>
        </w:tc>
        <w:tc>
          <w:tcPr>
            <w:tcW w:w="3086" w:type="dxa"/>
          </w:tcPr>
          <w:p w:rsidR="00A37A82" w:rsidRDefault="00F67C54" w14:paraId="4F794DEC" w14:textId="6EF76CBC">
            <w:pPr>
              <w:pStyle w:val="conceptbody"/>
              <w:rPr>
                <w:ins w:author="Vaddhi, Jigisha Nmn (CDC/NCIRD/OD) (CTR)" w:date="2026-04-20T13:28:00Z" w16du:dateUtc="2026-04-20T17:28:00Z" w:id="261"/>
                <w:rFonts w:asciiTheme="minorHAnsi" w:hAnsiTheme="minorHAnsi" w:cstheme="minorBidi"/>
                <w:kern w:val="32"/>
                <w:sz w:val="24"/>
              </w:rPr>
            </w:pPr>
            <w:ins w:author="Vaddhi, Jigisha Nmn (CDC/NCIRD/OD) (CTR)" w:date="2026-04-20T13:29:00Z" w16du:dateUtc="2026-04-20T17:29:00Z" w:id="262">
              <w:r>
                <w:rPr>
                  <w:rFonts w:asciiTheme="minorHAnsi" w:hAnsiTheme="minorHAnsi" w:cstheme="minorBidi"/>
                  <w:kern w:val="32"/>
                  <w:sz w:val="24"/>
                </w:rPr>
                <w:t>Marketing Attribute Tools</w:t>
              </w:r>
            </w:ins>
          </w:p>
        </w:tc>
        <w:tc>
          <w:tcPr>
            <w:tcW w:w="2145" w:type="dxa"/>
          </w:tcPr>
          <w:p w:rsidRPr="00FB14A5" w:rsidR="00A37A82" w:rsidRDefault="00A37A82" w14:paraId="7BAF48B2" w14:textId="77777777">
            <w:pPr>
              <w:pStyle w:val="conceptbody"/>
              <w:rPr>
                <w:ins w:author="Vaddhi, Jigisha Nmn (CDC/NCIRD/OD) (CTR)" w:date="2026-04-20T13:28:00Z" w16du:dateUtc="2026-04-20T17:28:00Z" w:id="263"/>
                <w:rFonts w:asciiTheme="minorHAnsi" w:hAnsiTheme="minorHAnsi" w:cstheme="minorBidi"/>
                <w:kern w:val="32"/>
                <w:sz w:val="24"/>
              </w:rPr>
            </w:pPr>
          </w:p>
        </w:tc>
      </w:tr>
    </w:tbl>
    <w:p w:rsidRPr="00642686" w:rsidR="00642686" w:rsidP="00642686" w:rsidRDefault="00642686" w14:paraId="3C5F715D" w14:textId="77777777">
      <w:pPr>
        <w:rPr>
          <w:lang w:val="en-GB"/>
        </w:rPr>
      </w:pPr>
    </w:p>
    <w:p w:rsidRPr="00FB14A5" w:rsidR="00B454B6" w:rsidP="000F6481" w:rsidRDefault="00B454B6" w14:paraId="21A22182" w14:textId="4A6CB31D">
      <w:pPr>
        <w:pStyle w:val="Heading2"/>
      </w:pPr>
      <w:bookmarkStart w:name="_Toc273691846" w:id="264"/>
      <w:bookmarkStart w:name="_Toc273691816" w:id="265"/>
      <w:bookmarkStart w:name="_Toc273691806" w:id="266"/>
      <w:bookmarkStart w:name="_Toc273691811" w:id="267"/>
      <w:bookmarkStart w:name="_Toc273691826" w:id="268"/>
      <w:bookmarkStart w:name="_Toc273691821" w:id="269"/>
      <w:bookmarkStart w:name="_Toc273691851" w:id="270"/>
      <w:bookmarkStart w:name="_Toc273691841" w:id="271"/>
      <w:bookmarkStart w:name="_Toc273691831" w:id="272"/>
      <w:bookmarkStart w:name="_Toc273691836" w:id="273"/>
      <w:bookmarkStart w:name="_Toc221702671" w:id="274"/>
      <w:bookmarkStart w:name="_Toc451362113" w:id="275"/>
      <w:bookmarkEnd w:id="264"/>
      <w:bookmarkEnd w:id="265"/>
      <w:bookmarkEnd w:id="266"/>
      <w:bookmarkEnd w:id="267"/>
      <w:bookmarkEnd w:id="268"/>
      <w:bookmarkEnd w:id="269"/>
      <w:bookmarkEnd w:id="270"/>
      <w:bookmarkEnd w:id="271"/>
      <w:bookmarkEnd w:id="272"/>
      <w:bookmarkEnd w:id="273"/>
      <w:r w:rsidRPr="2E442796">
        <w:t>Expected System Load</w:t>
      </w:r>
      <w:bookmarkEnd w:id="274"/>
      <w:bookmarkEnd w:id="275"/>
    </w:p>
    <w:p w:rsidRPr="00034501" w:rsidR="00B454B6" w:rsidP="2E442796" w:rsidRDefault="00034501" w14:paraId="03234D49" w14:textId="4031DF7A">
      <w:pPr>
        <w:pStyle w:val="Instructions"/>
        <w:rPr>
          <w:rFonts w:asciiTheme="minorHAnsi" w:hAnsiTheme="minorHAnsi" w:cstheme="minorBidi"/>
          <w:color w:val="auto"/>
          <w:sz w:val="24"/>
          <w:szCs w:val="24"/>
        </w:rPr>
      </w:pPr>
      <w:r w:rsidRPr="00034501">
        <w:rPr>
          <w:rFonts w:asciiTheme="minorHAnsi" w:hAnsiTheme="minorHAnsi" w:cstheme="minorBidi"/>
          <w:color w:val="auto"/>
          <w:sz w:val="24"/>
          <w:szCs w:val="24"/>
        </w:rPr>
        <w:t>NA</w:t>
      </w:r>
    </w:p>
    <w:p w:rsidR="00B454B6" w:rsidP="2E442796" w:rsidRDefault="00B454B6" w14:paraId="7E04FF0F" w14:textId="77777777">
      <w:pPr>
        <w:pStyle w:val="Heading1"/>
      </w:pPr>
      <w:bookmarkStart w:name="_Toc221702672" w:id="276"/>
      <w:bookmarkStart w:name="_Toc322031336" w:id="277"/>
      <w:r w:rsidRPr="2E442796">
        <w:lastRenderedPageBreak/>
        <w:t>Functional Design Considerations</w:t>
      </w:r>
      <w:bookmarkEnd w:id="276"/>
      <w:bookmarkEnd w:id="277"/>
      <w:r w:rsidRPr="2E442796">
        <w:t xml:space="preserve"> </w:t>
      </w:r>
    </w:p>
    <w:p w:rsidRPr="00B531FA" w:rsidR="00FD2F1F" w:rsidP="00021D59" w:rsidRDefault="00021D59" w14:paraId="68A4EC17" w14:textId="66182294">
      <w:pPr>
        <w:pStyle w:val="Bodycopy"/>
        <w:rPr>
          <w:rStyle w:val="normaltextrun"/>
          <w:rFonts w:asciiTheme="minorHAnsi" w:hAnsiTheme="minorHAnsi" w:cstheme="minorHAnsi"/>
          <w:color w:val="auto"/>
          <w:sz w:val="24"/>
          <w:szCs w:val="24"/>
        </w:rPr>
      </w:pPr>
      <w:r w:rsidRPr="00B531FA">
        <w:rPr>
          <w:rStyle w:val="normaltextrun"/>
          <w:rFonts w:asciiTheme="minorHAnsi" w:hAnsiTheme="minorHAnsi" w:cstheme="minorHAnsi"/>
          <w:color w:val="auto"/>
          <w:sz w:val="24"/>
          <w:szCs w:val="24"/>
        </w:rPr>
        <w:t xml:space="preserve">This enhancement enables Awardees to create and manage vaccine orders directly through the </w:t>
      </w:r>
      <w:r w:rsidRPr="00B531FA" w:rsidR="00992386">
        <w:rPr>
          <w:rStyle w:val="normaltextrun"/>
          <w:rFonts w:asciiTheme="minorHAnsi" w:hAnsiTheme="minorHAnsi" w:cstheme="minorHAnsi"/>
          <w:color w:val="auto"/>
          <w:sz w:val="24"/>
          <w:szCs w:val="24"/>
        </w:rPr>
        <w:t xml:space="preserve">Fiori UI, providing a streamlined and </w:t>
      </w:r>
      <w:r w:rsidRPr="00B531FA" w:rsidR="00503000">
        <w:rPr>
          <w:rStyle w:val="normaltextrun"/>
          <w:rFonts w:asciiTheme="minorHAnsi" w:hAnsiTheme="minorHAnsi" w:cstheme="minorHAnsi"/>
          <w:color w:val="auto"/>
          <w:sz w:val="24"/>
          <w:szCs w:val="24"/>
        </w:rPr>
        <w:t>user-friendly</w:t>
      </w:r>
      <w:r w:rsidRPr="00B531FA" w:rsidR="00992386">
        <w:rPr>
          <w:rStyle w:val="normaltextrun"/>
          <w:rFonts w:asciiTheme="minorHAnsi" w:hAnsiTheme="minorHAnsi" w:cstheme="minorHAnsi"/>
          <w:color w:val="auto"/>
          <w:sz w:val="24"/>
          <w:szCs w:val="24"/>
        </w:rPr>
        <w:t xml:space="preserve"> </w:t>
      </w:r>
      <w:r w:rsidRPr="00B531FA" w:rsidR="00607CD8">
        <w:rPr>
          <w:rStyle w:val="normaltextrun"/>
          <w:rFonts w:asciiTheme="minorHAnsi" w:hAnsiTheme="minorHAnsi" w:cstheme="minorHAnsi"/>
          <w:color w:val="auto"/>
          <w:sz w:val="24"/>
          <w:szCs w:val="24"/>
        </w:rPr>
        <w:t xml:space="preserve">platform for order entry. The solution supports data entry with </w:t>
      </w:r>
      <w:r w:rsidRPr="00B531FA" w:rsidR="000D5862">
        <w:rPr>
          <w:rStyle w:val="normaltextrun"/>
          <w:rFonts w:asciiTheme="minorHAnsi" w:hAnsiTheme="minorHAnsi" w:cstheme="minorHAnsi"/>
          <w:color w:val="auto"/>
          <w:sz w:val="24"/>
          <w:szCs w:val="24"/>
        </w:rPr>
        <w:t xml:space="preserve">population of provider, NDC, pricing and delivery related information </w:t>
      </w:r>
      <w:r w:rsidRPr="00B531FA" w:rsidR="00662002">
        <w:rPr>
          <w:rStyle w:val="normaltextrun"/>
          <w:rFonts w:asciiTheme="minorHAnsi" w:hAnsiTheme="minorHAnsi" w:cstheme="minorHAnsi"/>
          <w:color w:val="auto"/>
          <w:sz w:val="24"/>
          <w:szCs w:val="24"/>
        </w:rPr>
        <w:t xml:space="preserve">from SAP master data. </w:t>
      </w:r>
      <w:r w:rsidRPr="00B531FA" w:rsidR="00A16B3F">
        <w:rPr>
          <w:rStyle w:val="normaltextrun"/>
          <w:rFonts w:asciiTheme="minorHAnsi" w:hAnsiTheme="minorHAnsi" w:cstheme="minorHAnsi"/>
          <w:color w:val="auto"/>
          <w:sz w:val="24"/>
          <w:szCs w:val="24"/>
        </w:rPr>
        <w:t>The business rules are executed during save and through batch job processing to determine order status</w:t>
      </w:r>
      <w:r w:rsidRPr="00B531FA" w:rsidR="00F76C42">
        <w:rPr>
          <w:rStyle w:val="normaltextrun"/>
          <w:rFonts w:asciiTheme="minorHAnsi" w:hAnsiTheme="minorHAnsi" w:cstheme="minorHAnsi"/>
          <w:color w:val="auto"/>
          <w:sz w:val="24"/>
          <w:szCs w:val="24"/>
        </w:rPr>
        <w:t>. This application allows Awardees to maintain inventory on hand</w:t>
      </w:r>
      <w:r w:rsidRPr="00B531FA" w:rsidR="00FE2DA0">
        <w:rPr>
          <w:rStyle w:val="normaltextrun"/>
          <w:rFonts w:asciiTheme="minorHAnsi" w:hAnsiTheme="minorHAnsi" w:cstheme="minorHAnsi"/>
          <w:color w:val="auto"/>
          <w:sz w:val="24"/>
          <w:szCs w:val="24"/>
        </w:rPr>
        <w:t xml:space="preserve"> and</w:t>
      </w:r>
      <w:r w:rsidRPr="00B531FA" w:rsidR="00F76C42">
        <w:rPr>
          <w:rStyle w:val="normaltextrun"/>
          <w:rFonts w:asciiTheme="minorHAnsi" w:hAnsiTheme="minorHAnsi" w:cstheme="minorHAnsi"/>
          <w:color w:val="auto"/>
          <w:sz w:val="24"/>
          <w:szCs w:val="24"/>
        </w:rPr>
        <w:t xml:space="preserve"> capture order details</w:t>
      </w:r>
      <w:r w:rsidRPr="00B531FA" w:rsidR="00FE2DA0">
        <w:rPr>
          <w:rStyle w:val="normaltextrun"/>
          <w:rFonts w:asciiTheme="minorHAnsi" w:hAnsiTheme="minorHAnsi" w:cstheme="minorHAnsi"/>
          <w:color w:val="auto"/>
          <w:sz w:val="24"/>
          <w:szCs w:val="24"/>
        </w:rPr>
        <w:t xml:space="preserve">. </w:t>
      </w:r>
      <w:r w:rsidRPr="00B531FA" w:rsidR="00503000">
        <w:rPr>
          <w:rStyle w:val="normaltextrun"/>
          <w:rFonts w:asciiTheme="minorHAnsi" w:hAnsiTheme="minorHAnsi" w:cstheme="minorHAnsi"/>
          <w:color w:val="auto"/>
          <w:sz w:val="24"/>
          <w:szCs w:val="24"/>
        </w:rPr>
        <w:t>The approved orders are progressed for further processing.</w:t>
      </w:r>
    </w:p>
    <w:p w:rsidRPr="00FB14A5" w:rsidR="00B454B6" w:rsidP="000F6481" w:rsidRDefault="00B454B6" w14:paraId="170AC8E7" w14:textId="77777777">
      <w:pPr>
        <w:pStyle w:val="Heading2"/>
      </w:pPr>
      <w:bookmarkStart w:name="_Toc221702673" w:id="278"/>
      <w:bookmarkStart w:name="_Toc322031338" w:id="279"/>
      <w:r w:rsidRPr="2E442796">
        <w:t>Detailed Description of Enhancement</w:t>
      </w:r>
      <w:bookmarkEnd w:id="278"/>
      <w:bookmarkEnd w:id="279"/>
      <w:r w:rsidRPr="2E442796">
        <w:t xml:space="preserve"> </w:t>
      </w:r>
    </w:p>
    <w:p w:rsidRPr="00B531FA" w:rsidR="00036E14" w:rsidP="009719B8" w:rsidRDefault="00036E14" w14:paraId="1D9391E7" w14:textId="6AE3DF95">
      <w:pPr>
        <w:pStyle w:val="ListParagraph"/>
        <w:numPr>
          <w:ilvl w:val="0"/>
          <w:numId w:val="18"/>
        </w:numPr>
        <w:spacing w:after="0" w:line="240" w:lineRule="auto"/>
        <w:rPr>
          <w:rFonts w:eastAsia="Arial"/>
          <w:lang w:val="de-DE"/>
        </w:rPr>
      </w:pPr>
      <w:r w:rsidRPr="0D8ABC8B">
        <w:rPr>
          <w:rFonts w:eastAsia="Arial"/>
          <w:b/>
          <w:lang w:val="de-DE"/>
        </w:rPr>
        <w:t xml:space="preserve">Create </w:t>
      </w:r>
      <w:r w:rsidRPr="0D8ABC8B" w:rsidR="00002DDD">
        <w:rPr>
          <w:rFonts w:eastAsia="Arial"/>
          <w:b/>
          <w:lang w:val="de-DE"/>
        </w:rPr>
        <w:t xml:space="preserve">- </w:t>
      </w:r>
      <w:r w:rsidRPr="0D8ABC8B">
        <w:rPr>
          <w:rFonts w:eastAsia="Arial"/>
          <w:lang w:val="de-DE"/>
        </w:rPr>
        <w:t xml:space="preserve"> a Vaccine Request</w:t>
      </w:r>
      <w:r w:rsidRPr="0D8ABC8B" w:rsidR="00AE43CA">
        <w:rPr>
          <w:rFonts w:eastAsia="Arial"/>
          <w:lang w:val="de-DE"/>
        </w:rPr>
        <w:t xml:space="preserve"> Order</w:t>
      </w:r>
    </w:p>
    <w:p w:rsidRPr="00B531FA" w:rsidR="00036E14" w:rsidP="009719B8" w:rsidRDefault="00036E14" w14:paraId="415104EA" w14:textId="076DEFC2">
      <w:pPr>
        <w:pStyle w:val="ListParagraph"/>
        <w:numPr>
          <w:ilvl w:val="1"/>
          <w:numId w:val="18"/>
        </w:numPr>
        <w:spacing w:after="0" w:line="240" w:lineRule="auto"/>
        <w:rPr>
          <w:rFonts w:eastAsia="Arial" w:cstheme="minorHAnsi"/>
        </w:rPr>
      </w:pPr>
      <w:r w:rsidRPr="00B531FA">
        <w:rPr>
          <w:rFonts w:eastAsia="Arial" w:cstheme="minorHAnsi"/>
        </w:rPr>
        <w:t>Ability</w:t>
      </w:r>
      <w:r w:rsidRPr="00B531FA" w:rsidR="007427F7">
        <w:rPr>
          <w:rFonts w:eastAsia="Arial" w:cstheme="minorHAnsi"/>
        </w:rPr>
        <w:t xml:space="preserve"> for Awardee </w:t>
      </w:r>
      <w:r w:rsidRPr="00B531FA">
        <w:rPr>
          <w:rFonts w:eastAsia="Arial" w:cstheme="minorHAnsi"/>
        </w:rPr>
        <w:t xml:space="preserve">to create </w:t>
      </w:r>
      <w:r w:rsidRPr="00B531FA" w:rsidR="007427F7">
        <w:rPr>
          <w:rFonts w:eastAsia="Arial" w:cstheme="minorHAnsi"/>
        </w:rPr>
        <w:t>order from Fiori UI</w:t>
      </w:r>
      <w:r w:rsidRPr="00B531FA" w:rsidR="00645AD9">
        <w:rPr>
          <w:rFonts w:eastAsia="Arial" w:cstheme="minorHAnsi"/>
        </w:rPr>
        <w:t>.</w:t>
      </w:r>
    </w:p>
    <w:p w:rsidRPr="00B531FA" w:rsidR="00036E14" w:rsidP="009719B8" w:rsidRDefault="00036E14" w14:paraId="5C364F1C" w14:textId="03841EBE">
      <w:pPr>
        <w:pStyle w:val="ListParagraph"/>
        <w:numPr>
          <w:ilvl w:val="1"/>
          <w:numId w:val="18"/>
        </w:numPr>
        <w:spacing w:after="0" w:line="240" w:lineRule="auto"/>
        <w:rPr>
          <w:rFonts w:eastAsia="Arial" w:cstheme="minorHAnsi"/>
        </w:rPr>
      </w:pPr>
      <w:r w:rsidRPr="00B531FA">
        <w:rPr>
          <w:rFonts w:eastAsia="Arial" w:cstheme="minorHAnsi"/>
        </w:rPr>
        <w:t xml:space="preserve">Ability to select transaction type of </w:t>
      </w:r>
      <w:r w:rsidRPr="00B531FA" w:rsidR="00645AD9">
        <w:rPr>
          <w:rFonts w:eastAsia="Arial" w:cstheme="minorHAnsi"/>
        </w:rPr>
        <w:t>order.</w:t>
      </w:r>
    </w:p>
    <w:p w:rsidRPr="00B531FA" w:rsidR="00036E14" w:rsidP="009719B8" w:rsidRDefault="00036E14" w14:paraId="2A85D7AA" w14:textId="49DF611D">
      <w:pPr>
        <w:pStyle w:val="ListParagraph"/>
        <w:numPr>
          <w:ilvl w:val="1"/>
          <w:numId w:val="18"/>
        </w:numPr>
        <w:spacing w:after="0" w:line="240" w:lineRule="auto"/>
        <w:rPr>
          <w:rFonts w:eastAsia="Arial" w:cstheme="minorHAnsi"/>
        </w:rPr>
      </w:pPr>
      <w:commentRangeStart w:id="280"/>
      <w:commentRangeStart w:id="281"/>
      <w:r w:rsidRPr="00B531FA">
        <w:rPr>
          <w:rFonts w:eastAsia="Arial" w:cstheme="minorHAnsi"/>
        </w:rPr>
        <w:t xml:space="preserve">Ability to </w:t>
      </w:r>
      <w:r w:rsidR="00B51D44">
        <w:rPr>
          <w:rFonts w:eastAsia="Arial" w:cstheme="minorHAnsi"/>
        </w:rPr>
        <w:t xml:space="preserve">capture and maintain </w:t>
      </w:r>
      <w:r w:rsidRPr="00B531FA">
        <w:rPr>
          <w:rFonts w:eastAsia="Arial" w:cstheme="minorHAnsi"/>
        </w:rPr>
        <w:t xml:space="preserve">Header Section </w:t>
      </w:r>
      <w:r w:rsidR="008C36F3">
        <w:rPr>
          <w:rFonts w:eastAsia="Arial" w:cstheme="minorHAnsi"/>
        </w:rPr>
        <w:t xml:space="preserve">details as per </w:t>
      </w:r>
      <w:r w:rsidR="003C31E7">
        <w:rPr>
          <w:rFonts w:eastAsia="Arial" w:cstheme="minorHAnsi"/>
        </w:rPr>
        <w:t xml:space="preserve">the fields </w:t>
      </w:r>
      <w:r w:rsidR="00B05B06">
        <w:rPr>
          <w:rFonts w:eastAsia="Arial" w:cstheme="minorHAnsi"/>
        </w:rPr>
        <w:t xml:space="preserve">defined </w:t>
      </w:r>
      <w:r w:rsidRPr="00B531FA" w:rsidR="004A4B61">
        <w:rPr>
          <w:rFonts w:eastAsia="Arial" w:cstheme="minorHAnsi"/>
        </w:rPr>
        <w:t xml:space="preserve">in the </w:t>
      </w:r>
      <w:r w:rsidR="003605A8">
        <w:rPr>
          <w:rFonts w:eastAsia="Arial" w:cstheme="minorHAnsi"/>
        </w:rPr>
        <w:t xml:space="preserve">below </w:t>
      </w:r>
      <w:r w:rsidRPr="00B531FA" w:rsidR="004A4B61">
        <w:rPr>
          <w:rFonts w:eastAsia="Arial" w:cstheme="minorHAnsi"/>
        </w:rPr>
        <w:t>attachment</w:t>
      </w:r>
      <w:commentRangeEnd w:id="280"/>
      <w:r w:rsidRPr="00B531FA" w:rsidR="00A8773E">
        <w:rPr>
          <w:rStyle w:val="CommentReference"/>
          <w:rFonts w:eastAsia="Arial" w:cstheme="minorHAnsi"/>
          <w:sz w:val="24"/>
          <w:szCs w:val="24"/>
        </w:rPr>
        <w:commentReference w:id="280"/>
      </w:r>
      <w:commentRangeEnd w:id="281"/>
      <w:r>
        <w:rPr>
          <w:rStyle w:val="CommentReference"/>
        </w:rPr>
        <w:commentReference w:id="281"/>
      </w:r>
    </w:p>
    <w:p w:rsidR="002B4696" w:rsidP="009719B8" w:rsidRDefault="002B4696" w14:paraId="17090784" w14:textId="4BDAED65">
      <w:pPr>
        <w:pStyle w:val="ListParagraph"/>
        <w:numPr>
          <w:ilvl w:val="1"/>
          <w:numId w:val="18"/>
        </w:numPr>
        <w:spacing w:after="0" w:line="240" w:lineRule="auto"/>
        <w:rPr>
          <w:ins w:author="Vaddhi, Jigisha Nmn (CDC/NCIRD/OD) (CTR)" w:date="2026-04-15T23:18:00Z" w16du:dateUtc="2026-04-16T03:18:00Z" w:id="282"/>
          <w:rFonts w:eastAsia="Arial" w:cstheme="minorHAnsi"/>
        </w:rPr>
      </w:pPr>
      <w:r w:rsidRPr="00B531FA">
        <w:rPr>
          <w:rFonts w:eastAsia="Arial" w:cstheme="minorHAnsi"/>
        </w:rPr>
        <w:t xml:space="preserve">Ability to </w:t>
      </w:r>
      <w:r w:rsidR="001D0D60">
        <w:rPr>
          <w:rFonts w:eastAsia="Arial" w:cstheme="minorHAnsi"/>
        </w:rPr>
        <w:t xml:space="preserve">capture and maintain </w:t>
      </w:r>
      <w:r w:rsidRPr="00B531FA">
        <w:rPr>
          <w:rFonts w:eastAsia="Arial" w:cstheme="minorHAnsi"/>
        </w:rPr>
        <w:t xml:space="preserve">Item section </w:t>
      </w:r>
      <w:r w:rsidR="008009C1">
        <w:rPr>
          <w:rFonts w:eastAsia="Arial" w:cstheme="minorHAnsi"/>
        </w:rPr>
        <w:t xml:space="preserve">details as per the </w:t>
      </w:r>
      <w:r w:rsidR="00DE7A51">
        <w:rPr>
          <w:rFonts w:eastAsia="Arial" w:cstheme="minorHAnsi"/>
        </w:rPr>
        <w:t xml:space="preserve">fields </w:t>
      </w:r>
      <w:r w:rsidR="00B73F31">
        <w:rPr>
          <w:rFonts w:eastAsia="Arial" w:cstheme="minorHAnsi"/>
        </w:rPr>
        <w:t xml:space="preserve">defined </w:t>
      </w:r>
      <w:r w:rsidRPr="00B531FA">
        <w:rPr>
          <w:rFonts w:eastAsia="Arial" w:cstheme="minorHAnsi"/>
        </w:rPr>
        <w:t xml:space="preserve">in the </w:t>
      </w:r>
      <w:r w:rsidRPr="00B531FA" w:rsidR="00834CEA">
        <w:rPr>
          <w:rFonts w:eastAsia="Arial" w:cstheme="minorHAnsi"/>
        </w:rPr>
        <w:t>attachment</w:t>
      </w:r>
      <w:r w:rsidRPr="00B531FA">
        <w:rPr>
          <w:rFonts w:eastAsia="Arial" w:cstheme="minorHAnsi"/>
        </w:rPr>
        <w:t xml:space="preserve"> and some of </w:t>
      </w:r>
      <w:r w:rsidR="007E6D1C">
        <w:rPr>
          <w:rFonts w:eastAsia="Arial" w:cstheme="minorHAnsi"/>
        </w:rPr>
        <w:t xml:space="preserve">the </w:t>
      </w:r>
      <w:r w:rsidR="00424B26">
        <w:rPr>
          <w:rFonts w:eastAsia="Arial" w:cstheme="minorHAnsi"/>
        </w:rPr>
        <w:t xml:space="preserve">fields </w:t>
      </w:r>
      <w:r w:rsidR="0009110C">
        <w:rPr>
          <w:rFonts w:eastAsia="Arial" w:cstheme="minorHAnsi"/>
        </w:rPr>
        <w:t xml:space="preserve">being </w:t>
      </w:r>
      <w:r w:rsidRPr="00B531FA">
        <w:rPr>
          <w:rFonts w:eastAsia="Arial" w:cstheme="minorHAnsi"/>
        </w:rPr>
        <w:t>auto populated</w:t>
      </w:r>
      <w:r w:rsidR="00440833">
        <w:rPr>
          <w:rFonts w:eastAsia="Arial" w:cstheme="minorHAnsi"/>
        </w:rPr>
        <w:t>.</w:t>
      </w:r>
    </w:p>
    <w:p w:rsidR="000B7533" w:rsidP="009719B8" w:rsidRDefault="00432577" w14:paraId="59D39A18" w14:textId="33983D50">
      <w:pPr>
        <w:pStyle w:val="ListParagraph"/>
        <w:numPr>
          <w:ilvl w:val="1"/>
          <w:numId w:val="18"/>
        </w:numPr>
        <w:spacing w:after="0" w:line="240" w:lineRule="auto"/>
        <w:rPr>
          <w:rFonts w:eastAsia="Arial" w:cstheme="minorHAnsi"/>
        </w:rPr>
      </w:pPr>
      <w:ins w:author="Vaddhi, Jigisha Nmn (CDC/NCIRD/OD) (CTR)" w:date="2026-04-15T23:18:00Z" w16du:dateUtc="2026-04-16T03:18:00Z" w:id="283">
        <w:r>
          <w:rPr>
            <w:rFonts w:eastAsia="Arial" w:cstheme="minorHAnsi"/>
          </w:rPr>
          <w:t xml:space="preserve">Order starts with </w:t>
        </w:r>
      </w:ins>
      <w:ins w:author="Vaddhi, Jigisha Nmn (CDC/NCIRD/OD) (CTR)" w:date="2026-04-15T23:19:00Z" w16du:dateUtc="2026-04-16T03:19:00Z" w:id="284">
        <w:r w:rsidR="00F85CD1">
          <w:rPr>
            <w:rFonts w:eastAsia="Arial" w:cstheme="minorHAnsi"/>
          </w:rPr>
          <w:t>1A – In Process Request as the initial status</w:t>
        </w:r>
      </w:ins>
    </w:p>
    <w:p w:rsidR="0022797E" w:rsidP="0022797E" w:rsidRDefault="0022797E" w14:paraId="251116D7" w14:textId="77777777">
      <w:pPr>
        <w:pStyle w:val="ListParagraph"/>
        <w:spacing w:after="0" w:line="240" w:lineRule="auto"/>
        <w:ind w:left="990"/>
        <w:rPr>
          <w:rFonts w:eastAsia="Arial" w:cstheme="minorHAnsi"/>
        </w:rPr>
      </w:pPr>
    </w:p>
    <w:p w:rsidRPr="00B531FA" w:rsidR="0022797E" w:rsidP="0022797E" w:rsidRDefault="00F8093D" w14:paraId="4BA1F564" w14:textId="06B8ADCF">
      <w:pPr>
        <w:pStyle w:val="ListParagraph"/>
        <w:spacing w:after="0" w:line="240" w:lineRule="auto"/>
        <w:ind w:left="990"/>
        <w:rPr>
          <w:rFonts w:eastAsia="Arial" w:cstheme="minorHAnsi"/>
        </w:rPr>
      </w:pPr>
      <w:commentRangeStart w:id="285"/>
      <w:commentRangeStart w:id="286"/>
      <w:commentRangeStart w:id="287"/>
      <w:commentRangeStart w:id="288"/>
      <w:r>
        <w:rPr>
          <w:rFonts w:eastAsia="Arial" w:cstheme="minorHAnsi"/>
        </w:rPr>
        <w:t>The attachment</w:t>
      </w:r>
      <w:r w:rsidR="006B0DCE">
        <w:rPr>
          <w:rFonts w:eastAsia="Arial" w:cstheme="minorHAnsi"/>
        </w:rPr>
        <w:t xml:space="preserve"> below </w:t>
      </w:r>
      <w:commentRangeEnd w:id="285"/>
      <w:r w:rsidR="00D96CFB">
        <w:rPr>
          <w:rStyle w:val="CommentReference"/>
          <w:rFonts w:eastAsia="Arial" w:cstheme="minorHAnsi"/>
          <w:sz w:val="24"/>
          <w:szCs w:val="24"/>
        </w:rPr>
        <w:commentReference w:id="285"/>
      </w:r>
      <w:commentRangeEnd w:id="286"/>
      <w:r>
        <w:rPr>
          <w:rStyle w:val="CommentReference"/>
        </w:rPr>
        <w:commentReference w:id="286"/>
      </w:r>
      <w:commentRangeEnd w:id="287"/>
      <w:r>
        <w:rPr>
          <w:rStyle w:val="CommentReference"/>
        </w:rPr>
        <w:commentReference w:id="287"/>
      </w:r>
      <w:commentRangeEnd w:id="288"/>
      <w:r>
        <w:rPr>
          <w:rStyle w:val="CommentReference"/>
        </w:rPr>
        <w:commentReference w:id="288"/>
      </w:r>
      <w:r w:rsidR="006B0DCE">
        <w:rPr>
          <w:rFonts w:eastAsia="Arial" w:cstheme="minorHAnsi"/>
        </w:rPr>
        <w:t>provides the complete list of the fields included in the assignment block</w:t>
      </w:r>
      <w:r w:rsidR="008820E0">
        <w:rPr>
          <w:rFonts w:eastAsia="Arial" w:cstheme="minorHAnsi"/>
        </w:rPr>
        <w:t>s along with the corresponding mapping deta</w:t>
      </w:r>
      <w:r w:rsidR="0028372E">
        <w:rPr>
          <w:rFonts w:eastAsia="Arial" w:cstheme="minorHAnsi"/>
        </w:rPr>
        <w:t>ils:</w:t>
      </w:r>
    </w:p>
    <w:p w:rsidRPr="00B531FA" w:rsidR="0009110C" w:rsidP="00834CEA" w:rsidRDefault="0009110C" w14:paraId="1F48CBCE" w14:textId="77777777">
      <w:pPr>
        <w:pStyle w:val="ListParagraph"/>
        <w:spacing w:after="0" w:line="240" w:lineRule="auto"/>
        <w:ind w:left="1440"/>
        <w:rPr>
          <w:rFonts w:eastAsia="Arial" w:cstheme="minorHAnsi"/>
        </w:rPr>
      </w:pPr>
    </w:p>
    <w:bookmarkStart w:name="_1837336434" w:id="289"/>
    <w:bookmarkStart w:name="_1837800353" w:id="290"/>
    <w:bookmarkStart w:name="_1839070515" w:id="291"/>
    <w:bookmarkEnd w:id="289"/>
    <w:bookmarkEnd w:id="290"/>
    <w:bookmarkEnd w:id="291"/>
    <w:bookmarkStart w:name="_MON_1842509798" w:id="292"/>
    <w:bookmarkEnd w:id="292"/>
    <w:p w:rsidRPr="00B531FA" w:rsidR="00834CEA" w:rsidP="00834CEA" w:rsidRDefault="000E7479" w14:paraId="7ABFB35D" w14:textId="66DB98F2">
      <w:pPr>
        <w:pStyle w:val="ListParagraph"/>
        <w:spacing w:after="0" w:line="240" w:lineRule="auto"/>
        <w:ind w:left="1440"/>
        <w:rPr>
          <w:rFonts w:eastAsia="Arial" w:cstheme="minorHAnsi"/>
        </w:rPr>
      </w:pPr>
      <w:r w:rsidRPr="00B531FA">
        <w:rPr>
          <w:rFonts w:eastAsia="Arial" w:cstheme="minorHAnsi"/>
        </w:rPr>
        <w:object w:dxaOrig="907" w:dyaOrig="587" w14:anchorId="21E572F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45pt;height:31.3pt" o:ole="" type="#_x0000_t75">
            <v:imagedata o:title="" r:id="rId21"/>
          </v:shape>
          <o:OLEObject Type="Embed" ProgID="Excel.Sheet.12" ShapeID="_x0000_i1025" DrawAspect="Icon" ObjectID="_1846231358" r:id="rId22"/>
        </w:object>
      </w:r>
    </w:p>
    <w:p w:rsidRPr="00B531FA" w:rsidR="00834CEA" w:rsidP="00834CEA" w:rsidRDefault="00834CEA" w14:paraId="575F8A5B" w14:textId="77777777">
      <w:pPr>
        <w:pStyle w:val="ListParagraph"/>
        <w:spacing w:after="0" w:line="240" w:lineRule="auto"/>
        <w:ind w:left="1440"/>
        <w:rPr>
          <w:rFonts w:eastAsia="Arial" w:cstheme="minorHAnsi"/>
        </w:rPr>
      </w:pPr>
    </w:p>
    <w:p w:rsidRPr="00B531FA" w:rsidR="0079148B" w:rsidP="009719B8" w:rsidRDefault="00DB694B" w14:paraId="193406DB" w14:textId="1536D8DD">
      <w:pPr>
        <w:pStyle w:val="ListParagraph"/>
        <w:numPr>
          <w:ilvl w:val="1"/>
          <w:numId w:val="18"/>
        </w:numPr>
        <w:spacing w:after="0" w:line="240" w:lineRule="auto"/>
        <w:rPr>
          <w:rFonts w:eastAsia="Arial" w:cstheme="minorHAnsi"/>
        </w:rPr>
      </w:pPr>
      <w:commentRangeStart w:id="293"/>
      <w:commentRangeStart w:id="294"/>
      <w:r w:rsidRPr="00B531FA">
        <w:rPr>
          <w:rFonts w:eastAsia="Arial" w:cstheme="minorHAnsi"/>
        </w:rPr>
        <w:t>Business Rules</w:t>
      </w:r>
      <w:r w:rsidRPr="00B531FA" w:rsidR="0079148B">
        <w:rPr>
          <w:rFonts w:eastAsia="Arial" w:cstheme="minorHAnsi"/>
        </w:rPr>
        <w:t xml:space="preserve"> for Header Section</w:t>
      </w:r>
      <w:commentRangeEnd w:id="293"/>
      <w:r w:rsidRPr="00B531FA" w:rsidR="009C291D">
        <w:rPr>
          <w:rStyle w:val="CommentReference"/>
          <w:rFonts w:eastAsia="Arial" w:cstheme="minorHAnsi"/>
          <w:sz w:val="24"/>
          <w:szCs w:val="24"/>
        </w:rPr>
        <w:commentReference w:id="293"/>
      </w:r>
      <w:commentRangeEnd w:id="294"/>
      <w:r>
        <w:rPr>
          <w:rStyle w:val="CommentReference"/>
        </w:rPr>
        <w:commentReference w:id="294"/>
      </w:r>
      <w:r w:rsidRPr="00B531FA">
        <w:rPr>
          <w:rFonts w:eastAsia="Arial" w:cstheme="minorHAnsi"/>
        </w:rPr>
        <w:t xml:space="preserve">: </w:t>
      </w:r>
    </w:p>
    <w:p w:rsidRPr="00B531FA" w:rsidR="0079148B" w:rsidP="009719B8" w:rsidRDefault="00A8230F" w14:paraId="6C1749D9" w14:textId="77777777">
      <w:pPr>
        <w:pStyle w:val="ListParagraph"/>
        <w:numPr>
          <w:ilvl w:val="2"/>
          <w:numId w:val="18"/>
        </w:numPr>
        <w:spacing w:after="0" w:line="240" w:lineRule="auto"/>
        <w:rPr>
          <w:rFonts w:eastAsia="Arial" w:cstheme="minorHAnsi"/>
        </w:rPr>
      </w:pPr>
      <w:r w:rsidRPr="00B531FA">
        <w:rPr>
          <w:rFonts w:eastAsia="Arial" w:cstheme="minorHAnsi"/>
        </w:rPr>
        <w:t xml:space="preserve">All the business rules to be validated </w:t>
      </w:r>
      <w:r w:rsidRPr="00B531FA" w:rsidR="00166CDC">
        <w:rPr>
          <w:rFonts w:eastAsia="Arial" w:cstheme="minorHAnsi"/>
        </w:rPr>
        <w:t xml:space="preserve">before creating an order. </w:t>
      </w:r>
    </w:p>
    <w:p w:rsidRPr="00B531FA" w:rsidR="0079148B" w:rsidP="009719B8" w:rsidRDefault="00DB694B" w14:paraId="40B6E1B5" w14:textId="77777777">
      <w:pPr>
        <w:pStyle w:val="ListParagraph"/>
        <w:numPr>
          <w:ilvl w:val="2"/>
          <w:numId w:val="18"/>
        </w:numPr>
        <w:spacing w:after="0" w:line="240" w:lineRule="auto"/>
        <w:rPr>
          <w:rFonts w:eastAsia="Arial" w:cstheme="minorHAnsi"/>
        </w:rPr>
      </w:pPr>
      <w:r w:rsidRPr="00B531FA">
        <w:rPr>
          <w:rFonts w:eastAsia="Arial" w:cstheme="minorHAnsi"/>
        </w:rPr>
        <w:t xml:space="preserve">Vaccine Requests that comply with all VTrckS business rules and have no conditions that require Awardee approval are automatically assigned and approved status, unless the Awardee has set a flag for review by provider, NDC, and or order intention through the VTrckS Review Tool. </w:t>
      </w:r>
    </w:p>
    <w:p w:rsidRPr="00B531FA" w:rsidR="00DB694B" w:rsidP="009719B8" w:rsidRDefault="00DB694B" w14:paraId="5173726E" w14:textId="5478FE0B">
      <w:pPr>
        <w:pStyle w:val="ListParagraph"/>
        <w:numPr>
          <w:ilvl w:val="2"/>
          <w:numId w:val="18"/>
        </w:numPr>
        <w:spacing w:after="0" w:line="240" w:lineRule="auto"/>
        <w:rPr>
          <w:ins w:author="Vaddhi, Jigisha Nmn (CDC/NCIRD/OD) (CTR)" w:date="2026-04-15T23:25:00Z" w16du:dateUtc="2026-04-16T03:25:00Z" w:id="295"/>
          <w:rFonts w:eastAsia="Arial" w:cstheme="minorHAnsi"/>
        </w:rPr>
      </w:pPr>
      <w:r w:rsidRPr="00B531FA">
        <w:rPr>
          <w:rFonts w:eastAsia="Arial" w:cstheme="minorHAnsi"/>
        </w:rPr>
        <w:t xml:space="preserve">Upon </w:t>
      </w:r>
      <w:r w:rsidRPr="00B531FA" w:rsidR="00847609">
        <w:rPr>
          <w:rFonts w:eastAsia="Arial" w:cstheme="minorHAnsi"/>
        </w:rPr>
        <w:t xml:space="preserve">creating the </w:t>
      </w:r>
      <w:r w:rsidRPr="00B531FA">
        <w:rPr>
          <w:rFonts w:eastAsia="Arial" w:cstheme="minorHAnsi"/>
        </w:rPr>
        <w:t>order</w:t>
      </w:r>
      <w:r w:rsidRPr="00B531FA" w:rsidR="00847609">
        <w:rPr>
          <w:rFonts w:eastAsia="Arial" w:cstheme="minorHAnsi"/>
        </w:rPr>
        <w:t xml:space="preserve">, it needs </w:t>
      </w:r>
      <w:r w:rsidRPr="00B531FA">
        <w:rPr>
          <w:rFonts w:eastAsia="Arial" w:cstheme="minorHAnsi"/>
        </w:rPr>
        <w:t xml:space="preserve">to be fulfilled and sent to manufacture/distributor. </w:t>
      </w:r>
    </w:p>
    <w:p w:rsidRPr="00023C43" w:rsidR="00BA1C49" w:rsidRDefault="00023C43" w14:paraId="2C7B9E6A" w14:textId="4ECE11B3">
      <w:pPr>
        <w:spacing w:after="0" w:line="240" w:lineRule="auto"/>
        <w:ind w:left="1980"/>
        <w:rPr>
          <w:rFonts w:eastAsia="Arial" w:cstheme="minorHAnsi"/>
          <w:rPrChange w:author="Vaddhi, Jigisha Nmn (CDC/NCIRD/OD) (CTR)" w:date="2026-04-20T16:28:00Z" w16du:dateUtc="2026-04-20T20:28:00Z" w:id="296">
            <w:rPr/>
          </w:rPrChange>
        </w:rPr>
        <w:pPrChange w:author="Vaddhi, Jigisha Nmn (CDC/NCIRD/OD) (CTR)" w:date="2026-04-20T16:28:00Z" w16du:dateUtc="2026-04-20T20:28:00Z" w:id="297">
          <w:pPr>
            <w:pStyle w:val="ListParagraph"/>
            <w:numPr>
              <w:ilvl w:val="2"/>
              <w:numId w:val="19"/>
            </w:numPr>
            <w:spacing w:after="0" w:line="240" w:lineRule="auto"/>
            <w:ind w:left="2340" w:hanging="360"/>
          </w:pPr>
        </w:pPrChange>
      </w:pPr>
      <w:ins w:author="Vaddhi, Jigisha Nmn (CDC/NCIRD/OD) (CTR)" w:date="2026-04-20T16:29:00Z" w16du:dateUtc="2026-04-20T20:29:00Z" w:id="298">
        <w:r>
          <w:rPr>
            <w:rFonts w:eastAsia="Arial" w:cstheme="minorHAnsi"/>
          </w:rPr>
          <w:t xml:space="preserve"> Order Cancellation - </w:t>
        </w:r>
      </w:ins>
      <w:ins w:author="Vaddhi, Jigisha Nmn (CDC/NCIRD/OD) (CTR)" w:date="2026-04-15T23:25:00Z" w16du:dateUtc="2026-04-16T03:25:00Z" w:id="299">
        <w:r w:rsidRPr="00023C43" w:rsidR="00807CD1">
          <w:rPr>
            <w:rFonts w:eastAsia="Arial" w:cstheme="minorHAnsi"/>
            <w:rPrChange w:author="Vaddhi, Jigisha Nmn (CDC/NCIRD/OD) (CTR)" w:date="2026-04-20T16:28:00Z" w16du:dateUtc="2026-04-20T20:28:00Z" w:id="300">
              <w:rPr/>
            </w:rPrChange>
          </w:rPr>
          <w:t xml:space="preserve">Refer to the </w:t>
        </w:r>
      </w:ins>
      <w:ins w:author="Vaddhi, Jigisha Nmn (CDC/NCIRD/OD) (CTR)" w:date="2026-04-15T23:26:00Z" w16du:dateUtc="2026-04-16T03:26:00Z" w:id="301">
        <w:r w:rsidRPr="00023C43" w:rsidR="00807CD1">
          <w:rPr>
            <w:rFonts w:eastAsia="Arial" w:cstheme="minorHAnsi"/>
            <w:rPrChange w:author="Vaddhi, Jigisha Nmn (CDC/NCIRD/OD) (CTR)" w:date="2026-04-20T16:28:00Z" w16du:dateUtc="2026-04-20T20:28:00Z" w:id="302">
              <w:rPr/>
            </w:rPrChange>
          </w:rPr>
          <w:t xml:space="preserve">details of order cancellation included in </w:t>
        </w:r>
      </w:ins>
      <w:ins w:author="Vaddhi, Jigisha Nmn (CDC/NCIRD/OD) (CTR)" w:date="2026-04-20T16:29:00Z" w16du:dateUtc="2026-04-20T20:29:00Z" w:id="303">
        <w:r>
          <w:rPr>
            <w:rFonts w:eastAsia="Arial" w:cstheme="minorHAnsi"/>
          </w:rPr>
          <w:t xml:space="preserve">  </w:t>
        </w:r>
      </w:ins>
      <w:ins w:author="Vaddhi, Jigisha Nmn (CDC/NCIRD/OD) (CTR)" w:date="2026-04-15T23:26:00Z" w16du:dateUtc="2026-04-16T03:26:00Z" w:id="304">
        <w:r w:rsidRPr="00023C43" w:rsidR="00807CD1">
          <w:rPr>
            <w:rFonts w:eastAsia="Arial" w:cstheme="minorHAnsi"/>
            <w:rPrChange w:author="Vaddhi, Jigisha Nmn (CDC/NCIRD/OD) (CTR)" w:date="2026-04-20T16:28:00Z" w16du:dateUtc="2026-04-20T20:28:00Z" w:id="305">
              <w:rPr/>
            </w:rPrChange>
          </w:rPr>
          <w:t>E006</w:t>
        </w:r>
      </w:ins>
      <w:ins w:author="Vaddhi, Jigisha Nmn (CDC/NCIRD/OD) (CTR)" w:date="2026-04-20T16:26:00Z" w16du:dateUtc="2026-04-20T20:26:00Z" w:id="306">
        <w:r w:rsidRPr="00023C43" w:rsidR="00BA1C49">
          <w:rPr>
            <w:rFonts w:eastAsia="Arial" w:cstheme="minorHAnsi"/>
            <w:rPrChange w:author="Vaddhi, Jigisha Nmn (CDC/NCIRD/OD) (CTR)" w:date="2026-04-20T16:28:00Z" w16du:dateUtc="2026-04-20T20:28:00Z" w:id="307">
              <w:rPr/>
            </w:rPrChange>
          </w:rPr>
          <w:t xml:space="preserve"> </w:t>
        </w:r>
      </w:ins>
    </w:p>
    <w:p w:rsidRPr="00B531FA" w:rsidR="0079148B" w:rsidP="0079148B" w:rsidRDefault="0079148B" w14:paraId="056FFC6D" w14:textId="77777777">
      <w:pPr>
        <w:pStyle w:val="ListParagraph"/>
        <w:spacing w:after="0" w:line="240" w:lineRule="auto"/>
        <w:ind w:left="2340"/>
        <w:rPr>
          <w:ins w:author="Vaddhi, Jigisha Nmn (CDC/NCIRD/OD) (CTR)" w:date="2026-04-20T16:27:00Z" w16du:dateUtc="2026-04-20T20:27:00Z" w:id="308"/>
          <w:rFonts w:eastAsia="Arial" w:cstheme="minorHAnsi"/>
        </w:rPr>
      </w:pPr>
    </w:p>
    <w:p w:rsidR="00F75E97" w:rsidP="00F75E97" w:rsidRDefault="00F75E97" w14:paraId="5CE7AAF8" w14:textId="6B44D6EE">
      <w:pPr>
        <w:spacing w:after="0"/>
        <w:ind w:firstLine="720"/>
        <w:rPr>
          <w:ins w:author="Vaddhi, Jigisha Nmn (CDC/NCIRD/OD) (CTR)" w:date="2026-04-20T16:29:00Z" w16du:dateUtc="2026-04-20T20:29:00Z" w:id="309"/>
          <w:rFonts w:ascii="Aptos" w:hAnsi="Aptos"/>
        </w:rPr>
      </w:pPr>
      <w:ins w:author="Vaddhi, Jigisha Nmn (CDC/NCIRD/OD) (CTR)" w:date="2026-04-20T16:30:00Z" w16du:dateUtc="2026-04-20T20:30:00Z" w:id="310">
        <w:r>
          <w:rPr>
            <w:rFonts w:ascii="Aptos" w:hAnsi="Aptos"/>
          </w:rPr>
          <w:t xml:space="preserve">Business UI rules </w:t>
        </w:r>
        <w:r w:rsidR="000849DD">
          <w:rPr>
            <w:rFonts w:ascii="Aptos" w:hAnsi="Aptos"/>
          </w:rPr>
          <w:t>-</w:t>
        </w:r>
      </w:ins>
    </w:p>
    <w:p w:rsidR="00EF0A0D" w:rsidRDefault="00EF0A0D" w14:paraId="66182181" w14:textId="4C84DF2F">
      <w:pPr>
        <w:spacing w:after="0"/>
        <w:ind w:firstLine="720"/>
        <w:rPr>
          <w:ins w:author="Vaddhi, Jigisha Nmn (CDC/NCIRD/OD) (CTR)" w:date="2026-04-20T16:27:00Z" w16du:dateUtc="2026-04-20T20:27:00Z" w:id="311"/>
          <w:rFonts w:ascii="Aptos" w:hAnsi="Aptos"/>
        </w:rPr>
        <w:pPrChange w:author="Vaddhi, Jigisha Nmn (CDC/NCIRD/OD) (CTR)" w:date="2026-04-20T16:29:00Z" w16du:dateUtc="2026-04-20T20:29:00Z" w:id="312">
          <w:pPr/>
        </w:pPrChange>
      </w:pPr>
      <w:ins w:author="Vaddhi, Jigisha Nmn (CDC/NCIRD/OD) (CTR)" w:date="2026-04-20T16:27:00Z" w16du:dateUtc="2026-04-20T20:27:00Z" w:id="313">
        <w:r>
          <w:rPr>
            <w:rFonts w:ascii="Aptos" w:hAnsi="Aptos"/>
          </w:rPr>
          <w:t xml:space="preserve">Hard Errors: Save is rejected and update does not persist in </w:t>
        </w:r>
      </w:ins>
      <w:ins w:author="Vaddhi, Jigisha Nmn (CDC/NCIRD/OD) (CTR)" w:date="2026-04-20T17:21:00Z" w16du:dateUtc="2026-04-20T21:21:00Z" w:id="314">
        <w:r w:rsidR="00A04CDC">
          <w:rPr>
            <w:rFonts w:ascii="Aptos" w:hAnsi="Aptos"/>
          </w:rPr>
          <w:t>S4</w:t>
        </w:r>
      </w:ins>
      <w:ins w:author="Vaddhi, Jigisha Nmn (CDC/NCIRD/OD) (CTR)" w:date="2026-04-20T16:27:00Z" w16du:dateUtc="2026-04-20T20:27:00Z" w:id="315">
        <w:r>
          <w:rPr>
            <w:rFonts w:ascii="Aptos" w:hAnsi="Aptos"/>
          </w:rPr>
          <w:t>.</w:t>
        </w:r>
      </w:ins>
    </w:p>
    <w:p w:rsidR="00EF0A0D" w:rsidRDefault="00EF0A0D" w14:paraId="0EABB5E0" w14:textId="2B03B281">
      <w:pPr>
        <w:spacing w:after="0"/>
        <w:ind w:firstLine="720"/>
        <w:rPr>
          <w:rFonts w:ascii="Aptos" w:hAnsi="Aptos"/>
        </w:rPr>
      </w:pPr>
      <w:ins w:author="Vaddhi, Jigisha Nmn (CDC/NCIRD/OD) (CTR)" w:date="2026-04-20T16:27:00Z" w16du:dateUtc="2026-04-20T20:27:00Z" w:id="316">
        <w:r>
          <w:rPr>
            <w:rFonts w:ascii="Aptos" w:hAnsi="Aptos"/>
          </w:rPr>
          <w:t xml:space="preserve">Soft Errors: Update has persisted in </w:t>
        </w:r>
      </w:ins>
      <w:ins w:author="Vaddhi, Jigisha Nmn (CDC/NCIRD/OD) (CTR)" w:date="2026-04-20T17:21:00Z" w16du:dateUtc="2026-04-20T21:21:00Z" w:id="317">
        <w:r w:rsidR="00A04CDC">
          <w:rPr>
            <w:rFonts w:ascii="Aptos" w:hAnsi="Aptos"/>
          </w:rPr>
          <w:t>S4</w:t>
        </w:r>
      </w:ins>
      <w:ins w:author="Vaddhi, Jigisha Nmn (CDC/NCIRD/OD) (CTR)" w:date="2026-04-20T16:27:00Z" w16du:dateUtc="2026-04-20T20:27:00Z" w:id="318">
        <w:r>
          <w:rPr>
            <w:rFonts w:ascii="Aptos" w:hAnsi="Aptos"/>
          </w:rPr>
          <w:t>.</w:t>
        </w:r>
      </w:ins>
    </w:p>
    <w:p w:rsidR="00FD2F1F" w:rsidP="00FD2F1F" w:rsidRDefault="00FD2F1F" w14:paraId="02DD1E82" w14:textId="77777777">
      <w:pPr>
        <w:spacing w:after="0"/>
        <w:ind w:firstLine="720"/>
        <w:rPr>
          <w:rFonts w:ascii="Aptos" w:hAnsi="Aptos"/>
        </w:rPr>
      </w:pPr>
    </w:p>
    <w:p w:rsidR="00FD2F1F" w:rsidP="00FD2F1F" w:rsidRDefault="00FD2F1F" w14:paraId="1F159C0E" w14:textId="0E0AC9B1">
      <w:pPr>
        <w:spacing w:after="0"/>
        <w:rPr>
          <w:ins w:author="Vaddhi, Jigisha Nmn (CDC/NCIRD/OD) (CTR)" w:date="2026-04-20T16:29:00Z" w16du:dateUtc="2026-04-20T20:29:00Z" w:id="319"/>
          <w:rFonts w:ascii="Aptos" w:hAnsi="Aptos"/>
        </w:rPr>
      </w:pPr>
      <w:r>
        <w:rPr>
          <w:rFonts w:ascii="Aptos" w:hAnsi="Aptos"/>
        </w:rPr>
        <w:t>Channel field (VBKD – BSARK)—whenever a new order document is created, the Channel field has to be updated with the value “UI”.</w:t>
      </w:r>
    </w:p>
    <w:p w:rsidR="00F75E97" w:rsidRDefault="00F75E97" w14:paraId="1CA7A711" w14:textId="77777777">
      <w:pPr>
        <w:spacing w:after="0"/>
        <w:rPr>
          <w:ins w:author="Vaddhi, Jigisha Nmn (CDC/NCIRD/OD) (CTR)" w:date="2026-04-20T16:27:00Z" w16du:dateUtc="2026-04-20T20:27:00Z" w:id="320"/>
          <w:rFonts w:ascii="Aptos" w:hAnsi="Aptos"/>
        </w:rPr>
        <w:pPrChange w:author="Vaddhi, Jigisha Nmn (CDC/NCIRD/OD) (CTR)" w:date="2026-04-20T16:27:00Z" w16du:dateUtc="2026-04-20T20:27:00Z" w:id="321">
          <w:pPr/>
        </w:pPrChange>
      </w:pPr>
    </w:p>
    <w:p w:rsidR="00EF0A0D" w:rsidP="00EF0A0D" w:rsidRDefault="00EF0A0D" w14:paraId="6C6D0CAB" w14:textId="77777777">
      <w:pPr>
        <w:rPr>
          <w:ins w:author="Vaddhi, Jigisha Nmn (CDC/NCIRD/OD) (CTR)" w:date="2026-04-20T16:27:00Z" w16du:dateUtc="2026-04-20T20:27:00Z" w:id="322"/>
          <w:rFonts w:ascii="Aptos" w:hAnsi="Aptos"/>
        </w:rPr>
      </w:pPr>
    </w:p>
    <w:tbl>
      <w:tblPr>
        <w:tblStyle w:val="TableGrid"/>
        <w:tblW w:w="10026" w:type="dxa"/>
        <w:tblLook w:val="04A0" w:firstRow="1" w:lastRow="0" w:firstColumn="1" w:lastColumn="0" w:noHBand="0" w:noVBand="1"/>
        <w:tblPrChange w:author="Vaddhi, Jigisha Nmn (CDC/NCIRD/OD) (CTR)" w:date="2026-04-20T17:22:00Z" w16du:dateUtc="2026-04-20T21:22:00Z" w:id="323">
          <w:tblPr>
            <w:tblStyle w:val="TableGrid"/>
            <w:tblW w:w="9085" w:type="dxa"/>
            <w:tblLook w:val="04A0" w:firstRow="1" w:lastRow="0" w:firstColumn="1" w:lastColumn="0" w:noHBand="0" w:noVBand="1"/>
          </w:tblPr>
        </w:tblPrChange>
      </w:tblPr>
      <w:tblGrid>
        <w:gridCol w:w="876"/>
        <w:gridCol w:w="1478"/>
        <w:gridCol w:w="7672"/>
        <w:tblGridChange w:id="324">
          <w:tblGrid>
            <w:gridCol w:w="668"/>
            <w:gridCol w:w="208"/>
            <w:gridCol w:w="919"/>
            <w:gridCol w:w="559"/>
            <w:gridCol w:w="5291"/>
            <w:gridCol w:w="2381"/>
          </w:tblGrid>
        </w:tblGridChange>
      </w:tblGrid>
      <w:tr w:rsidRPr="004D5AFC" w:rsidR="00A04CDC" w:rsidTr="00A04CDC" w14:paraId="62689083" w14:textId="77777777">
        <w:trPr>
          <w:trHeight w:val="667"/>
          <w:ins w:author="Vaddhi, Jigisha Nmn (CDC/NCIRD/OD) (CTR)" w:date="2026-04-20T16:27:00Z" w:id="325"/>
          <w:trPrChange w:author="Vaddhi, Jigisha Nmn (CDC/NCIRD/OD) (CTR)" w:date="2026-04-20T17:22:00Z" w16du:dateUtc="2026-04-20T21:22:00Z" w:id="326">
            <w:trPr>
              <w:gridAfter w:val="0"/>
            </w:trPr>
          </w:trPrChange>
        </w:trPr>
        <w:tc>
          <w:tcPr>
            <w:tcW w:w="876" w:type="dxa"/>
            <w:shd w:val="clear" w:color="auto" w:fill="ACB9CA" w:themeFill="text2" w:themeFillTint="66"/>
            <w:tcPrChange w:author="Vaddhi, Jigisha Nmn (CDC/NCIRD/OD) (CTR)" w:date="2026-04-20T17:22:00Z" w16du:dateUtc="2026-04-20T21:22:00Z" w:id="327">
              <w:tcPr>
                <w:tcW w:w="668" w:type="dxa"/>
                <w:shd w:val="clear" w:color="auto" w:fill="ACB9CA" w:themeFill="text2" w:themeFillTint="66"/>
              </w:tcPr>
            </w:tcPrChange>
          </w:tcPr>
          <w:p w:rsidRPr="004D5AFC" w:rsidR="00A04CDC" w:rsidP="0096414C" w:rsidRDefault="00A04CDC" w14:paraId="2E8BE21A" w14:textId="77777777">
            <w:pPr>
              <w:rPr>
                <w:ins w:author="Vaddhi, Jigisha Nmn (CDC/NCIRD/OD) (CTR)" w:date="2026-04-20T16:27:00Z" w16du:dateUtc="2026-04-20T20:27:00Z" w:id="328"/>
                <w:rFonts w:ascii="Aptos" w:hAnsi="Aptos"/>
                <w:b/>
                <w:bCs/>
              </w:rPr>
            </w:pPr>
            <w:ins w:author="Vaddhi, Jigisha Nmn (CDC/NCIRD/OD) (CTR)" w:date="2026-04-20T16:27:00Z" w16du:dateUtc="2026-04-20T20:27:00Z" w:id="329">
              <w:r w:rsidRPr="004D5AFC">
                <w:rPr>
                  <w:rFonts w:ascii="Aptos" w:hAnsi="Aptos"/>
                  <w:b/>
                  <w:bCs/>
                </w:rPr>
                <w:t>Seq</w:t>
              </w:r>
            </w:ins>
          </w:p>
        </w:tc>
        <w:tc>
          <w:tcPr>
            <w:tcW w:w="1478" w:type="dxa"/>
            <w:shd w:val="clear" w:color="auto" w:fill="ACB9CA" w:themeFill="text2" w:themeFillTint="66"/>
            <w:tcPrChange w:author="Vaddhi, Jigisha Nmn (CDC/NCIRD/OD) (CTR)" w:date="2026-04-20T17:22:00Z" w16du:dateUtc="2026-04-20T21:22:00Z" w:id="330">
              <w:tcPr>
                <w:tcW w:w="1127" w:type="dxa"/>
                <w:gridSpan w:val="2"/>
                <w:shd w:val="clear" w:color="auto" w:fill="ACB9CA" w:themeFill="text2" w:themeFillTint="66"/>
              </w:tcPr>
            </w:tcPrChange>
          </w:tcPr>
          <w:p w:rsidRPr="004D5AFC" w:rsidR="00A04CDC" w:rsidP="0096414C" w:rsidRDefault="00A04CDC" w14:paraId="476DBB2A" w14:textId="77777777">
            <w:pPr>
              <w:rPr>
                <w:ins w:author="Vaddhi, Jigisha Nmn (CDC/NCIRD/OD) (CTR)" w:date="2026-04-20T16:27:00Z" w16du:dateUtc="2026-04-20T20:27:00Z" w:id="331"/>
                <w:rFonts w:ascii="Aptos" w:hAnsi="Aptos"/>
                <w:b/>
                <w:bCs/>
              </w:rPr>
            </w:pPr>
            <w:ins w:author="Vaddhi, Jigisha Nmn (CDC/NCIRD/OD) (CTR)" w:date="2026-04-20T16:27:00Z" w16du:dateUtc="2026-04-20T20:27:00Z" w:id="332">
              <w:r w:rsidRPr="004D5AFC">
                <w:rPr>
                  <w:rFonts w:ascii="Aptos" w:hAnsi="Aptos"/>
                  <w:b/>
                  <w:bCs/>
                </w:rPr>
                <w:t>Hard / Soft</w:t>
              </w:r>
            </w:ins>
          </w:p>
        </w:tc>
        <w:tc>
          <w:tcPr>
            <w:tcW w:w="7672" w:type="dxa"/>
            <w:shd w:val="clear" w:color="auto" w:fill="ACB9CA" w:themeFill="text2" w:themeFillTint="66"/>
            <w:tcPrChange w:author="Vaddhi, Jigisha Nmn (CDC/NCIRD/OD) (CTR)" w:date="2026-04-20T17:22:00Z" w16du:dateUtc="2026-04-20T21:22:00Z" w:id="333">
              <w:tcPr>
                <w:tcW w:w="5850" w:type="dxa"/>
                <w:gridSpan w:val="2"/>
                <w:shd w:val="clear" w:color="auto" w:fill="ACB9CA" w:themeFill="text2" w:themeFillTint="66"/>
              </w:tcPr>
            </w:tcPrChange>
          </w:tcPr>
          <w:p w:rsidRPr="004D5AFC" w:rsidR="00A04CDC" w:rsidP="0096414C" w:rsidRDefault="00A04CDC" w14:paraId="57B20B2E" w14:textId="77777777">
            <w:pPr>
              <w:rPr>
                <w:ins w:author="Vaddhi, Jigisha Nmn (CDC/NCIRD/OD) (CTR)" w:date="2026-04-20T16:27:00Z" w16du:dateUtc="2026-04-20T20:27:00Z" w:id="334"/>
                <w:rFonts w:ascii="Aptos" w:hAnsi="Aptos"/>
                <w:b/>
                <w:bCs/>
              </w:rPr>
            </w:pPr>
            <w:ins w:author="Vaddhi, Jigisha Nmn (CDC/NCIRD/OD) (CTR)" w:date="2026-04-20T16:27:00Z" w16du:dateUtc="2026-04-20T20:27:00Z" w:id="335">
              <w:r>
                <w:rPr>
                  <w:rFonts w:ascii="Aptos" w:hAnsi="Aptos"/>
                  <w:b/>
                  <w:bCs/>
                </w:rPr>
                <w:t>Type of check</w:t>
              </w:r>
            </w:ins>
          </w:p>
        </w:tc>
      </w:tr>
      <w:tr w:rsidR="00A04CDC" w:rsidTr="00A04CDC" w14:paraId="0A14FBB8" w14:textId="77777777">
        <w:trPr>
          <w:trHeight w:val="3258"/>
          <w:ins w:author="Vaddhi, Jigisha Nmn (CDC/NCIRD/OD) (CTR)" w:date="2026-04-20T16:27:00Z" w:id="336"/>
          <w:trPrChange w:author="Vaddhi, Jigisha Nmn (CDC/NCIRD/OD) (CTR)" w:date="2026-04-20T17:22:00Z" w16du:dateUtc="2026-04-20T21:22:00Z" w:id="337">
            <w:trPr>
              <w:gridAfter w:val="0"/>
            </w:trPr>
          </w:trPrChange>
        </w:trPr>
        <w:tc>
          <w:tcPr>
            <w:tcW w:w="876" w:type="dxa"/>
            <w:tcPrChange w:author="Vaddhi, Jigisha Nmn (CDC/NCIRD/OD) (CTR)" w:date="2026-04-20T17:22:00Z" w16du:dateUtc="2026-04-20T21:22:00Z" w:id="338">
              <w:tcPr>
                <w:tcW w:w="668" w:type="dxa"/>
              </w:tcPr>
            </w:tcPrChange>
          </w:tcPr>
          <w:p w:rsidR="00A04CDC" w:rsidP="0096414C" w:rsidRDefault="00A04CDC" w14:paraId="607CDFF5" w14:textId="77777777">
            <w:pPr>
              <w:rPr>
                <w:ins w:author="Vaddhi, Jigisha Nmn (CDC/NCIRD/OD) (CTR)" w:date="2026-04-20T16:27:00Z" w16du:dateUtc="2026-04-20T20:27:00Z" w:id="339"/>
                <w:rFonts w:ascii="Aptos" w:hAnsi="Aptos"/>
              </w:rPr>
            </w:pPr>
            <w:ins w:author="Vaddhi, Jigisha Nmn (CDC/NCIRD/OD) (CTR)" w:date="2026-04-20T16:27:00Z" w16du:dateUtc="2026-04-20T20:27:00Z" w:id="340">
              <w:r>
                <w:rPr>
                  <w:rFonts w:ascii="Aptos" w:hAnsi="Aptos"/>
                </w:rPr>
                <w:t>1</w:t>
              </w:r>
            </w:ins>
          </w:p>
        </w:tc>
        <w:tc>
          <w:tcPr>
            <w:tcW w:w="1478" w:type="dxa"/>
            <w:tcPrChange w:author="Vaddhi, Jigisha Nmn (CDC/NCIRD/OD) (CTR)" w:date="2026-04-20T17:22:00Z" w16du:dateUtc="2026-04-20T21:22:00Z" w:id="341">
              <w:tcPr>
                <w:tcW w:w="1127" w:type="dxa"/>
                <w:gridSpan w:val="2"/>
              </w:tcPr>
            </w:tcPrChange>
          </w:tcPr>
          <w:p w:rsidR="00A04CDC" w:rsidP="0096414C" w:rsidRDefault="00A04CDC" w14:paraId="31A8A933" w14:textId="77777777">
            <w:pPr>
              <w:rPr>
                <w:ins w:author="Vaddhi, Jigisha Nmn (CDC/NCIRD/OD) (CTR)" w:date="2026-04-20T16:27:00Z" w16du:dateUtc="2026-04-20T20:27:00Z" w:id="342"/>
                <w:rFonts w:ascii="Aptos" w:hAnsi="Aptos"/>
              </w:rPr>
            </w:pPr>
            <w:ins w:author="Vaddhi, Jigisha Nmn (CDC/NCIRD/OD) (CTR)" w:date="2026-04-20T16:27:00Z" w16du:dateUtc="2026-04-20T20:27:00Z" w:id="343">
              <w:r>
                <w:rPr>
                  <w:rFonts w:ascii="Aptos" w:hAnsi="Aptos"/>
                </w:rPr>
                <w:t>Hard</w:t>
              </w:r>
            </w:ins>
          </w:p>
        </w:tc>
        <w:tc>
          <w:tcPr>
            <w:tcW w:w="7672" w:type="dxa"/>
            <w:tcPrChange w:author="Vaddhi, Jigisha Nmn (CDC/NCIRD/OD) (CTR)" w:date="2026-04-20T17:22:00Z" w16du:dateUtc="2026-04-20T21:22:00Z" w:id="344">
              <w:tcPr>
                <w:tcW w:w="5850" w:type="dxa"/>
                <w:gridSpan w:val="2"/>
              </w:tcPr>
            </w:tcPrChange>
          </w:tcPr>
          <w:p w:rsidR="00A04CDC" w:rsidP="0096414C" w:rsidRDefault="00A04CDC" w14:paraId="2E6FD249" w14:textId="77777777">
            <w:pPr>
              <w:rPr>
                <w:ins w:author="Vaddhi, Jigisha Nmn (CDC/NCIRD/OD) (CTR)" w:date="2026-04-20T16:27:00Z" w16du:dateUtc="2026-04-20T20:27:00Z" w:id="345"/>
                <w:rFonts w:ascii="Aptos" w:hAnsi="Aptos"/>
              </w:rPr>
            </w:pPr>
            <w:ins w:author="Vaddhi, Jigisha Nmn (CDC/NCIRD/OD) (CTR)" w:date="2026-04-20T16:27:00Z" w16du:dateUtc="2026-04-20T20:27:00Z" w:id="346">
              <w:r>
                <w:rPr>
                  <w:rFonts w:ascii="Aptos" w:hAnsi="Aptos"/>
                </w:rPr>
                <w:t>Mandatory fields</w:t>
              </w:r>
            </w:ins>
          </w:p>
          <w:p w:rsidR="00A04CDC" w:rsidP="00EF0A0D" w:rsidRDefault="00A04CDC" w14:paraId="12E2FC4F"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47"/>
                <w:rFonts w:ascii="Aptos" w:hAnsi="Aptos"/>
              </w:rPr>
            </w:pPr>
            <w:ins w:author="Vaddhi, Jigisha Nmn (CDC/NCIRD/OD) (CTR)" w:date="2026-04-20T16:27:00Z" w16du:dateUtc="2026-04-20T20:27:00Z" w:id="348">
              <w:r>
                <w:rPr>
                  <w:rFonts w:ascii="Aptos" w:hAnsi="Aptos"/>
                </w:rPr>
                <w:t xml:space="preserve">Provider Name </w:t>
              </w:r>
            </w:ins>
          </w:p>
          <w:p w:rsidR="00A04CDC" w:rsidP="00EF0A0D" w:rsidRDefault="00A04CDC" w14:paraId="28F6289C"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49"/>
                <w:rFonts w:ascii="Aptos" w:hAnsi="Aptos"/>
              </w:rPr>
            </w:pPr>
            <w:ins w:author="Vaddhi, Jigisha Nmn (CDC/NCIRD/OD) (CTR)" w:date="2026-04-20T16:27:00Z" w16du:dateUtc="2026-04-20T20:27:00Z" w:id="350">
              <w:r w:rsidRPr="00CC5470">
                <w:rPr>
                  <w:rFonts w:ascii="Aptos" w:hAnsi="Aptos"/>
                </w:rPr>
                <w:t>House Number/Street</w:t>
              </w:r>
            </w:ins>
          </w:p>
          <w:p w:rsidR="00A04CDC" w:rsidP="00EF0A0D" w:rsidRDefault="00A04CDC" w14:paraId="0680AE36"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51"/>
                <w:rFonts w:ascii="Aptos" w:hAnsi="Aptos"/>
              </w:rPr>
            </w:pPr>
            <w:ins w:author="Vaddhi, Jigisha Nmn (CDC/NCIRD/OD) (CTR)" w:date="2026-04-20T16:27:00Z" w16du:dateUtc="2026-04-20T20:27:00Z" w:id="352">
              <w:r w:rsidRPr="00CC5470">
                <w:rPr>
                  <w:rFonts w:ascii="Aptos" w:hAnsi="Aptos"/>
                </w:rPr>
                <w:t>City/State</w:t>
              </w:r>
            </w:ins>
          </w:p>
          <w:p w:rsidR="00A04CDC" w:rsidP="00EF0A0D" w:rsidRDefault="00A04CDC" w14:paraId="11A7F050"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53"/>
                <w:rFonts w:ascii="Aptos" w:hAnsi="Aptos"/>
              </w:rPr>
            </w:pPr>
            <w:ins w:author="Vaddhi, Jigisha Nmn (CDC/NCIRD/OD) (CTR)" w:date="2026-04-20T16:27:00Z" w16du:dateUtc="2026-04-20T20:27:00Z" w:id="354">
              <w:r w:rsidRPr="00BF7668">
                <w:rPr>
                  <w:rFonts w:ascii="Aptos" w:hAnsi="Aptos"/>
                </w:rPr>
                <w:t>Zip Code</w:t>
              </w:r>
            </w:ins>
          </w:p>
          <w:p w:rsidR="00A04CDC" w:rsidP="00EF0A0D" w:rsidRDefault="00A04CDC" w14:paraId="72BAE45B"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55"/>
                <w:rFonts w:ascii="Aptos" w:hAnsi="Aptos"/>
              </w:rPr>
            </w:pPr>
            <w:ins w:author="Vaddhi, Jigisha Nmn (CDC/NCIRD/OD) (CTR)" w:date="2026-04-20T16:27:00Z" w16du:dateUtc="2026-04-20T20:27:00Z" w:id="356">
              <w:r>
                <w:rPr>
                  <w:rFonts w:ascii="Aptos" w:hAnsi="Aptos"/>
                </w:rPr>
                <w:t>Country</w:t>
              </w:r>
            </w:ins>
          </w:p>
          <w:p w:rsidR="00A04CDC" w:rsidP="00EF0A0D" w:rsidRDefault="00A04CDC" w14:paraId="06D77936"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57"/>
                <w:rFonts w:ascii="Aptos" w:hAnsi="Aptos"/>
              </w:rPr>
            </w:pPr>
            <w:ins w:author="Vaddhi, Jigisha Nmn (CDC/NCIRD/OD) (CTR)" w:date="2026-04-20T16:27:00Z" w16du:dateUtc="2026-04-20T20:27:00Z" w:id="358">
              <w:r>
                <w:rPr>
                  <w:rFonts w:ascii="Aptos" w:hAnsi="Aptos"/>
                </w:rPr>
                <w:t>Language</w:t>
              </w:r>
            </w:ins>
          </w:p>
          <w:p w:rsidR="00A04CDC" w:rsidP="00EF0A0D" w:rsidRDefault="00A04CDC" w14:paraId="1351D3BA"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59"/>
                <w:rFonts w:ascii="Aptos" w:hAnsi="Aptos"/>
              </w:rPr>
            </w:pPr>
            <w:ins w:author="Vaddhi, Jigisha Nmn (CDC/NCIRD/OD) (CTR)" w:date="2026-04-20T16:27:00Z" w16du:dateUtc="2026-04-20T20:27:00Z" w:id="360">
              <w:r>
                <w:rPr>
                  <w:rFonts w:ascii="Aptos" w:hAnsi="Aptos"/>
                </w:rPr>
                <w:t>Phone</w:t>
              </w:r>
            </w:ins>
          </w:p>
          <w:p w:rsidR="00A04CDC" w:rsidP="00EF0A0D" w:rsidRDefault="00A04CDC" w14:paraId="45344882"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61"/>
                <w:rFonts w:ascii="Aptos" w:hAnsi="Aptos"/>
              </w:rPr>
            </w:pPr>
            <w:ins w:author="Vaddhi, Jigisha Nmn (CDC/NCIRD/OD) (CTR)" w:date="2026-04-20T16:27:00Z" w16du:dateUtc="2026-04-20T20:27:00Z" w:id="362">
              <w:r>
                <w:rPr>
                  <w:rFonts w:ascii="Aptos" w:hAnsi="Aptos"/>
                </w:rPr>
                <w:t>Email</w:t>
              </w:r>
            </w:ins>
          </w:p>
          <w:p w:rsidR="00A04CDC" w:rsidP="00EF0A0D" w:rsidRDefault="00A04CDC" w14:paraId="01CE7713" w14:textId="77777777">
            <w:pPr>
              <w:pStyle w:val="ListParagraph"/>
              <w:widowControl w:val="0"/>
              <w:numPr>
                <w:ilvl w:val="0"/>
                <w:numId w:val="27"/>
              </w:numPr>
              <w:autoSpaceDE w:val="0"/>
              <w:autoSpaceDN w:val="0"/>
              <w:adjustRightInd w:val="0"/>
              <w:spacing w:line="240" w:lineRule="auto"/>
              <w:contextualSpacing w:val="0"/>
              <w:rPr>
                <w:ins w:author="Vaddhi, Jigisha Nmn (CDC/NCIRD/OD) (CTR)" w:date="2026-04-20T16:27:00Z" w16du:dateUtc="2026-04-20T20:27:00Z" w:id="363"/>
                <w:rFonts w:ascii="Aptos" w:hAnsi="Aptos"/>
              </w:rPr>
            </w:pPr>
            <w:ins w:author="Vaddhi, Jigisha Nmn (CDC/NCIRD/OD) (CTR)" w:date="2026-04-20T16:27:00Z" w16du:dateUtc="2026-04-20T20:27:00Z" w:id="364">
              <w:r>
                <w:rPr>
                  <w:rFonts w:ascii="Aptos" w:hAnsi="Aptos"/>
                </w:rPr>
                <w:t xml:space="preserve">Grantee – Mandatory for CDC role, </w:t>
              </w:r>
            </w:ins>
          </w:p>
          <w:p w:rsidRPr="00CC5470" w:rsidR="00A04CDC" w:rsidP="0096414C" w:rsidRDefault="00A04CDC" w14:paraId="68BAD131" w14:textId="77777777">
            <w:pPr>
              <w:pStyle w:val="ListParagraph"/>
              <w:rPr>
                <w:ins w:author="Vaddhi, Jigisha Nmn (CDC/NCIRD/OD) (CTR)" w:date="2026-04-20T16:27:00Z" w16du:dateUtc="2026-04-20T20:27:00Z" w:id="365"/>
                <w:rFonts w:ascii="Aptos" w:hAnsi="Aptos"/>
              </w:rPr>
            </w:pPr>
            <w:ins w:author="Vaddhi, Jigisha Nmn (CDC/NCIRD/OD) (CTR)" w:date="2026-04-20T16:27:00Z" w16du:dateUtc="2026-04-20T20:27:00Z" w:id="366">
              <w:r>
                <w:rPr>
                  <w:rFonts w:ascii="Aptos" w:hAnsi="Aptos"/>
                </w:rPr>
                <w:t>Grantee - Defaults for Awardee &amp; display only</w:t>
              </w:r>
            </w:ins>
          </w:p>
        </w:tc>
      </w:tr>
      <w:tr w:rsidR="00A04CDC" w:rsidTr="00A04CDC" w14:paraId="12B14781" w14:textId="77777777">
        <w:trPr>
          <w:trHeight w:val="5997"/>
          <w:ins w:author="Vaddhi, Jigisha Nmn (CDC/NCIRD/OD) (CTR)" w:date="2026-04-20T16:27:00Z" w:id="367"/>
          <w:trPrChange w:author="Vaddhi, Jigisha Nmn (CDC/NCIRD/OD) (CTR)" w:date="2026-04-20T17:22:00Z" w16du:dateUtc="2026-04-20T21:22:00Z" w:id="368">
            <w:trPr>
              <w:gridAfter w:val="0"/>
            </w:trPr>
          </w:trPrChange>
        </w:trPr>
        <w:tc>
          <w:tcPr>
            <w:tcW w:w="876" w:type="dxa"/>
            <w:tcPrChange w:author="Vaddhi, Jigisha Nmn (CDC/NCIRD/OD) (CTR)" w:date="2026-04-20T17:22:00Z" w16du:dateUtc="2026-04-20T21:22:00Z" w:id="369">
              <w:tcPr>
                <w:tcW w:w="668" w:type="dxa"/>
              </w:tcPr>
            </w:tcPrChange>
          </w:tcPr>
          <w:p w:rsidR="00A04CDC" w:rsidP="0096414C" w:rsidRDefault="00A04CDC" w14:paraId="62096B5A" w14:textId="77777777">
            <w:pPr>
              <w:rPr>
                <w:ins w:author="Vaddhi, Jigisha Nmn (CDC/NCIRD/OD) (CTR)" w:date="2026-04-20T16:27:00Z" w16du:dateUtc="2026-04-20T20:27:00Z" w:id="370"/>
                <w:rFonts w:ascii="Aptos" w:hAnsi="Aptos"/>
              </w:rPr>
            </w:pPr>
            <w:ins w:author="Vaddhi, Jigisha Nmn (CDC/NCIRD/OD) (CTR)" w:date="2026-04-20T16:27:00Z" w16du:dateUtc="2026-04-20T20:27:00Z" w:id="371">
              <w:r>
                <w:rPr>
                  <w:rFonts w:ascii="Aptos" w:hAnsi="Aptos"/>
                </w:rPr>
                <w:t>2</w:t>
              </w:r>
            </w:ins>
          </w:p>
        </w:tc>
        <w:tc>
          <w:tcPr>
            <w:tcW w:w="1478" w:type="dxa"/>
            <w:tcPrChange w:author="Vaddhi, Jigisha Nmn (CDC/NCIRD/OD) (CTR)" w:date="2026-04-20T17:22:00Z" w16du:dateUtc="2026-04-20T21:22:00Z" w:id="372">
              <w:tcPr>
                <w:tcW w:w="1127" w:type="dxa"/>
                <w:gridSpan w:val="2"/>
              </w:tcPr>
            </w:tcPrChange>
          </w:tcPr>
          <w:p w:rsidR="00A04CDC" w:rsidP="0096414C" w:rsidRDefault="00A04CDC" w14:paraId="1E684DAA" w14:textId="77777777">
            <w:pPr>
              <w:rPr>
                <w:ins w:author="Vaddhi, Jigisha Nmn (CDC/NCIRD/OD) (CTR)" w:date="2026-04-20T16:27:00Z" w16du:dateUtc="2026-04-20T20:27:00Z" w:id="373"/>
                <w:rFonts w:ascii="Aptos" w:hAnsi="Aptos"/>
              </w:rPr>
            </w:pPr>
            <w:ins w:author="Vaddhi, Jigisha Nmn (CDC/NCIRD/OD) (CTR)" w:date="2026-04-20T16:27:00Z" w16du:dateUtc="2026-04-20T20:27:00Z" w:id="374">
              <w:r>
                <w:rPr>
                  <w:rFonts w:ascii="Aptos" w:hAnsi="Aptos"/>
                </w:rPr>
                <w:t>Hard</w:t>
              </w:r>
            </w:ins>
          </w:p>
        </w:tc>
        <w:tc>
          <w:tcPr>
            <w:tcW w:w="7672" w:type="dxa"/>
            <w:tcPrChange w:author="Vaddhi, Jigisha Nmn (CDC/NCIRD/OD) (CTR)" w:date="2026-04-20T17:22:00Z" w16du:dateUtc="2026-04-20T21:22:00Z" w:id="375">
              <w:tcPr>
                <w:tcW w:w="5850" w:type="dxa"/>
                <w:gridSpan w:val="2"/>
              </w:tcPr>
            </w:tcPrChange>
          </w:tcPr>
          <w:p w:rsidR="00A04CDC" w:rsidP="0096414C" w:rsidRDefault="00A04CDC" w14:paraId="227830CD" w14:textId="77777777">
            <w:pPr>
              <w:rPr>
                <w:ins w:author="Vaddhi, Jigisha Nmn (CDC/NCIRD/OD) (CTR)" w:date="2026-04-20T16:27:00Z" w16du:dateUtc="2026-04-20T20:27:00Z" w:id="376"/>
                <w:rFonts w:ascii="Aptos" w:hAnsi="Aptos"/>
              </w:rPr>
            </w:pPr>
            <w:ins w:author="Vaddhi, Jigisha Nmn (CDC/NCIRD/OD) (CTR)" w:date="2026-04-20T16:27:00Z" w16du:dateUtc="2026-04-20T20:27:00Z" w:id="377">
              <w:r>
                <w:rPr>
                  <w:rFonts w:ascii="Aptos" w:hAnsi="Aptos"/>
                </w:rPr>
                <w:t>Provider Master Data Checks</w:t>
              </w:r>
            </w:ins>
          </w:p>
          <w:p w:rsidR="00A04CDC" w:rsidP="00EF0A0D" w:rsidRDefault="00A04CDC" w14:paraId="77F4EB3B"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78"/>
              </w:rPr>
            </w:pPr>
            <w:ins w:author="Vaddhi, Jigisha Nmn (CDC/NCIRD/OD) (CTR)" w:date="2026-04-20T16:27:00Z" w16du:dateUtc="2026-04-20T20:27:00Z" w:id="379">
              <w:r w:rsidRPr="00CC5470">
                <w:rPr>
                  <w:rFonts w:ascii="Aptos" w:hAnsi="Aptos"/>
                  <w:color w:val="000000"/>
                </w:rPr>
                <w:t>The provider</w:t>
              </w:r>
              <w:r w:rsidRPr="00CC5470">
                <w:rPr>
                  <w:rFonts w:hint="eastAsia" w:ascii="Aptos" w:hAnsi="Aptos"/>
                  <w:color w:val="000000"/>
                </w:rPr>
                <w:t>’</w:t>
              </w:r>
              <w:r w:rsidRPr="00CC5470">
                <w:rPr>
                  <w:rFonts w:ascii="Aptos" w:hAnsi="Aptos"/>
                  <w:color w:val="000000"/>
                </w:rPr>
                <w:t xml:space="preserve">s name </w:t>
              </w:r>
              <w:r>
                <w:rPr>
                  <w:rFonts w:ascii="Aptos" w:hAnsi="Aptos"/>
                  <w:color w:val="000000"/>
                </w:rPr>
                <w:t xml:space="preserve">may </w:t>
              </w:r>
              <w:r w:rsidRPr="00CC5470">
                <w:rPr>
                  <w:rFonts w:ascii="Aptos" w:hAnsi="Aptos"/>
                  <w:color w:val="000000"/>
                </w:rPr>
                <w:t>not exceed 35 characters.</w:t>
              </w:r>
            </w:ins>
          </w:p>
          <w:p w:rsidR="00A04CDC" w:rsidP="00EF0A0D" w:rsidRDefault="00A04CDC" w14:paraId="09F13092"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80"/>
              </w:rPr>
            </w:pPr>
            <w:ins w:author="Vaddhi, Jigisha Nmn (CDC/NCIRD/OD) (CTR)" w:date="2026-04-20T16:27:00Z" w16du:dateUtc="2026-04-20T20:27:00Z" w:id="381">
              <w:r w:rsidRPr="00CE6FA0">
                <w:rPr>
                  <w:rFonts w:ascii="Aptos" w:hAnsi="Aptos"/>
                  <w:color w:val="000000"/>
                </w:rPr>
                <w:t>The contact</w:t>
              </w:r>
              <w:r>
                <w:rPr>
                  <w:rFonts w:ascii="Aptos" w:hAnsi="Aptos"/>
                  <w:color w:val="000000"/>
                </w:rPr>
                <w:t xml:space="preserve">’s </w:t>
              </w:r>
              <w:r w:rsidRPr="00CE6FA0">
                <w:rPr>
                  <w:rFonts w:ascii="Aptos" w:hAnsi="Aptos"/>
                  <w:color w:val="000000"/>
                </w:rPr>
                <w:t xml:space="preserve">name </w:t>
              </w:r>
              <w:r>
                <w:rPr>
                  <w:rFonts w:ascii="Aptos" w:hAnsi="Aptos"/>
                  <w:color w:val="000000"/>
                </w:rPr>
                <w:t>may</w:t>
              </w:r>
              <w:r w:rsidRPr="00CE6FA0">
                <w:rPr>
                  <w:rFonts w:ascii="Aptos" w:hAnsi="Aptos"/>
                  <w:color w:val="000000"/>
                </w:rPr>
                <w:t xml:space="preserve"> not exceed 35 characters.</w:t>
              </w:r>
            </w:ins>
          </w:p>
          <w:p w:rsidR="00A04CDC" w:rsidP="00EF0A0D" w:rsidRDefault="00A04CDC" w14:paraId="04E10784"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82"/>
                <w:rFonts w:ascii="Aptos" w:hAnsi="Aptos"/>
              </w:rPr>
            </w:pPr>
            <w:ins w:author="Vaddhi, Jigisha Nmn (CDC/NCIRD/OD) (CTR)" w:date="2026-04-20T16:27:00Z" w16du:dateUtc="2026-04-20T20:27:00Z" w:id="383">
              <w:r>
                <w:rPr>
                  <w:rFonts w:ascii="Aptos" w:hAnsi="Aptos"/>
                </w:rPr>
                <w:t>Provider must have phone number</w:t>
              </w:r>
            </w:ins>
          </w:p>
          <w:p w:rsidR="00A04CDC" w:rsidP="00EF0A0D" w:rsidRDefault="00A04CDC" w14:paraId="47EA0874"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84"/>
                <w:rFonts w:ascii="Aptos" w:hAnsi="Aptos"/>
              </w:rPr>
            </w:pPr>
            <w:ins w:author="Vaddhi, Jigisha Nmn (CDC/NCIRD/OD) (CTR)" w:date="2026-04-20T16:27:00Z" w16du:dateUtc="2026-04-20T20:27:00Z" w:id="385">
              <w:r>
                <w:rPr>
                  <w:rFonts w:ascii="Aptos" w:hAnsi="Aptos"/>
                </w:rPr>
                <w:t>Provider must have an email</w:t>
              </w:r>
            </w:ins>
          </w:p>
          <w:p w:rsidRPr="00CE6FA0" w:rsidR="00A04CDC" w:rsidP="00EF0A0D" w:rsidRDefault="00A04CDC" w14:paraId="78531823"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86"/>
                <w:rFonts w:ascii="Aptos" w:hAnsi="Aptos"/>
              </w:rPr>
            </w:pPr>
            <w:ins w:author="Vaddhi, Jigisha Nmn (CDC/NCIRD/OD) (CTR)" w:date="2026-04-20T16:27:00Z" w16du:dateUtc="2026-04-20T20:27:00Z" w:id="387">
              <w:r w:rsidRPr="00CE6FA0">
                <w:rPr>
                  <w:rFonts w:ascii="Aptos" w:hAnsi="Aptos"/>
                  <w:color w:val="000000"/>
                </w:rPr>
                <w:t>The email address may not exceed 40 characters.</w:t>
              </w:r>
            </w:ins>
          </w:p>
          <w:p w:rsidR="00A04CDC" w:rsidP="00EF0A0D" w:rsidRDefault="00A04CDC" w14:paraId="26D1FA4A"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88"/>
                <w:rFonts w:ascii="Aptos" w:hAnsi="Aptos"/>
              </w:rPr>
            </w:pPr>
            <w:ins w:author="Vaddhi, Jigisha Nmn (CDC/NCIRD/OD) (CTR)" w:date="2026-04-20T16:27:00Z" w16du:dateUtc="2026-04-20T20:27:00Z" w:id="389">
              <w:r>
                <w:rPr>
                  <w:rFonts w:ascii="Aptos" w:hAnsi="Aptos"/>
                </w:rPr>
                <w:t>Street name cannot exceed 35 chars</w:t>
              </w:r>
            </w:ins>
          </w:p>
          <w:p w:rsidRPr="00B615B7" w:rsidR="00A04CDC" w:rsidP="00EF0A0D" w:rsidRDefault="00A04CDC" w14:paraId="607BC139"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90"/>
                <w:rFonts w:ascii="Aptos" w:hAnsi="Aptos"/>
              </w:rPr>
            </w:pPr>
            <w:ins w:author="Vaddhi, Jigisha Nmn (CDC/NCIRD/OD) (CTR)" w:date="2026-04-20T16:27:00Z" w16du:dateUtc="2026-04-20T20:27:00Z" w:id="391">
              <w:r w:rsidRPr="00CE6FA0">
                <w:rPr>
                  <w:rFonts w:ascii="Aptos" w:hAnsi="Aptos"/>
                  <w:color w:val="000000"/>
                </w:rPr>
                <w:t>Street 2 max length: 35 characters</w:t>
              </w:r>
            </w:ins>
          </w:p>
          <w:p w:rsidR="00A04CDC" w:rsidP="00EF0A0D" w:rsidRDefault="00A04CDC" w14:paraId="06B08778"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92"/>
                <w:rFonts w:ascii="Aptos" w:hAnsi="Aptos"/>
              </w:rPr>
            </w:pPr>
            <w:ins w:author="Vaddhi, Jigisha Nmn (CDC/NCIRD/OD) (CTR)" w:date="2026-04-20T16:27:00Z" w16du:dateUtc="2026-04-20T20:27:00Z" w:id="393">
              <w:r>
                <w:rPr>
                  <w:rFonts w:ascii="Aptos" w:hAnsi="Aptos"/>
                </w:rPr>
                <w:t>Street cannot be a PO Box on Shipping Address</w:t>
              </w:r>
            </w:ins>
          </w:p>
          <w:p w:rsidR="00A04CDC" w:rsidP="00EF0A0D" w:rsidRDefault="00A04CDC" w14:paraId="3D49BF51"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94"/>
                <w:rFonts w:ascii="Aptos" w:hAnsi="Aptos"/>
              </w:rPr>
            </w:pPr>
            <w:ins w:author="Vaddhi, Jigisha Nmn (CDC/NCIRD/OD) (CTR)" w:date="2026-04-20T16:27:00Z" w16du:dateUtc="2026-04-20T20:27:00Z" w:id="395">
              <w:r>
                <w:rPr>
                  <w:rFonts w:ascii="Aptos" w:hAnsi="Aptos"/>
                </w:rPr>
                <w:t>Street 2 cannot be a PO Box on Shipping Address</w:t>
              </w:r>
            </w:ins>
          </w:p>
          <w:p w:rsidR="00A04CDC" w:rsidP="00EF0A0D" w:rsidRDefault="00A04CDC" w14:paraId="513D4D28"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96"/>
                <w:rFonts w:ascii="Aptos" w:hAnsi="Aptos"/>
              </w:rPr>
            </w:pPr>
            <w:ins w:author="Vaddhi, Jigisha Nmn (CDC/NCIRD/OD) (CTR)" w:date="2026-04-20T16:27:00Z" w16du:dateUtc="2026-04-20T20:27:00Z" w:id="397">
              <w:r w:rsidRPr="009F79DB">
                <w:rPr>
                  <w:rFonts w:ascii="Aptos" w:hAnsi="Aptos"/>
                </w:rPr>
                <w:t>Provider PIN cannot be greater than 9 characters</w:t>
              </w:r>
            </w:ins>
          </w:p>
          <w:p w:rsidR="00A04CDC" w:rsidP="00EF0A0D" w:rsidRDefault="00A04CDC" w14:paraId="37C5E35B"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398"/>
                <w:rFonts w:ascii="Aptos" w:hAnsi="Aptos"/>
              </w:rPr>
            </w:pPr>
            <w:ins w:author="Vaddhi, Jigisha Nmn (CDC/NCIRD/OD) (CTR)" w:date="2026-04-20T16:27:00Z" w16du:dateUtc="2026-04-20T20:27:00Z" w:id="399">
              <w:r w:rsidRPr="009F79DB">
                <w:rPr>
                  <w:rFonts w:ascii="Aptos" w:hAnsi="Aptos"/>
                </w:rPr>
                <w:t>Provider PIN must begin with the grantee code</w:t>
              </w:r>
            </w:ins>
          </w:p>
          <w:p w:rsidRPr="009F79DB" w:rsidR="00A04CDC" w:rsidP="00EF0A0D" w:rsidRDefault="00A04CDC" w14:paraId="3DAFDC25" w14:textId="77777777">
            <w:pPr>
              <w:pStyle w:val="ListParagraph"/>
              <w:widowControl w:val="0"/>
              <w:numPr>
                <w:ilvl w:val="0"/>
                <w:numId w:val="26"/>
              </w:numPr>
              <w:autoSpaceDE w:val="0"/>
              <w:autoSpaceDN w:val="0"/>
              <w:adjustRightInd w:val="0"/>
              <w:spacing w:line="240" w:lineRule="auto"/>
              <w:contextualSpacing w:val="0"/>
              <w:rPr>
                <w:ins w:author="Vaddhi, Jigisha Nmn (CDC/NCIRD/OD) (CTR)" w:date="2026-04-20T16:27:00Z" w16du:dateUtc="2026-04-20T20:27:00Z" w:id="400"/>
                <w:rFonts w:ascii="Aptos" w:hAnsi="Aptos"/>
              </w:rPr>
            </w:pPr>
            <w:ins w:author="Vaddhi, Jigisha Nmn (CDC/NCIRD/OD) (CTR)" w:date="2026-04-20T16:27:00Z" w16du:dateUtc="2026-04-20T20:27:00Z" w:id="401">
              <w:r>
                <w:rPr>
                  <w:rFonts w:ascii="Aptos" w:hAnsi="Aptos"/>
                </w:rPr>
                <w:t xml:space="preserve">Email should be valid </w:t>
              </w:r>
            </w:ins>
          </w:p>
          <w:p w:rsidRPr="00AE38EF" w:rsidR="00A04CDC" w:rsidP="0096414C" w:rsidRDefault="00A04CDC" w14:paraId="1574BB1F" w14:textId="77777777">
            <w:pPr>
              <w:pStyle w:val="ListParagraph"/>
              <w:rPr>
                <w:ins w:author="Vaddhi, Jigisha Nmn (CDC/NCIRD/OD) (CTR)" w:date="2026-04-20T16:27:00Z" w16du:dateUtc="2026-04-20T20:27:00Z" w:id="402"/>
                <w:rFonts w:ascii="Aptos" w:hAnsi="Aptos"/>
              </w:rPr>
            </w:pPr>
          </w:p>
        </w:tc>
      </w:tr>
      <w:tr w:rsidR="00A04CDC" w:rsidTr="00A04CDC" w14:paraId="7C0EC946" w14:textId="77777777">
        <w:trPr>
          <w:trHeight w:val="50"/>
          <w:ins w:author="Vaddhi, Jigisha Nmn (CDC/NCIRD/OD) (CTR)" w:date="2026-04-20T16:27:00Z" w:id="403"/>
          <w:trPrChange w:author="Vaddhi, Jigisha Nmn (CDC/NCIRD/OD) (CTR)" w:date="2026-04-20T17:22:00Z" w16du:dateUtc="2026-04-20T21:22:00Z" w:id="404">
            <w:trPr>
              <w:gridAfter w:val="0"/>
            </w:trPr>
          </w:trPrChange>
        </w:trPr>
        <w:tc>
          <w:tcPr>
            <w:tcW w:w="876" w:type="dxa"/>
            <w:tcPrChange w:author="Vaddhi, Jigisha Nmn (CDC/NCIRD/OD) (CTR)" w:date="2026-04-20T17:22:00Z" w16du:dateUtc="2026-04-20T21:22:00Z" w:id="405">
              <w:tcPr>
                <w:tcW w:w="668" w:type="dxa"/>
              </w:tcPr>
            </w:tcPrChange>
          </w:tcPr>
          <w:p w:rsidR="00A04CDC" w:rsidP="0096414C" w:rsidRDefault="00A04CDC" w14:paraId="3610CF98" w14:textId="77777777">
            <w:pPr>
              <w:rPr>
                <w:ins w:author="Vaddhi, Jigisha Nmn (CDC/NCIRD/OD) (CTR)" w:date="2026-04-20T16:27:00Z" w16du:dateUtc="2026-04-20T20:27:00Z" w:id="406"/>
                <w:rFonts w:ascii="Aptos" w:hAnsi="Aptos"/>
              </w:rPr>
            </w:pPr>
            <w:ins w:author="Vaddhi, Jigisha Nmn (CDC/NCIRD/OD) (CTR)" w:date="2026-04-20T16:27:00Z" w16du:dateUtc="2026-04-20T20:27:00Z" w:id="407">
              <w:r>
                <w:rPr>
                  <w:rFonts w:ascii="Aptos" w:hAnsi="Aptos"/>
                </w:rPr>
                <w:t>3</w:t>
              </w:r>
            </w:ins>
          </w:p>
        </w:tc>
        <w:tc>
          <w:tcPr>
            <w:tcW w:w="1478" w:type="dxa"/>
            <w:tcPrChange w:author="Vaddhi, Jigisha Nmn (CDC/NCIRD/OD) (CTR)" w:date="2026-04-20T17:22:00Z" w16du:dateUtc="2026-04-20T21:22:00Z" w:id="408">
              <w:tcPr>
                <w:tcW w:w="1127" w:type="dxa"/>
                <w:gridSpan w:val="2"/>
              </w:tcPr>
            </w:tcPrChange>
          </w:tcPr>
          <w:p w:rsidR="00A04CDC" w:rsidP="0096414C" w:rsidRDefault="00A04CDC" w14:paraId="3DF8C8BE" w14:textId="77777777">
            <w:pPr>
              <w:rPr>
                <w:ins w:author="Vaddhi, Jigisha Nmn (CDC/NCIRD/OD) (CTR)" w:date="2026-04-20T16:27:00Z" w16du:dateUtc="2026-04-20T20:27:00Z" w:id="409"/>
                <w:rFonts w:ascii="Aptos" w:hAnsi="Aptos"/>
              </w:rPr>
            </w:pPr>
            <w:ins w:author="Vaddhi, Jigisha Nmn (CDC/NCIRD/OD) (CTR)" w:date="2026-04-20T16:27:00Z" w16du:dateUtc="2026-04-20T20:27:00Z" w:id="410">
              <w:r>
                <w:rPr>
                  <w:rFonts w:ascii="Aptos" w:hAnsi="Aptos"/>
                </w:rPr>
                <w:t>Hard</w:t>
              </w:r>
            </w:ins>
          </w:p>
        </w:tc>
        <w:tc>
          <w:tcPr>
            <w:tcW w:w="7672" w:type="dxa"/>
            <w:tcPrChange w:author="Vaddhi, Jigisha Nmn (CDC/NCIRD/OD) (CTR)" w:date="2026-04-20T17:22:00Z" w16du:dateUtc="2026-04-20T21:22:00Z" w:id="411">
              <w:tcPr>
                <w:tcW w:w="5850" w:type="dxa"/>
                <w:gridSpan w:val="2"/>
              </w:tcPr>
            </w:tcPrChange>
          </w:tcPr>
          <w:p w:rsidR="00A04CDC" w:rsidP="0096414C" w:rsidRDefault="00A04CDC" w14:paraId="0C3A08A7" w14:textId="77777777">
            <w:pPr>
              <w:rPr>
                <w:ins w:author="Vaddhi, Jigisha Nmn (CDC/NCIRD/OD) (CTR)" w:date="2026-04-20T16:27:00Z" w16du:dateUtc="2026-04-20T20:27:00Z" w:id="412"/>
                <w:rFonts w:ascii="Aptos" w:hAnsi="Aptos"/>
              </w:rPr>
            </w:pPr>
            <w:ins w:author="Vaddhi, Jigisha Nmn (CDC/NCIRD/OD) (CTR)" w:date="2026-04-20T16:27:00Z" w16du:dateUtc="2026-04-20T20:27:00Z" w:id="413">
              <w:r>
                <w:rPr>
                  <w:rFonts w:ascii="Aptos" w:hAnsi="Aptos"/>
                </w:rPr>
                <w:t xml:space="preserve"> Sales Office is mandatory (when sales area determination fails)</w:t>
              </w:r>
            </w:ins>
          </w:p>
        </w:tc>
      </w:tr>
    </w:tbl>
    <w:p w:rsidR="00EF0A0D" w:rsidP="00EF0A0D" w:rsidRDefault="00EF0A0D" w14:paraId="5E4C6F39" w14:textId="77777777">
      <w:pPr>
        <w:rPr>
          <w:ins w:author="Vaddhi, Jigisha Nmn (CDC/NCIRD/OD) (CTR)" w:date="2026-04-20T17:18:00Z" w16du:dateUtc="2026-04-20T21:18:00Z" w:id="414"/>
          <w:rFonts w:ascii="Aptos" w:hAnsi="Aptos"/>
        </w:rPr>
      </w:pPr>
    </w:p>
    <w:p w:rsidR="007B2B15" w:rsidP="00EF0A0D" w:rsidRDefault="007B2B15" w14:paraId="08B97637" w14:textId="77777777">
      <w:pPr>
        <w:rPr>
          <w:ins w:author="Vaddhi, Jigisha Nmn (CDC/NCIRD/OD) (CTR)" w:date="2026-04-20T17:18:00Z" w16du:dateUtc="2026-04-20T21:18:00Z" w:id="415"/>
          <w:rFonts w:ascii="Aptos" w:hAnsi="Aptos"/>
        </w:rPr>
      </w:pPr>
    </w:p>
    <w:p w:rsidR="007B2B15" w:rsidP="00EF0A0D" w:rsidRDefault="007B2B15" w14:paraId="1301708B" w14:textId="77777777">
      <w:pPr>
        <w:rPr>
          <w:ins w:author="Vaddhi, Jigisha Nmn (CDC/NCIRD/OD) (CTR)" w:date="2026-04-20T17:22:00Z" w16du:dateUtc="2026-04-20T21:22:00Z" w:id="416"/>
          <w:rFonts w:ascii="Aptos" w:hAnsi="Aptos"/>
        </w:rPr>
      </w:pPr>
    </w:p>
    <w:p w:rsidR="00A04CDC" w:rsidP="00EF0A0D" w:rsidRDefault="00A04CDC" w14:paraId="0A89E55D" w14:textId="77777777">
      <w:pPr>
        <w:rPr>
          <w:ins w:author="Vaddhi, Jigisha Nmn (CDC/NCIRD/OD) (CTR)" w:date="2026-04-20T17:18:00Z" w16du:dateUtc="2026-04-20T21:18:00Z" w:id="417"/>
          <w:rFonts w:ascii="Aptos" w:hAnsi="Aptos"/>
        </w:rPr>
      </w:pPr>
    </w:p>
    <w:p w:rsidR="007B2B15" w:rsidP="007B2B15" w:rsidRDefault="007B2B15" w14:paraId="2EA1BD4F" w14:textId="77777777">
      <w:pPr>
        <w:rPr>
          <w:ins w:author="Vaddhi, Jigisha Nmn (CDC/NCIRD/OD) (CTR)" w:date="2026-04-20T17:18:00Z" w16du:dateUtc="2026-04-20T21:18:00Z" w:id="418"/>
          <w:rFonts w:ascii="Aptos" w:hAnsi="Aptos"/>
        </w:rPr>
      </w:pPr>
    </w:p>
    <w:p w:rsidRPr="006D6054" w:rsidR="007B2B15" w:rsidP="007B2B15" w:rsidRDefault="007B2B15" w14:paraId="0DE847DC" w14:textId="6B65078A">
      <w:pPr>
        <w:rPr>
          <w:ins w:author="Vaddhi, Jigisha Nmn (CDC/NCIRD/OD) (CTR)" w:date="2026-04-20T17:18:00Z" w16du:dateUtc="2026-04-20T21:18:00Z" w:id="419"/>
          <w:rFonts w:ascii="Aptos" w:hAnsi="Aptos"/>
          <w:b/>
          <w:bCs/>
        </w:rPr>
      </w:pPr>
      <w:ins w:author="Vaddhi, Jigisha Nmn (CDC/NCIRD/OD) (CTR)" w:date="2026-04-20T17:18:00Z" w16du:dateUtc="2026-04-20T21:18:00Z" w:id="420">
        <w:r>
          <w:rPr>
            <w:rFonts w:ascii="Aptos" w:hAnsi="Aptos"/>
            <w:b/>
            <w:bCs/>
          </w:rPr>
          <w:t xml:space="preserve">Sales Order </w:t>
        </w:r>
      </w:ins>
      <w:ins w:author="Vaddhi, Jigisha Nmn (CDC/NCIRD/OD) (CTR)" w:date="2026-04-20T17:22:00Z" w16du:dateUtc="2026-04-20T21:22:00Z" w:id="421">
        <w:r w:rsidR="00A04CDC">
          <w:rPr>
            <w:rFonts w:ascii="Aptos" w:hAnsi="Aptos"/>
            <w:b/>
            <w:bCs/>
          </w:rPr>
          <w:t xml:space="preserve">Header </w:t>
        </w:r>
      </w:ins>
      <w:ins w:author="Vaddhi, Jigisha Nmn (CDC/NCIRD/OD) (CTR)" w:date="2026-04-20T17:18:00Z" w16du:dateUtc="2026-04-20T21:18:00Z" w:id="422">
        <w:r>
          <w:rPr>
            <w:rFonts w:ascii="Aptos" w:hAnsi="Aptos"/>
            <w:b/>
            <w:bCs/>
          </w:rPr>
          <w:t>Details – General Data</w:t>
        </w:r>
      </w:ins>
    </w:p>
    <w:tbl>
      <w:tblPr>
        <w:tblStyle w:val="TableGrid"/>
        <w:tblW w:w="7646" w:type="dxa"/>
        <w:tblLook w:val="04A0" w:firstRow="1" w:lastRow="0" w:firstColumn="1" w:lastColumn="0" w:noHBand="0" w:noVBand="1"/>
        <w:tblPrChange w:author="Vaddhi, Jigisha Nmn (CDC/NCIRD/OD) (CTR)" w:date="2026-04-20T17:22:00Z" w16du:dateUtc="2026-04-20T21:22:00Z" w:id="423">
          <w:tblPr>
            <w:tblStyle w:val="TableGrid"/>
            <w:tblW w:w="9085" w:type="dxa"/>
            <w:tblLook w:val="04A0" w:firstRow="1" w:lastRow="0" w:firstColumn="1" w:lastColumn="0" w:noHBand="0" w:noVBand="1"/>
          </w:tblPr>
        </w:tblPrChange>
      </w:tblPr>
      <w:tblGrid>
        <w:gridCol w:w="668"/>
        <w:gridCol w:w="1397"/>
        <w:gridCol w:w="5581"/>
        <w:tblGridChange w:id="424">
          <w:tblGrid>
            <w:gridCol w:w="668"/>
            <w:gridCol w:w="1397"/>
            <w:gridCol w:w="5581"/>
          </w:tblGrid>
        </w:tblGridChange>
      </w:tblGrid>
      <w:tr w:rsidRPr="004D5AFC" w:rsidR="00A04CDC" w:rsidTr="00A04CDC" w14:paraId="06BE83D9" w14:textId="77777777">
        <w:trPr>
          <w:ins w:author="Vaddhi, Jigisha Nmn (CDC/NCIRD/OD) (CTR)" w:date="2026-04-20T17:18:00Z" w:id="425"/>
        </w:trPr>
        <w:tc>
          <w:tcPr>
            <w:tcW w:w="668" w:type="dxa"/>
            <w:shd w:val="clear" w:color="auto" w:fill="ACB9CA" w:themeFill="text2" w:themeFillTint="66"/>
            <w:tcPrChange w:author="Vaddhi, Jigisha Nmn (CDC/NCIRD/OD) (CTR)" w:date="2026-04-20T17:22:00Z" w16du:dateUtc="2026-04-20T21:22:00Z" w:id="426">
              <w:tcPr>
                <w:tcW w:w="668" w:type="dxa"/>
                <w:shd w:val="clear" w:color="auto" w:fill="ACB9CA" w:themeFill="text2" w:themeFillTint="66"/>
              </w:tcPr>
            </w:tcPrChange>
          </w:tcPr>
          <w:p w:rsidRPr="004D5AFC" w:rsidR="00A04CDC" w:rsidP="0096414C" w:rsidRDefault="00A04CDC" w14:paraId="23197354" w14:textId="77777777">
            <w:pPr>
              <w:rPr>
                <w:ins w:author="Vaddhi, Jigisha Nmn (CDC/NCIRD/OD) (CTR)" w:date="2026-04-20T17:18:00Z" w16du:dateUtc="2026-04-20T21:18:00Z" w:id="427"/>
                <w:rFonts w:ascii="Aptos" w:hAnsi="Aptos"/>
                <w:b/>
                <w:bCs/>
              </w:rPr>
            </w:pPr>
            <w:ins w:author="Vaddhi, Jigisha Nmn (CDC/NCIRD/OD) (CTR)" w:date="2026-04-20T17:18:00Z" w16du:dateUtc="2026-04-20T21:18:00Z" w:id="428">
              <w:r w:rsidRPr="004D5AFC">
                <w:rPr>
                  <w:rFonts w:ascii="Aptos" w:hAnsi="Aptos"/>
                  <w:b/>
                  <w:bCs/>
                </w:rPr>
                <w:t>Seq</w:t>
              </w:r>
            </w:ins>
          </w:p>
        </w:tc>
        <w:tc>
          <w:tcPr>
            <w:tcW w:w="1397" w:type="dxa"/>
            <w:shd w:val="clear" w:color="auto" w:fill="ACB9CA" w:themeFill="text2" w:themeFillTint="66"/>
            <w:tcPrChange w:author="Vaddhi, Jigisha Nmn (CDC/NCIRD/OD) (CTR)" w:date="2026-04-20T17:22:00Z" w16du:dateUtc="2026-04-20T21:22:00Z" w:id="429">
              <w:tcPr>
                <w:tcW w:w="1397" w:type="dxa"/>
                <w:shd w:val="clear" w:color="auto" w:fill="ACB9CA" w:themeFill="text2" w:themeFillTint="66"/>
              </w:tcPr>
            </w:tcPrChange>
          </w:tcPr>
          <w:p w:rsidRPr="004D5AFC" w:rsidR="00A04CDC" w:rsidP="0096414C" w:rsidRDefault="00A04CDC" w14:paraId="226A1E08" w14:textId="77777777">
            <w:pPr>
              <w:rPr>
                <w:ins w:author="Vaddhi, Jigisha Nmn (CDC/NCIRD/OD) (CTR)" w:date="2026-04-20T17:18:00Z" w16du:dateUtc="2026-04-20T21:18:00Z" w:id="430"/>
                <w:rFonts w:ascii="Aptos" w:hAnsi="Aptos"/>
                <w:b/>
                <w:bCs/>
              </w:rPr>
            </w:pPr>
            <w:ins w:author="Vaddhi, Jigisha Nmn (CDC/NCIRD/OD) (CTR)" w:date="2026-04-20T17:18:00Z" w16du:dateUtc="2026-04-20T21:18:00Z" w:id="431">
              <w:r w:rsidRPr="004D5AFC">
                <w:rPr>
                  <w:rFonts w:ascii="Aptos" w:hAnsi="Aptos"/>
                  <w:b/>
                  <w:bCs/>
                </w:rPr>
                <w:t>Hard / Soft</w:t>
              </w:r>
            </w:ins>
          </w:p>
        </w:tc>
        <w:tc>
          <w:tcPr>
            <w:tcW w:w="5581" w:type="dxa"/>
            <w:shd w:val="clear" w:color="auto" w:fill="ACB9CA" w:themeFill="text2" w:themeFillTint="66"/>
            <w:tcPrChange w:author="Vaddhi, Jigisha Nmn (CDC/NCIRD/OD) (CTR)" w:date="2026-04-20T17:22:00Z" w16du:dateUtc="2026-04-20T21:22:00Z" w:id="432">
              <w:tcPr>
                <w:tcW w:w="5581" w:type="dxa"/>
                <w:shd w:val="clear" w:color="auto" w:fill="ACB9CA" w:themeFill="text2" w:themeFillTint="66"/>
              </w:tcPr>
            </w:tcPrChange>
          </w:tcPr>
          <w:p w:rsidRPr="004D5AFC" w:rsidR="00A04CDC" w:rsidP="0096414C" w:rsidRDefault="00A04CDC" w14:paraId="5C0EDB71" w14:textId="77777777">
            <w:pPr>
              <w:rPr>
                <w:ins w:author="Vaddhi, Jigisha Nmn (CDC/NCIRD/OD) (CTR)" w:date="2026-04-20T17:18:00Z" w16du:dateUtc="2026-04-20T21:18:00Z" w:id="433"/>
                <w:rFonts w:ascii="Aptos" w:hAnsi="Aptos"/>
                <w:b/>
                <w:bCs/>
              </w:rPr>
            </w:pPr>
            <w:ins w:author="Vaddhi, Jigisha Nmn (CDC/NCIRD/OD) (CTR)" w:date="2026-04-20T17:18:00Z" w16du:dateUtc="2026-04-20T21:18:00Z" w:id="434">
              <w:r>
                <w:rPr>
                  <w:rFonts w:ascii="Aptos" w:hAnsi="Aptos"/>
                  <w:b/>
                  <w:bCs/>
                </w:rPr>
                <w:t>Field Name</w:t>
              </w:r>
            </w:ins>
          </w:p>
        </w:tc>
      </w:tr>
      <w:tr w:rsidR="00A04CDC" w:rsidTr="00A04CDC" w14:paraId="5CCE6B6B" w14:textId="77777777">
        <w:trPr>
          <w:ins w:author="Vaddhi, Jigisha Nmn (CDC/NCIRD/OD) (CTR)" w:date="2026-04-20T17:18:00Z" w:id="435"/>
        </w:trPr>
        <w:tc>
          <w:tcPr>
            <w:tcW w:w="668" w:type="dxa"/>
            <w:tcPrChange w:author="Vaddhi, Jigisha Nmn (CDC/NCIRD/OD) (CTR)" w:date="2026-04-20T17:22:00Z" w16du:dateUtc="2026-04-20T21:22:00Z" w:id="436">
              <w:tcPr>
                <w:tcW w:w="668" w:type="dxa"/>
              </w:tcPr>
            </w:tcPrChange>
          </w:tcPr>
          <w:p w:rsidR="00A04CDC" w:rsidP="0096414C" w:rsidRDefault="00A04CDC" w14:paraId="55D4C245" w14:textId="77777777">
            <w:pPr>
              <w:rPr>
                <w:ins w:author="Vaddhi, Jigisha Nmn (CDC/NCIRD/OD) (CTR)" w:date="2026-04-20T17:18:00Z" w16du:dateUtc="2026-04-20T21:18:00Z" w:id="437"/>
                <w:rFonts w:ascii="Aptos" w:hAnsi="Aptos"/>
              </w:rPr>
            </w:pPr>
            <w:ins w:author="Vaddhi, Jigisha Nmn (CDC/NCIRD/OD) (CTR)" w:date="2026-04-20T17:18:00Z" w16du:dateUtc="2026-04-20T21:18:00Z" w:id="438">
              <w:r w:rsidRPr="78F98758">
                <w:rPr>
                  <w:rFonts w:ascii="Aptos" w:hAnsi="Aptos"/>
                </w:rPr>
                <w:t>1</w:t>
              </w:r>
            </w:ins>
          </w:p>
        </w:tc>
        <w:tc>
          <w:tcPr>
            <w:tcW w:w="1397" w:type="dxa"/>
            <w:tcPrChange w:author="Vaddhi, Jigisha Nmn (CDC/NCIRD/OD) (CTR)" w:date="2026-04-20T17:22:00Z" w16du:dateUtc="2026-04-20T21:22:00Z" w:id="439">
              <w:tcPr>
                <w:tcW w:w="1397" w:type="dxa"/>
              </w:tcPr>
            </w:tcPrChange>
          </w:tcPr>
          <w:p w:rsidR="00A04CDC" w:rsidP="0096414C" w:rsidRDefault="00A04CDC" w14:paraId="5E2DB1DF" w14:textId="77777777">
            <w:pPr>
              <w:rPr>
                <w:ins w:author="Vaddhi, Jigisha Nmn (CDC/NCIRD/OD) (CTR)" w:date="2026-04-20T17:18:00Z" w16du:dateUtc="2026-04-20T21:18:00Z" w:id="440"/>
                <w:rFonts w:ascii="Aptos" w:hAnsi="Aptos"/>
              </w:rPr>
            </w:pPr>
            <w:ins w:author="Vaddhi, Jigisha Nmn (CDC/NCIRD/OD) (CTR)" w:date="2026-04-20T17:18:00Z" w16du:dateUtc="2026-04-20T21:18:00Z" w:id="441">
              <w:r w:rsidRPr="78F98758">
                <w:rPr>
                  <w:rFonts w:ascii="Aptos" w:hAnsi="Aptos"/>
                </w:rPr>
                <w:t>System Generated</w:t>
              </w:r>
            </w:ins>
          </w:p>
        </w:tc>
        <w:tc>
          <w:tcPr>
            <w:tcW w:w="5581" w:type="dxa"/>
            <w:tcPrChange w:author="Vaddhi, Jigisha Nmn (CDC/NCIRD/OD) (CTR)" w:date="2026-04-20T17:22:00Z" w16du:dateUtc="2026-04-20T21:22:00Z" w:id="442">
              <w:tcPr>
                <w:tcW w:w="5581" w:type="dxa"/>
              </w:tcPr>
            </w:tcPrChange>
          </w:tcPr>
          <w:p w:rsidR="00A04CDC" w:rsidP="0096414C" w:rsidRDefault="00A04CDC" w14:paraId="1A0DABEE" w14:textId="77777777">
            <w:pPr>
              <w:rPr>
                <w:ins w:author="Vaddhi, Jigisha Nmn (CDC/NCIRD/OD) (CTR)" w:date="2026-04-20T17:18:00Z" w16du:dateUtc="2026-04-20T21:18:00Z" w:id="443"/>
                <w:rFonts w:ascii="Aptos" w:hAnsi="Aptos"/>
              </w:rPr>
            </w:pPr>
            <w:ins w:author="Vaddhi, Jigisha Nmn (CDC/NCIRD/OD) (CTR)" w:date="2026-04-20T17:18:00Z" w16du:dateUtc="2026-04-20T21:18:00Z" w:id="444">
              <w:r w:rsidRPr="78F98758">
                <w:rPr>
                  <w:rFonts w:ascii="Aptos" w:hAnsi="Aptos"/>
                </w:rPr>
                <w:t>Vaccine Request ID</w:t>
              </w:r>
            </w:ins>
          </w:p>
          <w:p w:rsidR="00A04CDC" w:rsidP="0096414C" w:rsidRDefault="00A04CDC" w14:paraId="19897CDD" w14:textId="77777777">
            <w:pPr>
              <w:rPr>
                <w:ins w:author="Vaddhi, Jigisha Nmn (CDC/NCIRD/OD) (CTR)" w:date="2026-04-20T17:18:00Z" w16du:dateUtc="2026-04-20T21:18:00Z" w:id="445"/>
                <w:rFonts w:ascii="Aptos" w:hAnsi="Aptos"/>
              </w:rPr>
            </w:pPr>
            <w:ins w:author="Vaddhi, Jigisha Nmn (CDC/NCIRD/OD) (CTR)" w:date="2026-04-20T17:18:00Z" w16du:dateUtc="2026-04-20T21:18:00Z" w:id="446">
              <w:r w:rsidRPr="78F98758">
                <w:rPr>
                  <w:rFonts w:ascii="Aptos" w:hAnsi="Aptos"/>
                </w:rPr>
                <w:t>-populate at time of first save, no fields are required to generate a Vaccine Request ID</w:t>
              </w:r>
            </w:ins>
          </w:p>
        </w:tc>
      </w:tr>
      <w:tr w:rsidR="00A04CDC" w:rsidTr="00A04CDC" w14:paraId="6C9891F8" w14:textId="77777777">
        <w:trPr>
          <w:ins w:author="Vaddhi, Jigisha Nmn (CDC/NCIRD/OD) (CTR)" w:date="2026-04-20T17:18:00Z" w:id="447"/>
        </w:trPr>
        <w:tc>
          <w:tcPr>
            <w:tcW w:w="668" w:type="dxa"/>
            <w:tcPrChange w:author="Vaddhi, Jigisha Nmn (CDC/NCIRD/OD) (CTR)" w:date="2026-04-20T17:22:00Z" w16du:dateUtc="2026-04-20T21:22:00Z" w:id="448">
              <w:tcPr>
                <w:tcW w:w="668" w:type="dxa"/>
              </w:tcPr>
            </w:tcPrChange>
          </w:tcPr>
          <w:p w:rsidR="00A04CDC" w:rsidP="0096414C" w:rsidRDefault="00A04CDC" w14:paraId="75FBDC15" w14:textId="77777777">
            <w:pPr>
              <w:rPr>
                <w:ins w:author="Vaddhi, Jigisha Nmn (CDC/NCIRD/OD) (CTR)" w:date="2026-04-20T17:18:00Z" w16du:dateUtc="2026-04-20T21:18:00Z" w:id="449"/>
                <w:rFonts w:ascii="Aptos" w:hAnsi="Aptos"/>
              </w:rPr>
            </w:pPr>
            <w:ins w:author="Vaddhi, Jigisha Nmn (CDC/NCIRD/OD) (CTR)" w:date="2026-04-20T17:18:00Z" w16du:dateUtc="2026-04-20T21:18:00Z" w:id="450">
              <w:r w:rsidRPr="78F98758">
                <w:rPr>
                  <w:rFonts w:ascii="Aptos" w:hAnsi="Aptos"/>
                </w:rPr>
                <w:t>2</w:t>
              </w:r>
            </w:ins>
          </w:p>
        </w:tc>
        <w:tc>
          <w:tcPr>
            <w:tcW w:w="1397" w:type="dxa"/>
            <w:tcPrChange w:author="Vaddhi, Jigisha Nmn (CDC/NCIRD/OD) (CTR)" w:date="2026-04-20T17:22:00Z" w16du:dateUtc="2026-04-20T21:22:00Z" w:id="451">
              <w:tcPr>
                <w:tcW w:w="1397" w:type="dxa"/>
              </w:tcPr>
            </w:tcPrChange>
          </w:tcPr>
          <w:p w:rsidR="00A04CDC" w:rsidP="0096414C" w:rsidRDefault="00A04CDC" w14:paraId="5A370744" w14:textId="77777777">
            <w:pPr>
              <w:rPr>
                <w:ins w:author="Vaddhi, Jigisha Nmn (CDC/NCIRD/OD) (CTR)" w:date="2026-04-20T17:18:00Z" w16du:dateUtc="2026-04-20T21:18:00Z" w:id="452"/>
                <w:rFonts w:ascii="Aptos" w:hAnsi="Aptos"/>
              </w:rPr>
            </w:pPr>
            <w:ins w:author="Vaddhi, Jigisha Nmn (CDC/NCIRD/OD) (CTR)" w:date="2026-04-20T17:18:00Z" w16du:dateUtc="2026-04-20T21:18:00Z" w:id="453">
              <w:r w:rsidRPr="78F98758">
                <w:rPr>
                  <w:rFonts w:ascii="Aptos" w:hAnsi="Aptos"/>
                </w:rPr>
                <w:t>Soft</w:t>
              </w:r>
            </w:ins>
          </w:p>
        </w:tc>
        <w:tc>
          <w:tcPr>
            <w:tcW w:w="5581" w:type="dxa"/>
            <w:tcPrChange w:author="Vaddhi, Jigisha Nmn (CDC/NCIRD/OD) (CTR)" w:date="2026-04-20T17:22:00Z" w16du:dateUtc="2026-04-20T21:22:00Z" w:id="454">
              <w:tcPr>
                <w:tcW w:w="5581" w:type="dxa"/>
              </w:tcPr>
            </w:tcPrChange>
          </w:tcPr>
          <w:p w:rsidR="00A04CDC" w:rsidP="0096414C" w:rsidRDefault="00A04CDC" w14:paraId="0C1E9C70" w14:textId="77777777">
            <w:pPr>
              <w:rPr>
                <w:ins w:author="Vaddhi, Jigisha Nmn (CDC/NCIRD/OD) (CTR)" w:date="2026-04-20T17:18:00Z" w16du:dateUtc="2026-04-20T21:18:00Z" w:id="455"/>
                <w:rFonts w:ascii="Aptos" w:hAnsi="Aptos"/>
              </w:rPr>
            </w:pPr>
            <w:ins w:author="Vaddhi, Jigisha Nmn (CDC/NCIRD/OD) (CTR)" w:date="2026-04-20T17:18:00Z" w16du:dateUtc="2026-04-20T21:18:00Z" w:id="456">
              <w:r w:rsidRPr="78F98758">
                <w:rPr>
                  <w:rFonts w:ascii="Aptos" w:hAnsi="Aptos"/>
                </w:rPr>
                <w:t>Description</w:t>
              </w:r>
            </w:ins>
          </w:p>
          <w:p w:rsidR="00A04CDC" w:rsidP="0096414C" w:rsidRDefault="00A04CDC" w14:paraId="0D643B46" w14:textId="77777777">
            <w:pPr>
              <w:rPr>
                <w:ins w:author="Vaddhi, Jigisha Nmn (CDC/NCIRD/OD) (CTR)" w:date="2026-04-20T17:18:00Z" w16du:dateUtc="2026-04-20T21:18:00Z" w:id="457"/>
                <w:rFonts w:ascii="Aptos" w:hAnsi="Aptos"/>
              </w:rPr>
            </w:pPr>
            <w:ins w:author="Vaddhi, Jigisha Nmn (CDC/NCIRD/OD) (CTR)" w:date="2026-04-20T17:18:00Z" w16du:dateUtc="2026-04-20T21:18:00Z" w:id="458">
              <w:r w:rsidRPr="78F98758">
                <w:rPr>
                  <w:rFonts w:ascii="Aptos" w:hAnsi="Aptos"/>
                </w:rPr>
                <w:t>-40-character limit</w:t>
              </w:r>
            </w:ins>
          </w:p>
        </w:tc>
      </w:tr>
      <w:tr w:rsidR="00A04CDC" w:rsidTr="00A04CDC" w14:paraId="0F777BF4" w14:textId="77777777">
        <w:trPr>
          <w:ins w:author="Vaddhi, Jigisha Nmn (CDC/NCIRD/OD) (CTR)" w:date="2026-04-20T17:18:00Z" w:id="459"/>
        </w:trPr>
        <w:tc>
          <w:tcPr>
            <w:tcW w:w="668" w:type="dxa"/>
            <w:tcPrChange w:author="Vaddhi, Jigisha Nmn (CDC/NCIRD/OD) (CTR)" w:date="2026-04-20T17:22:00Z" w16du:dateUtc="2026-04-20T21:22:00Z" w:id="460">
              <w:tcPr>
                <w:tcW w:w="668" w:type="dxa"/>
              </w:tcPr>
            </w:tcPrChange>
          </w:tcPr>
          <w:p w:rsidR="00A04CDC" w:rsidP="0096414C" w:rsidRDefault="00A04CDC" w14:paraId="3424B820" w14:textId="77777777">
            <w:pPr>
              <w:rPr>
                <w:ins w:author="Vaddhi, Jigisha Nmn (CDC/NCIRD/OD) (CTR)" w:date="2026-04-20T17:18:00Z" w16du:dateUtc="2026-04-20T21:18:00Z" w:id="461"/>
                <w:rFonts w:ascii="Aptos" w:hAnsi="Aptos"/>
              </w:rPr>
            </w:pPr>
            <w:ins w:author="Vaddhi, Jigisha Nmn (CDC/NCIRD/OD) (CTR)" w:date="2026-04-20T17:18:00Z" w16du:dateUtc="2026-04-20T21:18:00Z" w:id="462">
              <w:r w:rsidRPr="78F98758">
                <w:rPr>
                  <w:rFonts w:ascii="Aptos" w:hAnsi="Aptos"/>
                </w:rPr>
                <w:t>3</w:t>
              </w:r>
            </w:ins>
          </w:p>
        </w:tc>
        <w:tc>
          <w:tcPr>
            <w:tcW w:w="1397" w:type="dxa"/>
            <w:tcPrChange w:author="Vaddhi, Jigisha Nmn (CDC/NCIRD/OD) (CTR)" w:date="2026-04-20T17:22:00Z" w16du:dateUtc="2026-04-20T21:22:00Z" w:id="463">
              <w:tcPr>
                <w:tcW w:w="1397" w:type="dxa"/>
              </w:tcPr>
            </w:tcPrChange>
          </w:tcPr>
          <w:p w:rsidR="00A04CDC" w:rsidP="0096414C" w:rsidRDefault="00A04CDC" w14:paraId="7FB88627" w14:textId="77777777">
            <w:pPr>
              <w:rPr>
                <w:ins w:author="Vaddhi, Jigisha Nmn (CDC/NCIRD/OD) (CTR)" w:date="2026-04-20T17:18:00Z" w16du:dateUtc="2026-04-20T21:18:00Z" w:id="464"/>
                <w:rFonts w:ascii="Aptos" w:hAnsi="Aptos"/>
              </w:rPr>
            </w:pPr>
            <w:ins w:author="Vaddhi, Jigisha Nmn (CDC/NCIRD/OD) (CTR)" w:date="2026-04-20T17:18:00Z" w16du:dateUtc="2026-04-20T21:18:00Z" w:id="465">
              <w:r w:rsidRPr="78F98758">
                <w:rPr>
                  <w:rFonts w:ascii="Aptos" w:hAnsi="Aptos"/>
                </w:rPr>
                <w:t>Soft</w:t>
              </w:r>
            </w:ins>
          </w:p>
        </w:tc>
        <w:tc>
          <w:tcPr>
            <w:tcW w:w="5581" w:type="dxa"/>
            <w:tcPrChange w:author="Vaddhi, Jigisha Nmn (CDC/NCIRD/OD) (CTR)" w:date="2026-04-20T17:22:00Z" w16du:dateUtc="2026-04-20T21:22:00Z" w:id="466">
              <w:tcPr>
                <w:tcW w:w="5581" w:type="dxa"/>
              </w:tcPr>
            </w:tcPrChange>
          </w:tcPr>
          <w:p w:rsidR="00A04CDC" w:rsidP="0096414C" w:rsidRDefault="00A04CDC" w14:paraId="64FF80E6" w14:textId="77777777">
            <w:pPr>
              <w:rPr>
                <w:ins w:author="Vaddhi, Jigisha Nmn (CDC/NCIRD/OD) (CTR)" w:date="2026-04-20T17:18:00Z" w16du:dateUtc="2026-04-20T21:18:00Z" w:id="467"/>
                <w:rFonts w:ascii="Aptos" w:hAnsi="Aptos"/>
              </w:rPr>
            </w:pPr>
            <w:ins w:author="Vaddhi, Jigisha Nmn (CDC/NCIRD/OD) (CTR)" w:date="2026-04-20T17:18:00Z" w16du:dateUtc="2026-04-20T21:18:00Z" w:id="468">
              <w:r w:rsidRPr="78F98758">
                <w:rPr>
                  <w:rFonts w:ascii="Aptos" w:hAnsi="Aptos"/>
                </w:rPr>
                <w:t>Provider</w:t>
              </w:r>
            </w:ins>
          </w:p>
          <w:p w:rsidR="00A04CDC" w:rsidP="0096414C" w:rsidRDefault="00A04CDC" w14:paraId="3900E5C6" w14:textId="77777777">
            <w:pPr>
              <w:rPr>
                <w:ins w:author="Vaddhi, Jigisha Nmn (CDC/NCIRD/OD) (CTR)" w:date="2026-04-20T17:18:00Z" w16du:dateUtc="2026-04-20T21:18:00Z" w:id="469"/>
                <w:rFonts w:ascii="Aptos" w:hAnsi="Aptos"/>
              </w:rPr>
            </w:pPr>
            <w:ins w:author="Vaddhi, Jigisha Nmn (CDC/NCIRD/OD) (CTR)" w:date="2026-04-20T17:18:00Z" w16du:dateUtc="2026-04-20T21:18:00Z" w:id="470">
              <w:r w:rsidRPr="78F98758">
                <w:rPr>
                  <w:rFonts w:ascii="Aptos" w:hAnsi="Aptos"/>
                </w:rPr>
                <w:t>-becomes read-only after input and system roundtrip to backend db</w:t>
              </w:r>
            </w:ins>
          </w:p>
          <w:p w:rsidR="00A04CDC" w:rsidP="0096414C" w:rsidRDefault="00A04CDC" w14:paraId="727BBE2F" w14:textId="77777777">
            <w:pPr>
              <w:rPr>
                <w:ins w:author="Vaddhi, Jigisha Nmn (CDC/NCIRD/OD) (CTR)" w:date="2026-04-20T17:18:00Z" w16du:dateUtc="2026-04-20T21:18:00Z" w:id="471"/>
                <w:rFonts w:ascii="Aptos" w:hAnsi="Aptos"/>
              </w:rPr>
            </w:pPr>
            <w:ins w:author="Vaddhi, Jigisha Nmn (CDC/NCIRD/OD) (CTR)" w:date="2026-04-20T17:18:00Z" w16du:dateUtc="2026-04-20T21:18:00Z" w:id="472">
              <w:r w:rsidRPr="78F98758">
                <w:rPr>
                  <w:rFonts w:ascii="Aptos" w:hAnsi="Aptos"/>
                </w:rPr>
                <w:t>-exact provider name is required for manual input</w:t>
              </w:r>
            </w:ins>
          </w:p>
          <w:p w:rsidR="00A04CDC" w:rsidP="0096414C" w:rsidRDefault="00A04CDC" w14:paraId="103C0870" w14:textId="77777777">
            <w:pPr>
              <w:rPr>
                <w:ins w:author="Vaddhi, Jigisha Nmn (CDC/NCIRD/OD) (CTR)" w:date="2026-04-20T17:18:00Z" w16du:dateUtc="2026-04-20T21:18:00Z" w:id="473"/>
                <w:rFonts w:ascii="Aptos" w:hAnsi="Aptos"/>
              </w:rPr>
            </w:pPr>
            <w:ins w:author="Vaddhi, Jigisha Nmn (CDC/NCIRD/OD) (CTR)" w:date="2026-04-20T17:18:00Z" w16du:dateUtc="2026-04-20T21:18:00Z" w:id="474">
              <w:r w:rsidRPr="78F98758">
                <w:rPr>
                  <w:rFonts w:ascii="Aptos" w:hAnsi="Aptos"/>
                </w:rPr>
                <w:t>-exact provider ID is required for manual input</w:t>
              </w:r>
            </w:ins>
          </w:p>
          <w:p w:rsidR="00A04CDC" w:rsidP="0096414C" w:rsidRDefault="00A04CDC" w14:paraId="6A1C71CC" w14:textId="77777777">
            <w:pPr>
              <w:rPr>
                <w:ins w:author="Vaddhi, Jigisha Nmn (CDC/NCIRD/OD) (CTR)" w:date="2026-04-20T17:18:00Z" w16du:dateUtc="2026-04-20T21:18:00Z" w:id="475"/>
                <w:rFonts w:ascii="Aptos" w:hAnsi="Aptos"/>
              </w:rPr>
            </w:pPr>
            <w:ins w:author="Vaddhi, Jigisha Nmn (CDC/NCIRD/OD) (CTR)" w:date="2026-04-20T17:18:00Z" w16du:dateUtc="2026-04-20T21:18:00Z" w:id="476">
              <w:r w:rsidRPr="78F98758">
                <w:rPr>
                  <w:rFonts w:ascii="Aptos" w:hAnsi="Aptos"/>
                </w:rPr>
                <w:t>-entry of one character or number from previously used name or ID will recommend all previous IDs starting with that character or number</w:t>
              </w:r>
            </w:ins>
          </w:p>
        </w:tc>
      </w:tr>
      <w:tr w:rsidR="00A04CDC" w:rsidTr="00A04CDC" w14:paraId="4AA14C23" w14:textId="77777777">
        <w:trPr>
          <w:ins w:author="Vaddhi, Jigisha Nmn (CDC/NCIRD/OD) (CTR)" w:date="2026-04-20T17:18:00Z" w:id="477"/>
        </w:trPr>
        <w:tc>
          <w:tcPr>
            <w:tcW w:w="668" w:type="dxa"/>
            <w:tcPrChange w:author="Vaddhi, Jigisha Nmn (CDC/NCIRD/OD) (CTR)" w:date="2026-04-20T17:22:00Z" w16du:dateUtc="2026-04-20T21:22:00Z" w:id="478">
              <w:tcPr>
                <w:tcW w:w="668" w:type="dxa"/>
              </w:tcPr>
            </w:tcPrChange>
          </w:tcPr>
          <w:p w:rsidR="00A04CDC" w:rsidP="0096414C" w:rsidRDefault="00A04CDC" w14:paraId="75DB0552" w14:textId="77777777">
            <w:pPr>
              <w:rPr>
                <w:ins w:author="Vaddhi, Jigisha Nmn (CDC/NCIRD/OD) (CTR)" w:date="2026-04-20T17:18:00Z" w16du:dateUtc="2026-04-20T21:18:00Z" w:id="479"/>
                <w:rFonts w:ascii="Aptos" w:hAnsi="Aptos"/>
              </w:rPr>
            </w:pPr>
            <w:ins w:author="Vaddhi, Jigisha Nmn (CDC/NCIRD/OD) (CTR)" w:date="2026-04-20T17:18:00Z" w16du:dateUtc="2026-04-20T21:18:00Z" w:id="480">
              <w:r w:rsidRPr="78F98758">
                <w:rPr>
                  <w:rFonts w:ascii="Aptos" w:hAnsi="Aptos"/>
                </w:rPr>
                <w:t>4</w:t>
              </w:r>
            </w:ins>
          </w:p>
        </w:tc>
        <w:tc>
          <w:tcPr>
            <w:tcW w:w="1397" w:type="dxa"/>
            <w:tcPrChange w:author="Vaddhi, Jigisha Nmn (CDC/NCIRD/OD) (CTR)" w:date="2026-04-20T17:22:00Z" w16du:dateUtc="2026-04-20T21:22:00Z" w:id="481">
              <w:tcPr>
                <w:tcW w:w="1397" w:type="dxa"/>
              </w:tcPr>
            </w:tcPrChange>
          </w:tcPr>
          <w:p w:rsidR="00A04CDC" w:rsidP="0096414C" w:rsidRDefault="00A04CDC" w14:paraId="6E681824" w14:textId="77777777">
            <w:pPr>
              <w:rPr>
                <w:ins w:author="Vaddhi, Jigisha Nmn (CDC/NCIRD/OD) (CTR)" w:date="2026-04-20T17:18:00Z" w16du:dateUtc="2026-04-20T21:18:00Z" w:id="482"/>
                <w:rFonts w:ascii="Aptos" w:hAnsi="Aptos"/>
              </w:rPr>
            </w:pPr>
            <w:ins w:author="Vaddhi, Jigisha Nmn (CDC/NCIRD/OD) (CTR)" w:date="2026-04-20T17:18:00Z" w16du:dateUtc="2026-04-20T21:18:00Z" w:id="483">
              <w:r w:rsidRPr="78F98758">
                <w:rPr>
                  <w:rFonts w:ascii="Aptos" w:hAnsi="Aptos"/>
                </w:rPr>
                <w:t>System Generated</w:t>
              </w:r>
            </w:ins>
          </w:p>
        </w:tc>
        <w:tc>
          <w:tcPr>
            <w:tcW w:w="5581" w:type="dxa"/>
            <w:tcPrChange w:author="Vaddhi, Jigisha Nmn (CDC/NCIRD/OD) (CTR)" w:date="2026-04-20T17:22:00Z" w16du:dateUtc="2026-04-20T21:22:00Z" w:id="484">
              <w:tcPr>
                <w:tcW w:w="5581" w:type="dxa"/>
              </w:tcPr>
            </w:tcPrChange>
          </w:tcPr>
          <w:p w:rsidR="00A04CDC" w:rsidP="0096414C" w:rsidRDefault="00A04CDC" w14:paraId="2A7318F0" w14:textId="77777777">
            <w:pPr>
              <w:rPr>
                <w:ins w:author="Vaddhi, Jigisha Nmn (CDC/NCIRD/OD) (CTR)" w:date="2026-04-20T17:18:00Z" w16du:dateUtc="2026-04-20T21:18:00Z" w:id="485"/>
                <w:rFonts w:ascii="Aptos" w:hAnsi="Aptos"/>
              </w:rPr>
            </w:pPr>
            <w:ins w:author="Vaddhi, Jigisha Nmn (CDC/NCIRD/OD) (CTR)" w:date="2026-04-20T17:18:00Z" w16du:dateUtc="2026-04-20T21:18:00Z" w:id="486">
              <w:r w:rsidRPr="78F98758">
                <w:rPr>
                  <w:rFonts w:ascii="Aptos" w:hAnsi="Aptos"/>
                </w:rPr>
                <w:t xml:space="preserve">Provider Address </w:t>
              </w:r>
            </w:ins>
          </w:p>
          <w:p w:rsidR="00A04CDC" w:rsidP="0096414C" w:rsidRDefault="00A04CDC" w14:paraId="1C906C68" w14:textId="77777777">
            <w:pPr>
              <w:rPr>
                <w:ins w:author="Vaddhi, Jigisha Nmn (CDC/NCIRD/OD) (CTR)" w:date="2026-04-20T17:18:00Z" w16du:dateUtc="2026-04-20T21:18:00Z" w:id="487"/>
                <w:rFonts w:ascii="Aptos" w:hAnsi="Aptos"/>
              </w:rPr>
            </w:pPr>
            <w:ins w:author="Vaddhi, Jigisha Nmn (CDC/NCIRD/OD) (CTR)" w:date="2026-04-20T17:18:00Z" w16du:dateUtc="2026-04-20T21:18:00Z" w:id="488">
              <w:r w:rsidRPr="78F98758">
                <w:rPr>
                  <w:rFonts w:ascii="Aptos" w:hAnsi="Aptos"/>
                </w:rPr>
                <w:t>-populated after successful input of the provider field. System generates the main address</w:t>
              </w:r>
            </w:ins>
          </w:p>
        </w:tc>
      </w:tr>
      <w:tr w:rsidR="00A04CDC" w:rsidTr="00A04CDC" w14:paraId="61250426" w14:textId="77777777">
        <w:trPr>
          <w:ins w:author="Vaddhi, Jigisha Nmn (CDC/NCIRD/OD) (CTR)" w:date="2026-04-20T17:18:00Z" w:id="489"/>
        </w:trPr>
        <w:tc>
          <w:tcPr>
            <w:tcW w:w="668" w:type="dxa"/>
            <w:tcPrChange w:author="Vaddhi, Jigisha Nmn (CDC/NCIRD/OD) (CTR)" w:date="2026-04-20T17:22:00Z" w16du:dateUtc="2026-04-20T21:22:00Z" w:id="490">
              <w:tcPr>
                <w:tcW w:w="668" w:type="dxa"/>
              </w:tcPr>
            </w:tcPrChange>
          </w:tcPr>
          <w:p w:rsidR="00A04CDC" w:rsidP="0096414C" w:rsidRDefault="00A04CDC" w14:paraId="28F2B35B" w14:textId="77777777">
            <w:pPr>
              <w:rPr>
                <w:ins w:author="Vaddhi, Jigisha Nmn (CDC/NCIRD/OD) (CTR)" w:date="2026-04-20T17:18:00Z" w16du:dateUtc="2026-04-20T21:18:00Z" w:id="491"/>
                <w:rFonts w:ascii="Aptos" w:hAnsi="Aptos"/>
              </w:rPr>
            </w:pPr>
            <w:ins w:author="Vaddhi, Jigisha Nmn (CDC/NCIRD/OD) (CTR)" w:date="2026-04-20T17:18:00Z" w16du:dateUtc="2026-04-20T21:18:00Z" w:id="492">
              <w:r w:rsidRPr="78F98758">
                <w:rPr>
                  <w:rFonts w:ascii="Aptos" w:hAnsi="Aptos"/>
                </w:rPr>
                <w:t>5</w:t>
              </w:r>
            </w:ins>
          </w:p>
        </w:tc>
        <w:tc>
          <w:tcPr>
            <w:tcW w:w="1397" w:type="dxa"/>
            <w:tcPrChange w:author="Vaddhi, Jigisha Nmn (CDC/NCIRD/OD) (CTR)" w:date="2026-04-20T17:22:00Z" w16du:dateUtc="2026-04-20T21:22:00Z" w:id="493">
              <w:tcPr>
                <w:tcW w:w="1397" w:type="dxa"/>
              </w:tcPr>
            </w:tcPrChange>
          </w:tcPr>
          <w:p w:rsidR="00A04CDC" w:rsidP="0096414C" w:rsidRDefault="00A04CDC" w14:paraId="01D77F55" w14:textId="77777777">
            <w:pPr>
              <w:rPr>
                <w:ins w:author="Vaddhi, Jigisha Nmn (CDC/NCIRD/OD) (CTR)" w:date="2026-04-20T17:18:00Z" w16du:dateUtc="2026-04-20T21:18:00Z" w:id="494"/>
                <w:rFonts w:ascii="Aptos" w:hAnsi="Aptos"/>
              </w:rPr>
            </w:pPr>
            <w:ins w:author="Vaddhi, Jigisha Nmn (CDC/NCIRD/OD) (CTR)" w:date="2026-04-20T17:18:00Z" w16du:dateUtc="2026-04-20T21:18:00Z" w:id="495">
              <w:r w:rsidRPr="78F98758">
                <w:rPr>
                  <w:rFonts w:ascii="Aptos" w:hAnsi="Aptos"/>
                </w:rPr>
                <w:t>Soft</w:t>
              </w:r>
            </w:ins>
          </w:p>
        </w:tc>
        <w:tc>
          <w:tcPr>
            <w:tcW w:w="5581" w:type="dxa"/>
            <w:tcPrChange w:author="Vaddhi, Jigisha Nmn (CDC/NCIRD/OD) (CTR)" w:date="2026-04-20T17:22:00Z" w16du:dateUtc="2026-04-20T21:22:00Z" w:id="496">
              <w:tcPr>
                <w:tcW w:w="5581" w:type="dxa"/>
              </w:tcPr>
            </w:tcPrChange>
          </w:tcPr>
          <w:p w:rsidR="00A04CDC" w:rsidP="0096414C" w:rsidRDefault="00A04CDC" w14:paraId="433C881E" w14:textId="77777777">
            <w:pPr>
              <w:rPr>
                <w:ins w:author="Vaddhi, Jigisha Nmn (CDC/NCIRD/OD) (CTR)" w:date="2026-04-20T17:18:00Z" w16du:dateUtc="2026-04-20T21:18:00Z" w:id="497"/>
                <w:rFonts w:ascii="Aptos" w:hAnsi="Aptos"/>
              </w:rPr>
            </w:pPr>
            <w:ins w:author="Vaddhi, Jigisha Nmn (CDC/NCIRD/OD) (CTR)" w:date="2026-04-20T17:18:00Z" w16du:dateUtc="2026-04-20T21:18:00Z" w:id="498">
              <w:r w:rsidRPr="78F98758">
                <w:rPr>
                  <w:rFonts w:ascii="Aptos" w:hAnsi="Aptos"/>
                </w:rPr>
                <w:t xml:space="preserve">Contact </w:t>
              </w:r>
            </w:ins>
          </w:p>
          <w:p w:rsidR="00A04CDC" w:rsidP="0096414C" w:rsidRDefault="00A04CDC" w14:paraId="043EAF23" w14:textId="77777777">
            <w:pPr>
              <w:rPr>
                <w:ins w:author="Vaddhi, Jigisha Nmn (CDC/NCIRD/OD) (CTR)" w:date="2026-04-20T17:18:00Z" w16du:dateUtc="2026-04-20T21:18:00Z" w:id="499"/>
                <w:rFonts w:ascii="Aptos" w:hAnsi="Aptos"/>
              </w:rPr>
            </w:pPr>
            <w:ins w:author="Vaddhi, Jigisha Nmn (CDC/NCIRD/OD) (CTR)" w:date="2026-04-20T17:18:00Z" w16du:dateUtc="2026-04-20T21:18:00Z" w:id="500">
              <w:r w:rsidRPr="78F98758">
                <w:rPr>
                  <w:rFonts w:ascii="Aptos" w:hAnsi="Aptos"/>
                </w:rPr>
                <w:t>-upon entering Provider, system presents pop-up with list of Provider’s contact persons for user to select from. Main contact will appear at the top of the list</w:t>
              </w:r>
            </w:ins>
          </w:p>
          <w:p w:rsidR="00A04CDC" w:rsidP="0096414C" w:rsidRDefault="00A04CDC" w14:paraId="73D179B9" w14:textId="77777777">
            <w:pPr>
              <w:rPr>
                <w:ins w:author="Vaddhi, Jigisha Nmn (CDC/NCIRD/OD) (CTR)" w:date="2026-04-20T17:18:00Z" w16du:dateUtc="2026-04-20T21:18:00Z" w:id="501"/>
                <w:rFonts w:ascii="Aptos" w:hAnsi="Aptos"/>
              </w:rPr>
            </w:pPr>
            <w:ins w:author="Vaddhi, Jigisha Nmn (CDC/NCIRD/OD) (CTR)" w:date="2026-04-20T17:18:00Z" w16du:dateUtc="2026-04-20T21:18:00Z" w:id="502">
              <w:r w:rsidRPr="78F98758">
                <w:rPr>
                  <w:rFonts w:ascii="Aptos" w:hAnsi="Aptos"/>
                </w:rPr>
                <w:t>-search help will auto-populate the Provider ID in pop-up window and present user with list of contacts from that Provider</w:t>
              </w:r>
            </w:ins>
          </w:p>
        </w:tc>
      </w:tr>
      <w:tr w:rsidR="00A04CDC" w:rsidTr="00A04CDC" w14:paraId="35C94954" w14:textId="77777777">
        <w:trPr>
          <w:ins w:author="Vaddhi, Jigisha Nmn (CDC/NCIRD/OD) (CTR)" w:date="2026-04-20T17:18:00Z" w:id="503"/>
        </w:trPr>
        <w:tc>
          <w:tcPr>
            <w:tcW w:w="668" w:type="dxa"/>
            <w:tcPrChange w:author="Vaddhi, Jigisha Nmn (CDC/NCIRD/OD) (CTR)" w:date="2026-04-20T17:22:00Z" w16du:dateUtc="2026-04-20T21:22:00Z" w:id="504">
              <w:tcPr>
                <w:tcW w:w="668" w:type="dxa"/>
              </w:tcPr>
            </w:tcPrChange>
          </w:tcPr>
          <w:p w:rsidR="00A04CDC" w:rsidP="0096414C" w:rsidRDefault="00A04CDC" w14:paraId="641D0E67" w14:textId="77777777">
            <w:pPr>
              <w:rPr>
                <w:ins w:author="Vaddhi, Jigisha Nmn (CDC/NCIRD/OD) (CTR)" w:date="2026-04-20T17:18:00Z" w16du:dateUtc="2026-04-20T21:18:00Z" w:id="505"/>
                <w:rFonts w:ascii="Aptos" w:hAnsi="Aptos"/>
              </w:rPr>
            </w:pPr>
            <w:ins w:author="Vaddhi, Jigisha Nmn (CDC/NCIRD/OD) (CTR)" w:date="2026-04-20T17:18:00Z" w16du:dateUtc="2026-04-20T21:18:00Z" w:id="506">
              <w:r w:rsidRPr="78F98758">
                <w:rPr>
                  <w:rFonts w:ascii="Aptos" w:hAnsi="Aptos"/>
                </w:rPr>
                <w:t>6</w:t>
              </w:r>
            </w:ins>
          </w:p>
        </w:tc>
        <w:tc>
          <w:tcPr>
            <w:tcW w:w="1397" w:type="dxa"/>
            <w:tcPrChange w:author="Vaddhi, Jigisha Nmn (CDC/NCIRD/OD) (CTR)" w:date="2026-04-20T17:22:00Z" w16du:dateUtc="2026-04-20T21:22:00Z" w:id="507">
              <w:tcPr>
                <w:tcW w:w="1397" w:type="dxa"/>
              </w:tcPr>
            </w:tcPrChange>
          </w:tcPr>
          <w:p w:rsidR="00A04CDC" w:rsidP="0096414C" w:rsidRDefault="00A04CDC" w14:paraId="49BE7523" w14:textId="77777777">
            <w:pPr>
              <w:rPr>
                <w:ins w:author="Vaddhi, Jigisha Nmn (CDC/NCIRD/OD) (CTR)" w:date="2026-04-20T17:18:00Z" w16du:dateUtc="2026-04-20T21:18:00Z" w:id="508"/>
                <w:rFonts w:ascii="Aptos" w:hAnsi="Aptos"/>
              </w:rPr>
            </w:pPr>
            <w:ins w:author="Vaddhi, Jigisha Nmn (CDC/NCIRD/OD) (CTR)" w:date="2026-04-20T17:18:00Z" w16du:dateUtc="2026-04-20T21:18:00Z" w:id="509">
              <w:r w:rsidRPr="78F98758">
                <w:rPr>
                  <w:rFonts w:ascii="Aptos" w:hAnsi="Aptos"/>
                </w:rPr>
                <w:t>System Generated</w:t>
              </w:r>
            </w:ins>
          </w:p>
        </w:tc>
        <w:tc>
          <w:tcPr>
            <w:tcW w:w="5581" w:type="dxa"/>
            <w:tcPrChange w:author="Vaddhi, Jigisha Nmn (CDC/NCIRD/OD) (CTR)" w:date="2026-04-20T17:22:00Z" w16du:dateUtc="2026-04-20T21:22:00Z" w:id="510">
              <w:tcPr>
                <w:tcW w:w="5581" w:type="dxa"/>
              </w:tcPr>
            </w:tcPrChange>
          </w:tcPr>
          <w:p w:rsidR="00A04CDC" w:rsidP="0096414C" w:rsidRDefault="00A04CDC" w14:paraId="2AA092E3" w14:textId="77777777">
            <w:pPr>
              <w:rPr>
                <w:ins w:author="Vaddhi, Jigisha Nmn (CDC/NCIRD/OD) (CTR)" w:date="2026-04-20T17:18:00Z" w16du:dateUtc="2026-04-20T21:18:00Z" w:id="511"/>
                <w:rFonts w:ascii="Aptos" w:hAnsi="Aptos"/>
              </w:rPr>
            </w:pPr>
            <w:ins w:author="Vaddhi, Jigisha Nmn (CDC/NCIRD/OD) (CTR)" w:date="2026-04-20T17:18:00Z" w16du:dateUtc="2026-04-20T21:18:00Z" w:id="512">
              <w:r w:rsidRPr="78F98758">
                <w:rPr>
                  <w:rFonts w:ascii="Aptos" w:hAnsi="Aptos"/>
                </w:rPr>
                <w:t xml:space="preserve">Employee Responsible </w:t>
              </w:r>
            </w:ins>
          </w:p>
          <w:p w:rsidR="00A04CDC" w:rsidP="0096414C" w:rsidRDefault="00A04CDC" w14:paraId="6D2FD9C4" w14:textId="77777777">
            <w:pPr>
              <w:rPr>
                <w:ins w:author="Vaddhi, Jigisha Nmn (CDC/NCIRD/OD) (CTR)" w:date="2026-04-20T17:18:00Z" w16du:dateUtc="2026-04-20T21:18:00Z" w:id="513"/>
                <w:rFonts w:ascii="Aptos" w:hAnsi="Aptos"/>
              </w:rPr>
            </w:pPr>
            <w:ins w:author="Vaddhi, Jigisha Nmn (CDC/NCIRD/OD) (CTR)" w:date="2026-04-20T17:18:00Z" w16du:dateUtc="2026-04-20T21:18:00Z" w:id="514">
              <w:r w:rsidRPr="78F98758">
                <w:rPr>
                  <w:rFonts w:ascii="Aptos" w:hAnsi="Aptos"/>
                </w:rPr>
                <w:t>-person logged into system</w:t>
              </w:r>
            </w:ins>
          </w:p>
        </w:tc>
      </w:tr>
      <w:tr w:rsidR="00A04CDC" w:rsidTr="00A04CDC" w14:paraId="18150872" w14:textId="77777777">
        <w:trPr>
          <w:ins w:author="Vaddhi, Jigisha Nmn (CDC/NCIRD/OD) (CTR)" w:date="2026-04-20T17:18:00Z" w:id="515"/>
        </w:trPr>
        <w:tc>
          <w:tcPr>
            <w:tcW w:w="668" w:type="dxa"/>
            <w:tcPrChange w:author="Vaddhi, Jigisha Nmn (CDC/NCIRD/OD) (CTR)" w:date="2026-04-20T17:22:00Z" w16du:dateUtc="2026-04-20T21:22:00Z" w:id="516">
              <w:tcPr>
                <w:tcW w:w="668" w:type="dxa"/>
              </w:tcPr>
            </w:tcPrChange>
          </w:tcPr>
          <w:p w:rsidR="00A04CDC" w:rsidP="0096414C" w:rsidRDefault="00A04CDC" w14:paraId="060EEDCA" w14:textId="77777777">
            <w:pPr>
              <w:rPr>
                <w:ins w:author="Vaddhi, Jigisha Nmn (CDC/NCIRD/OD) (CTR)" w:date="2026-04-20T17:18:00Z" w16du:dateUtc="2026-04-20T21:18:00Z" w:id="517"/>
                <w:rFonts w:ascii="Aptos" w:hAnsi="Aptos"/>
              </w:rPr>
            </w:pPr>
            <w:ins w:author="Vaddhi, Jigisha Nmn (CDC/NCIRD/OD) (CTR)" w:date="2026-04-20T17:18:00Z" w16du:dateUtc="2026-04-20T21:18:00Z" w:id="518">
              <w:r>
                <w:rPr>
                  <w:rFonts w:ascii="Aptos" w:hAnsi="Aptos"/>
                </w:rPr>
                <w:t>7</w:t>
              </w:r>
            </w:ins>
          </w:p>
        </w:tc>
        <w:tc>
          <w:tcPr>
            <w:tcW w:w="1397" w:type="dxa"/>
            <w:tcPrChange w:author="Vaddhi, Jigisha Nmn (CDC/NCIRD/OD) (CTR)" w:date="2026-04-20T17:22:00Z" w16du:dateUtc="2026-04-20T21:22:00Z" w:id="519">
              <w:tcPr>
                <w:tcW w:w="1397" w:type="dxa"/>
              </w:tcPr>
            </w:tcPrChange>
          </w:tcPr>
          <w:p w:rsidR="00A04CDC" w:rsidP="0096414C" w:rsidRDefault="00A04CDC" w14:paraId="05C522CC" w14:textId="77777777">
            <w:pPr>
              <w:rPr>
                <w:ins w:author="Vaddhi, Jigisha Nmn (CDC/NCIRD/OD) (CTR)" w:date="2026-04-20T17:18:00Z" w16du:dateUtc="2026-04-20T21:18:00Z" w:id="520"/>
                <w:rFonts w:ascii="Aptos" w:hAnsi="Aptos"/>
              </w:rPr>
            </w:pPr>
            <w:ins w:author="Vaddhi, Jigisha Nmn (CDC/NCIRD/OD) (CTR)" w:date="2026-04-20T17:18:00Z" w16du:dateUtc="2026-04-20T21:18:00Z" w:id="521">
              <w:r>
                <w:rPr>
                  <w:rFonts w:ascii="Aptos" w:hAnsi="Aptos"/>
                </w:rPr>
                <w:t>Default Value</w:t>
              </w:r>
            </w:ins>
          </w:p>
        </w:tc>
        <w:tc>
          <w:tcPr>
            <w:tcW w:w="5581" w:type="dxa"/>
            <w:tcPrChange w:author="Vaddhi, Jigisha Nmn (CDC/NCIRD/OD) (CTR)" w:date="2026-04-20T17:22:00Z" w16du:dateUtc="2026-04-20T21:22:00Z" w:id="522">
              <w:tcPr>
                <w:tcW w:w="5581" w:type="dxa"/>
              </w:tcPr>
            </w:tcPrChange>
          </w:tcPr>
          <w:p w:rsidR="00A04CDC" w:rsidP="0096414C" w:rsidRDefault="00A04CDC" w14:paraId="76D4995D" w14:textId="77777777">
            <w:pPr>
              <w:rPr>
                <w:ins w:author="Vaddhi, Jigisha Nmn (CDC/NCIRD/OD) (CTR)" w:date="2026-04-20T17:18:00Z" w16du:dateUtc="2026-04-20T21:18:00Z" w:id="523"/>
                <w:rFonts w:ascii="Aptos" w:hAnsi="Aptos"/>
              </w:rPr>
            </w:pPr>
            <w:ins w:author="Vaddhi, Jigisha Nmn (CDC/NCIRD/OD) (CTR)" w:date="2026-04-20T17:18:00Z" w16du:dateUtc="2026-04-20T21:18:00Z" w:id="524">
              <w:r w:rsidRPr="78F98758">
                <w:rPr>
                  <w:rFonts w:ascii="Aptos" w:hAnsi="Aptos"/>
                </w:rPr>
                <w:t>Status (default value is 1A In Process – Request)</w:t>
              </w:r>
            </w:ins>
          </w:p>
          <w:p w:rsidR="00A04CDC" w:rsidP="0096414C" w:rsidRDefault="00A04CDC" w14:paraId="550C79E6" w14:textId="77777777">
            <w:pPr>
              <w:rPr>
                <w:ins w:author="Vaddhi, Jigisha Nmn (CDC/NCIRD/OD) (CTR)" w:date="2026-04-20T17:18:00Z" w16du:dateUtc="2026-04-20T21:18:00Z" w:id="525"/>
                <w:rFonts w:ascii="Aptos" w:hAnsi="Aptos"/>
              </w:rPr>
            </w:pPr>
            <w:ins w:author="Vaddhi, Jigisha Nmn (CDC/NCIRD/OD) (CTR)" w:date="2026-04-20T17:18:00Z" w16du:dateUtc="2026-04-20T21:18:00Z" w:id="526">
              <w:r w:rsidRPr="78F98758">
                <w:rPr>
                  <w:rFonts w:ascii="Aptos" w:hAnsi="Aptos"/>
                </w:rPr>
                <w:t>-1A In Process - Request</w:t>
              </w:r>
            </w:ins>
          </w:p>
          <w:p w:rsidR="00A04CDC" w:rsidP="0096414C" w:rsidRDefault="00A04CDC" w14:paraId="5AAD42CC" w14:textId="77777777">
            <w:pPr>
              <w:rPr>
                <w:ins w:author="Vaddhi, Jigisha Nmn (CDC/NCIRD/OD) (CTR)" w:date="2026-04-20T17:18:00Z" w16du:dateUtc="2026-04-20T21:18:00Z" w:id="527"/>
                <w:rFonts w:ascii="Aptos" w:hAnsi="Aptos"/>
              </w:rPr>
            </w:pPr>
            <w:ins w:author="Vaddhi, Jigisha Nmn (CDC/NCIRD/OD) (CTR)" w:date="2026-04-20T17:18:00Z" w16du:dateUtc="2026-04-20T21:18:00Z" w:id="528">
              <w:r w:rsidRPr="78F98758">
                <w:rPr>
                  <w:rFonts w:ascii="Aptos" w:hAnsi="Aptos"/>
                </w:rPr>
                <w:t>-1B Order on Hold – Request</w:t>
              </w:r>
            </w:ins>
          </w:p>
          <w:p w:rsidR="00A04CDC" w:rsidP="0096414C" w:rsidRDefault="00A04CDC" w14:paraId="43E86892" w14:textId="77777777">
            <w:pPr>
              <w:rPr>
                <w:ins w:author="Vaddhi, Jigisha Nmn (CDC/NCIRD/OD) (CTR)" w:date="2026-04-20T17:18:00Z" w16du:dateUtc="2026-04-20T21:18:00Z" w:id="529"/>
                <w:rFonts w:ascii="Aptos" w:hAnsi="Aptos"/>
              </w:rPr>
            </w:pPr>
            <w:ins w:author="Vaddhi, Jigisha Nmn (CDC/NCIRD/OD) (CTR)" w:date="2026-04-20T17:18:00Z" w16du:dateUtc="2026-04-20T21:18:00Z" w:id="530">
              <w:r w:rsidRPr="78F98758">
                <w:rPr>
                  <w:rFonts w:ascii="Aptos" w:hAnsi="Aptos"/>
                </w:rPr>
                <w:t>-1E Approved by Grantee – Req</w:t>
              </w:r>
            </w:ins>
          </w:p>
          <w:p w:rsidR="00A04CDC" w:rsidP="0096414C" w:rsidRDefault="00A04CDC" w14:paraId="4600886C" w14:textId="77777777">
            <w:pPr>
              <w:rPr>
                <w:ins w:author="Vaddhi, Jigisha Nmn (CDC/NCIRD/OD) (CTR)" w:date="2026-04-20T17:18:00Z" w16du:dateUtc="2026-04-20T21:18:00Z" w:id="531"/>
                <w:rFonts w:ascii="Aptos" w:hAnsi="Aptos"/>
              </w:rPr>
            </w:pPr>
            <w:ins w:author="Vaddhi, Jigisha Nmn (CDC/NCIRD/OD) (CTR)" w:date="2026-04-20T17:18:00Z" w16du:dateUtc="2026-04-20T21:18:00Z" w:id="532">
              <w:r w:rsidRPr="78F98758">
                <w:rPr>
                  <w:rFonts w:ascii="Aptos" w:hAnsi="Aptos"/>
                </w:rPr>
                <w:t>-1F Cancelled - Request</w:t>
              </w:r>
            </w:ins>
          </w:p>
        </w:tc>
      </w:tr>
      <w:tr w:rsidR="00A04CDC" w:rsidTr="00A04CDC" w14:paraId="38EA897C" w14:textId="77777777">
        <w:trPr>
          <w:ins w:author="Vaddhi, Jigisha Nmn (CDC/NCIRD/OD) (CTR)" w:date="2026-04-20T17:18:00Z" w:id="533"/>
        </w:trPr>
        <w:tc>
          <w:tcPr>
            <w:tcW w:w="668" w:type="dxa"/>
            <w:tcPrChange w:author="Vaddhi, Jigisha Nmn (CDC/NCIRD/OD) (CTR)" w:date="2026-04-20T17:22:00Z" w16du:dateUtc="2026-04-20T21:22:00Z" w:id="534">
              <w:tcPr>
                <w:tcW w:w="668" w:type="dxa"/>
              </w:tcPr>
            </w:tcPrChange>
          </w:tcPr>
          <w:p w:rsidR="00A04CDC" w:rsidP="0096414C" w:rsidRDefault="00A04CDC" w14:paraId="79F1C0FF" w14:textId="77777777">
            <w:pPr>
              <w:rPr>
                <w:ins w:author="Vaddhi, Jigisha Nmn (CDC/NCIRD/OD) (CTR)" w:date="2026-04-20T17:18:00Z" w16du:dateUtc="2026-04-20T21:18:00Z" w:id="535"/>
                <w:rFonts w:ascii="Aptos" w:hAnsi="Aptos"/>
              </w:rPr>
            </w:pPr>
            <w:ins w:author="Vaddhi, Jigisha Nmn (CDC/NCIRD/OD) (CTR)" w:date="2026-04-20T17:18:00Z" w16du:dateUtc="2026-04-20T21:18:00Z" w:id="536">
              <w:r>
                <w:rPr>
                  <w:rFonts w:ascii="Aptos" w:hAnsi="Aptos"/>
                </w:rPr>
                <w:t>8</w:t>
              </w:r>
            </w:ins>
          </w:p>
        </w:tc>
        <w:tc>
          <w:tcPr>
            <w:tcW w:w="1397" w:type="dxa"/>
            <w:tcPrChange w:author="Vaddhi, Jigisha Nmn (CDC/NCIRD/OD) (CTR)" w:date="2026-04-20T17:22:00Z" w16du:dateUtc="2026-04-20T21:22:00Z" w:id="537">
              <w:tcPr>
                <w:tcW w:w="1397" w:type="dxa"/>
              </w:tcPr>
            </w:tcPrChange>
          </w:tcPr>
          <w:p w:rsidR="00A04CDC" w:rsidP="0096414C" w:rsidRDefault="00A04CDC" w14:paraId="4A85F0B2" w14:textId="77777777">
            <w:pPr>
              <w:rPr>
                <w:ins w:author="Vaddhi, Jigisha Nmn (CDC/NCIRD/OD) (CTR)" w:date="2026-04-20T17:18:00Z" w16du:dateUtc="2026-04-20T21:18:00Z" w:id="538"/>
                <w:rFonts w:ascii="Aptos" w:hAnsi="Aptos"/>
              </w:rPr>
            </w:pPr>
            <w:ins w:author="Vaddhi, Jigisha Nmn (CDC/NCIRD/OD) (CTR)" w:date="2026-04-20T17:18:00Z" w16du:dateUtc="2026-04-20T21:18:00Z" w:id="539">
              <w:r>
                <w:rPr>
                  <w:rFonts w:ascii="Aptos" w:hAnsi="Aptos"/>
                </w:rPr>
                <w:t>Soft</w:t>
              </w:r>
            </w:ins>
          </w:p>
        </w:tc>
        <w:tc>
          <w:tcPr>
            <w:tcW w:w="5581" w:type="dxa"/>
            <w:tcPrChange w:author="Vaddhi, Jigisha Nmn (CDC/NCIRD/OD) (CTR)" w:date="2026-04-20T17:22:00Z" w16du:dateUtc="2026-04-20T21:22:00Z" w:id="540">
              <w:tcPr>
                <w:tcW w:w="5581" w:type="dxa"/>
              </w:tcPr>
            </w:tcPrChange>
          </w:tcPr>
          <w:p w:rsidR="00A04CDC" w:rsidP="0096414C" w:rsidRDefault="00A04CDC" w14:paraId="0F6FB276" w14:textId="77777777">
            <w:pPr>
              <w:rPr>
                <w:ins w:author="Vaddhi, Jigisha Nmn (CDC/NCIRD/OD) (CTR)" w:date="2026-04-20T17:18:00Z" w16du:dateUtc="2026-04-20T21:18:00Z" w:id="541"/>
                <w:rFonts w:ascii="Aptos" w:hAnsi="Aptos"/>
              </w:rPr>
            </w:pPr>
            <w:ins w:author="Vaddhi, Jigisha Nmn (CDC/NCIRD/OD) (CTR)" w:date="2026-04-20T17:18:00Z" w16du:dateUtc="2026-04-20T21:18:00Z" w:id="542">
              <w:r w:rsidRPr="78F98758">
                <w:rPr>
                  <w:rFonts w:ascii="Aptos" w:hAnsi="Aptos"/>
                </w:rPr>
                <w:t>Priority</w:t>
              </w:r>
            </w:ins>
          </w:p>
          <w:p w:rsidR="00A04CDC" w:rsidP="0096414C" w:rsidRDefault="00A04CDC" w14:paraId="4B1E0B85" w14:textId="77777777">
            <w:pPr>
              <w:rPr>
                <w:ins w:author="Vaddhi, Jigisha Nmn (CDC/NCIRD/OD) (CTR)" w:date="2026-04-20T17:18:00Z" w16du:dateUtc="2026-04-20T21:18:00Z" w:id="543"/>
                <w:rFonts w:ascii="Aptos" w:hAnsi="Aptos"/>
              </w:rPr>
            </w:pPr>
            <w:ins w:author="Vaddhi, Jigisha Nmn (CDC/NCIRD/OD) (CTR)" w:date="2026-04-20T17:18:00Z" w16du:dateUtc="2026-04-20T21:18:00Z" w:id="544">
              <w:r w:rsidRPr="78F98758">
                <w:rPr>
                  <w:rFonts w:ascii="Aptos" w:hAnsi="Aptos"/>
                </w:rPr>
                <w:lastRenderedPageBreak/>
                <w:t>Defaults to blank</w:t>
              </w:r>
            </w:ins>
          </w:p>
          <w:p w:rsidR="00A04CDC" w:rsidP="0096414C" w:rsidRDefault="00A04CDC" w14:paraId="5AACBF10" w14:textId="77777777">
            <w:pPr>
              <w:rPr>
                <w:ins w:author="Vaddhi, Jigisha Nmn (CDC/NCIRD/OD) (CTR)" w:date="2026-04-20T17:18:00Z" w16du:dateUtc="2026-04-20T21:18:00Z" w:id="545"/>
                <w:rFonts w:ascii="Aptos" w:hAnsi="Aptos"/>
              </w:rPr>
            </w:pPr>
            <w:ins w:author="Vaddhi, Jigisha Nmn (CDC/NCIRD/OD) (CTR)" w:date="2026-04-20T17:18:00Z" w16du:dateUtc="2026-04-20T21:18:00Z" w:id="546">
              <w:r w:rsidRPr="78F98758">
                <w:rPr>
                  <w:rFonts w:ascii="Aptos" w:hAnsi="Aptos"/>
                </w:rPr>
                <w:t>-Normal</w:t>
              </w:r>
            </w:ins>
          </w:p>
          <w:p w:rsidR="00A04CDC" w:rsidP="0096414C" w:rsidRDefault="00A04CDC" w14:paraId="302AA92C" w14:textId="77777777">
            <w:pPr>
              <w:rPr>
                <w:ins w:author="Vaddhi, Jigisha Nmn (CDC/NCIRD/OD) (CTR)" w:date="2026-04-20T17:18:00Z" w16du:dateUtc="2026-04-20T21:18:00Z" w:id="547"/>
                <w:rFonts w:ascii="Aptos" w:hAnsi="Aptos"/>
              </w:rPr>
            </w:pPr>
            <w:ins w:author="Vaddhi, Jigisha Nmn (CDC/NCIRD/OD) (CTR)" w:date="2026-04-20T17:18:00Z" w16du:dateUtc="2026-04-20T21:18:00Z" w:id="548">
              <w:r w:rsidRPr="78F98758">
                <w:rPr>
                  <w:rFonts w:ascii="Aptos" w:hAnsi="Aptos"/>
                </w:rPr>
                <w:t>-High</w:t>
              </w:r>
            </w:ins>
          </w:p>
        </w:tc>
      </w:tr>
      <w:tr w:rsidR="00A04CDC" w:rsidTr="00A04CDC" w14:paraId="3EB90FF0" w14:textId="77777777">
        <w:trPr>
          <w:ins w:author="Vaddhi, Jigisha Nmn (CDC/NCIRD/OD) (CTR)" w:date="2026-04-20T17:18:00Z" w:id="549"/>
        </w:trPr>
        <w:tc>
          <w:tcPr>
            <w:tcW w:w="668" w:type="dxa"/>
            <w:tcPrChange w:author="Vaddhi, Jigisha Nmn (CDC/NCIRD/OD) (CTR)" w:date="2026-04-20T17:22:00Z" w16du:dateUtc="2026-04-20T21:22:00Z" w:id="550">
              <w:tcPr>
                <w:tcW w:w="668" w:type="dxa"/>
              </w:tcPr>
            </w:tcPrChange>
          </w:tcPr>
          <w:p w:rsidR="00A04CDC" w:rsidP="0096414C" w:rsidRDefault="00A04CDC" w14:paraId="18A92281" w14:textId="77777777">
            <w:pPr>
              <w:rPr>
                <w:ins w:author="Vaddhi, Jigisha Nmn (CDC/NCIRD/OD) (CTR)" w:date="2026-04-20T17:18:00Z" w16du:dateUtc="2026-04-20T21:18:00Z" w:id="551"/>
                <w:rFonts w:ascii="Aptos" w:hAnsi="Aptos"/>
              </w:rPr>
            </w:pPr>
            <w:ins w:author="Vaddhi, Jigisha Nmn (CDC/NCIRD/OD) (CTR)" w:date="2026-04-20T17:18:00Z" w16du:dateUtc="2026-04-20T21:18:00Z" w:id="552">
              <w:r>
                <w:rPr>
                  <w:rFonts w:ascii="Aptos" w:hAnsi="Aptos"/>
                </w:rPr>
                <w:lastRenderedPageBreak/>
                <w:t>9</w:t>
              </w:r>
            </w:ins>
          </w:p>
        </w:tc>
        <w:tc>
          <w:tcPr>
            <w:tcW w:w="1397" w:type="dxa"/>
            <w:tcPrChange w:author="Vaddhi, Jigisha Nmn (CDC/NCIRD/OD) (CTR)" w:date="2026-04-20T17:22:00Z" w16du:dateUtc="2026-04-20T21:22:00Z" w:id="553">
              <w:tcPr>
                <w:tcW w:w="1397" w:type="dxa"/>
              </w:tcPr>
            </w:tcPrChange>
          </w:tcPr>
          <w:p w:rsidR="00A04CDC" w:rsidP="0096414C" w:rsidRDefault="00A04CDC" w14:paraId="2B9D7B24" w14:textId="77777777">
            <w:pPr>
              <w:rPr>
                <w:ins w:author="Vaddhi, Jigisha Nmn (CDC/NCIRD/OD) (CTR)" w:date="2026-04-20T17:18:00Z" w16du:dateUtc="2026-04-20T21:18:00Z" w:id="554"/>
                <w:rFonts w:ascii="Aptos" w:hAnsi="Aptos"/>
              </w:rPr>
            </w:pPr>
            <w:ins w:author="Vaddhi, Jigisha Nmn (CDC/NCIRD/OD) (CTR)" w:date="2026-04-20T17:18:00Z" w16du:dateUtc="2026-04-20T21:18:00Z" w:id="555">
              <w:r>
                <w:rPr>
                  <w:rFonts w:ascii="Aptos" w:hAnsi="Aptos"/>
                </w:rPr>
                <w:t>Default Value</w:t>
              </w:r>
            </w:ins>
          </w:p>
        </w:tc>
        <w:tc>
          <w:tcPr>
            <w:tcW w:w="5581" w:type="dxa"/>
            <w:tcPrChange w:author="Vaddhi, Jigisha Nmn (CDC/NCIRD/OD) (CTR)" w:date="2026-04-20T17:22:00Z" w16du:dateUtc="2026-04-20T21:22:00Z" w:id="556">
              <w:tcPr>
                <w:tcW w:w="5581" w:type="dxa"/>
              </w:tcPr>
            </w:tcPrChange>
          </w:tcPr>
          <w:p w:rsidR="00A04CDC" w:rsidP="0096414C" w:rsidRDefault="00A04CDC" w14:paraId="5389EA78" w14:textId="77777777">
            <w:pPr>
              <w:rPr>
                <w:ins w:author="Vaddhi, Jigisha Nmn (CDC/NCIRD/OD) (CTR)" w:date="2026-04-20T17:18:00Z" w16du:dateUtc="2026-04-20T21:18:00Z" w:id="557"/>
                <w:rFonts w:ascii="Aptos" w:hAnsi="Aptos"/>
              </w:rPr>
            </w:pPr>
            <w:ins w:author="Vaddhi, Jigisha Nmn (CDC/NCIRD/OD) (CTR)" w:date="2026-04-20T17:18:00Z" w16du:dateUtc="2026-04-20T21:18:00Z" w:id="558">
              <w:r w:rsidRPr="78F98758">
                <w:rPr>
                  <w:rFonts w:ascii="Aptos" w:hAnsi="Aptos"/>
                </w:rPr>
                <w:t xml:space="preserve">Category </w:t>
              </w:r>
            </w:ins>
          </w:p>
          <w:p w:rsidR="00A04CDC" w:rsidP="0096414C" w:rsidRDefault="00A04CDC" w14:paraId="6CF4E7FD" w14:textId="77777777">
            <w:pPr>
              <w:rPr>
                <w:ins w:author="Vaddhi, Jigisha Nmn (CDC/NCIRD/OD) (CTR)" w:date="2026-04-20T17:18:00Z" w16du:dateUtc="2026-04-20T21:18:00Z" w:id="559"/>
                <w:rFonts w:ascii="Aptos" w:hAnsi="Aptos"/>
              </w:rPr>
            </w:pPr>
            <w:ins w:author="Vaddhi, Jigisha Nmn (CDC/NCIRD/OD) (CTR)" w:date="2026-04-20T17:18:00Z" w16du:dateUtc="2026-04-20T21:18:00Z" w:id="560">
              <w:r w:rsidRPr="78F98758">
                <w:rPr>
                  <w:rFonts w:ascii="Aptos" w:hAnsi="Aptos"/>
                </w:rPr>
                <w:t>Default value is Internet Sales</w:t>
              </w:r>
            </w:ins>
          </w:p>
        </w:tc>
      </w:tr>
      <w:tr w:rsidR="00A04CDC" w:rsidTr="00A04CDC" w14:paraId="2829A064" w14:textId="77777777">
        <w:trPr>
          <w:ins w:author="Vaddhi, Jigisha Nmn (CDC/NCIRD/OD) (CTR)" w:date="2026-04-20T17:18:00Z" w:id="561"/>
        </w:trPr>
        <w:tc>
          <w:tcPr>
            <w:tcW w:w="668" w:type="dxa"/>
            <w:tcPrChange w:author="Vaddhi, Jigisha Nmn (CDC/NCIRD/OD) (CTR)" w:date="2026-04-20T17:22:00Z" w16du:dateUtc="2026-04-20T21:22:00Z" w:id="562">
              <w:tcPr>
                <w:tcW w:w="668" w:type="dxa"/>
              </w:tcPr>
            </w:tcPrChange>
          </w:tcPr>
          <w:p w:rsidR="00A04CDC" w:rsidP="0096414C" w:rsidRDefault="00A04CDC" w14:paraId="5CA54573" w14:textId="77777777">
            <w:pPr>
              <w:rPr>
                <w:ins w:author="Vaddhi, Jigisha Nmn (CDC/NCIRD/OD) (CTR)" w:date="2026-04-20T17:18:00Z" w16du:dateUtc="2026-04-20T21:18:00Z" w:id="563"/>
                <w:rFonts w:ascii="Aptos" w:hAnsi="Aptos"/>
              </w:rPr>
            </w:pPr>
            <w:ins w:author="Vaddhi, Jigisha Nmn (CDC/NCIRD/OD) (CTR)" w:date="2026-04-20T17:18:00Z" w16du:dateUtc="2026-04-20T21:18:00Z" w:id="564">
              <w:r>
                <w:rPr>
                  <w:rFonts w:ascii="Aptos" w:hAnsi="Aptos"/>
                </w:rPr>
                <w:t>10</w:t>
              </w:r>
            </w:ins>
          </w:p>
        </w:tc>
        <w:tc>
          <w:tcPr>
            <w:tcW w:w="1397" w:type="dxa"/>
            <w:tcPrChange w:author="Vaddhi, Jigisha Nmn (CDC/NCIRD/OD) (CTR)" w:date="2026-04-20T17:22:00Z" w16du:dateUtc="2026-04-20T21:22:00Z" w:id="565">
              <w:tcPr>
                <w:tcW w:w="1397" w:type="dxa"/>
              </w:tcPr>
            </w:tcPrChange>
          </w:tcPr>
          <w:p w:rsidR="00A04CDC" w:rsidP="0096414C" w:rsidRDefault="00A04CDC" w14:paraId="4B662FC2" w14:textId="77777777">
            <w:pPr>
              <w:rPr>
                <w:ins w:author="Vaddhi, Jigisha Nmn (CDC/NCIRD/OD) (CTR)" w:date="2026-04-20T17:18:00Z" w16du:dateUtc="2026-04-20T21:18:00Z" w:id="566"/>
                <w:rFonts w:ascii="Aptos" w:hAnsi="Aptos"/>
              </w:rPr>
            </w:pPr>
            <w:ins w:author="Vaddhi, Jigisha Nmn (CDC/NCIRD/OD) (CTR)" w:date="2026-04-20T17:18:00Z" w16du:dateUtc="2026-04-20T21:18:00Z" w:id="567">
              <w:r>
                <w:rPr>
                  <w:rFonts w:ascii="Aptos" w:hAnsi="Aptos"/>
                </w:rPr>
                <w:t>Soft</w:t>
              </w:r>
            </w:ins>
          </w:p>
        </w:tc>
        <w:tc>
          <w:tcPr>
            <w:tcW w:w="5581" w:type="dxa"/>
            <w:tcPrChange w:author="Vaddhi, Jigisha Nmn (CDC/NCIRD/OD) (CTR)" w:date="2026-04-20T17:22:00Z" w16du:dateUtc="2026-04-20T21:22:00Z" w:id="568">
              <w:tcPr>
                <w:tcW w:w="5581" w:type="dxa"/>
              </w:tcPr>
            </w:tcPrChange>
          </w:tcPr>
          <w:p w:rsidR="00A04CDC" w:rsidP="0096414C" w:rsidRDefault="00A04CDC" w14:paraId="2A42FD4B" w14:textId="77777777">
            <w:pPr>
              <w:rPr>
                <w:ins w:author="Vaddhi, Jigisha Nmn (CDC/NCIRD/OD) (CTR)" w:date="2026-04-20T17:18:00Z" w16du:dateUtc="2026-04-20T21:18:00Z" w:id="569"/>
                <w:rFonts w:ascii="Aptos" w:hAnsi="Aptos"/>
              </w:rPr>
            </w:pPr>
            <w:ins w:author="Vaddhi, Jigisha Nmn (CDC/NCIRD/OD) (CTR)" w:date="2026-04-20T17:18:00Z" w16du:dateUtc="2026-04-20T21:18:00Z" w:id="570">
              <w:r w:rsidRPr="78F98758">
                <w:rPr>
                  <w:rFonts w:ascii="Aptos" w:hAnsi="Aptos"/>
                </w:rPr>
                <w:t>Order Reason</w:t>
              </w:r>
            </w:ins>
          </w:p>
          <w:p w:rsidR="00A04CDC" w:rsidP="0096414C" w:rsidRDefault="00A04CDC" w14:paraId="66FBFB96" w14:textId="77777777">
            <w:pPr>
              <w:rPr>
                <w:ins w:author="Vaddhi, Jigisha Nmn (CDC/NCIRD/OD) (CTR)" w:date="2026-04-20T17:18:00Z" w16du:dateUtc="2026-04-20T21:18:00Z" w:id="571"/>
                <w:rFonts w:ascii="Aptos" w:hAnsi="Aptos"/>
              </w:rPr>
            </w:pPr>
            <w:ins w:author="Vaddhi, Jigisha Nmn (CDC/NCIRD/OD) (CTR)" w:date="2026-04-20T17:18:00Z" w16du:dateUtc="2026-04-20T21:18:00Z" w:id="572">
              <w:r w:rsidRPr="78F98758">
                <w:rPr>
                  <w:rFonts w:ascii="Aptos" w:hAnsi="Aptos"/>
                </w:rPr>
                <w:t xml:space="preserve"> -Natural Disaster</w:t>
              </w:r>
            </w:ins>
          </w:p>
          <w:p w:rsidR="00A04CDC" w:rsidP="0096414C" w:rsidRDefault="00A04CDC" w14:paraId="6BEFA56C" w14:textId="77777777">
            <w:pPr>
              <w:rPr>
                <w:ins w:author="Vaddhi, Jigisha Nmn (CDC/NCIRD/OD) (CTR)" w:date="2026-04-20T17:18:00Z" w16du:dateUtc="2026-04-20T21:18:00Z" w:id="573"/>
                <w:rFonts w:ascii="Aptos" w:hAnsi="Aptos"/>
              </w:rPr>
            </w:pPr>
            <w:ins w:author="Vaddhi, Jigisha Nmn (CDC/NCIRD/OD) (CTR)" w:date="2026-04-20T17:18:00Z" w16du:dateUtc="2026-04-20T21:18:00Z" w:id="574">
              <w:r w:rsidRPr="78F98758">
                <w:rPr>
                  <w:rFonts w:ascii="Aptos" w:hAnsi="Aptos"/>
                </w:rPr>
                <w:t>-Other</w:t>
              </w:r>
            </w:ins>
          </w:p>
          <w:p w:rsidR="00A04CDC" w:rsidP="0096414C" w:rsidRDefault="00A04CDC" w14:paraId="63AA0AB5" w14:textId="77777777">
            <w:pPr>
              <w:rPr>
                <w:ins w:author="Vaddhi, Jigisha Nmn (CDC/NCIRD/OD) (CTR)" w:date="2026-04-20T17:18:00Z" w16du:dateUtc="2026-04-20T21:18:00Z" w:id="575"/>
                <w:rFonts w:ascii="Aptos" w:hAnsi="Aptos"/>
              </w:rPr>
            </w:pPr>
            <w:ins w:author="Vaddhi, Jigisha Nmn (CDC/NCIRD/OD) (CTR)" w:date="2026-04-20T17:18:00Z" w16du:dateUtc="2026-04-20T21:18:00Z" w:id="576">
              <w:r w:rsidRPr="78F98758">
                <w:rPr>
                  <w:rFonts w:ascii="Aptos" w:hAnsi="Aptos"/>
                </w:rPr>
                <w:t>-Outbreak Response</w:t>
              </w:r>
            </w:ins>
          </w:p>
        </w:tc>
      </w:tr>
      <w:tr w:rsidR="00A04CDC" w:rsidTr="00A04CDC" w14:paraId="223A430D" w14:textId="77777777">
        <w:trPr>
          <w:ins w:author="Vaddhi, Jigisha Nmn (CDC/NCIRD/OD) (CTR)" w:date="2026-04-20T17:18:00Z" w:id="577"/>
        </w:trPr>
        <w:tc>
          <w:tcPr>
            <w:tcW w:w="668" w:type="dxa"/>
            <w:tcPrChange w:author="Vaddhi, Jigisha Nmn (CDC/NCIRD/OD) (CTR)" w:date="2026-04-20T17:22:00Z" w16du:dateUtc="2026-04-20T21:22:00Z" w:id="578">
              <w:tcPr>
                <w:tcW w:w="668" w:type="dxa"/>
              </w:tcPr>
            </w:tcPrChange>
          </w:tcPr>
          <w:p w:rsidR="00A04CDC" w:rsidP="0096414C" w:rsidRDefault="00A04CDC" w14:paraId="5FFAECE0" w14:textId="77777777">
            <w:pPr>
              <w:rPr>
                <w:ins w:author="Vaddhi, Jigisha Nmn (CDC/NCIRD/OD) (CTR)" w:date="2026-04-20T17:18:00Z" w16du:dateUtc="2026-04-20T21:18:00Z" w:id="579"/>
                <w:rFonts w:ascii="Aptos" w:hAnsi="Aptos"/>
              </w:rPr>
            </w:pPr>
            <w:ins w:author="Vaddhi, Jigisha Nmn (CDC/NCIRD/OD) (CTR)" w:date="2026-04-20T17:18:00Z" w16du:dateUtc="2026-04-20T21:18:00Z" w:id="580">
              <w:r>
                <w:rPr>
                  <w:rFonts w:ascii="Aptos" w:hAnsi="Aptos"/>
                </w:rPr>
                <w:t>11</w:t>
              </w:r>
            </w:ins>
          </w:p>
        </w:tc>
        <w:tc>
          <w:tcPr>
            <w:tcW w:w="1397" w:type="dxa"/>
            <w:tcPrChange w:author="Vaddhi, Jigisha Nmn (CDC/NCIRD/OD) (CTR)" w:date="2026-04-20T17:22:00Z" w16du:dateUtc="2026-04-20T21:22:00Z" w:id="581">
              <w:tcPr>
                <w:tcW w:w="1397" w:type="dxa"/>
              </w:tcPr>
            </w:tcPrChange>
          </w:tcPr>
          <w:p w:rsidR="00A04CDC" w:rsidP="0096414C" w:rsidRDefault="00A04CDC" w14:paraId="385E3155" w14:textId="77777777">
            <w:pPr>
              <w:rPr>
                <w:ins w:author="Vaddhi, Jigisha Nmn (CDC/NCIRD/OD) (CTR)" w:date="2026-04-20T17:18:00Z" w16du:dateUtc="2026-04-20T21:18:00Z" w:id="582"/>
                <w:rFonts w:ascii="Aptos" w:hAnsi="Aptos"/>
              </w:rPr>
            </w:pPr>
            <w:ins w:author="Vaddhi, Jigisha Nmn (CDC/NCIRD/OD) (CTR)" w:date="2026-04-20T17:18:00Z" w16du:dateUtc="2026-04-20T21:18:00Z" w:id="583">
              <w:r>
                <w:rPr>
                  <w:rFonts w:ascii="Aptos" w:hAnsi="Aptos"/>
                </w:rPr>
                <w:t>Soft</w:t>
              </w:r>
            </w:ins>
          </w:p>
        </w:tc>
        <w:tc>
          <w:tcPr>
            <w:tcW w:w="5581" w:type="dxa"/>
            <w:tcPrChange w:author="Vaddhi, Jigisha Nmn (CDC/NCIRD/OD) (CTR)" w:date="2026-04-20T17:22:00Z" w16du:dateUtc="2026-04-20T21:22:00Z" w:id="584">
              <w:tcPr>
                <w:tcW w:w="5581" w:type="dxa"/>
              </w:tcPr>
            </w:tcPrChange>
          </w:tcPr>
          <w:p w:rsidR="00A04CDC" w:rsidP="0096414C" w:rsidRDefault="00A04CDC" w14:paraId="10974932" w14:textId="77777777">
            <w:pPr>
              <w:rPr>
                <w:ins w:author="Vaddhi, Jigisha Nmn (CDC/NCIRD/OD) (CTR)" w:date="2026-04-20T17:18:00Z" w16du:dateUtc="2026-04-20T21:18:00Z" w:id="585"/>
                <w:rFonts w:ascii="Aptos" w:hAnsi="Aptos"/>
              </w:rPr>
            </w:pPr>
            <w:ins w:author="Vaddhi, Jigisha Nmn (CDC/NCIRD/OD) (CTR)" w:date="2026-04-20T17:18:00Z" w16du:dateUtc="2026-04-20T21:18:00Z" w:id="586">
              <w:r>
                <w:rPr>
                  <w:rFonts w:ascii="Aptos" w:hAnsi="Aptos"/>
                </w:rPr>
                <w:t>Notes</w:t>
              </w:r>
            </w:ins>
          </w:p>
        </w:tc>
      </w:tr>
      <w:tr w:rsidR="00A04CDC" w:rsidTr="00A04CDC" w14:paraId="5BE5F6B6" w14:textId="77777777">
        <w:trPr>
          <w:ins w:author="Vaddhi, Jigisha Nmn (CDC/NCIRD/OD) (CTR)" w:date="2026-04-20T17:18:00Z" w:id="587"/>
        </w:trPr>
        <w:tc>
          <w:tcPr>
            <w:tcW w:w="668" w:type="dxa"/>
            <w:tcPrChange w:author="Vaddhi, Jigisha Nmn (CDC/NCIRD/OD) (CTR)" w:date="2026-04-20T17:22:00Z" w16du:dateUtc="2026-04-20T21:22:00Z" w:id="588">
              <w:tcPr>
                <w:tcW w:w="668" w:type="dxa"/>
              </w:tcPr>
            </w:tcPrChange>
          </w:tcPr>
          <w:p w:rsidR="00A04CDC" w:rsidP="0096414C" w:rsidRDefault="00A04CDC" w14:paraId="302B066A" w14:textId="77777777">
            <w:pPr>
              <w:rPr>
                <w:ins w:author="Vaddhi, Jigisha Nmn (CDC/NCIRD/OD) (CTR)" w:date="2026-04-20T17:18:00Z" w16du:dateUtc="2026-04-20T21:18:00Z" w:id="589"/>
                <w:rFonts w:ascii="Aptos" w:hAnsi="Aptos"/>
              </w:rPr>
            </w:pPr>
            <w:ins w:author="Vaddhi, Jigisha Nmn (CDC/NCIRD/OD) (CTR)" w:date="2026-04-20T17:18:00Z" w16du:dateUtc="2026-04-20T21:18:00Z" w:id="590">
              <w:r>
                <w:rPr>
                  <w:rFonts w:ascii="Aptos" w:hAnsi="Aptos"/>
                </w:rPr>
                <w:t>12</w:t>
              </w:r>
            </w:ins>
          </w:p>
        </w:tc>
        <w:tc>
          <w:tcPr>
            <w:tcW w:w="1397" w:type="dxa"/>
            <w:tcPrChange w:author="Vaddhi, Jigisha Nmn (CDC/NCIRD/OD) (CTR)" w:date="2026-04-20T17:22:00Z" w16du:dateUtc="2026-04-20T21:22:00Z" w:id="591">
              <w:tcPr>
                <w:tcW w:w="1397" w:type="dxa"/>
              </w:tcPr>
            </w:tcPrChange>
          </w:tcPr>
          <w:p w:rsidR="00A04CDC" w:rsidP="0096414C" w:rsidRDefault="00A04CDC" w14:paraId="7DA1EF4A" w14:textId="77777777">
            <w:pPr>
              <w:rPr>
                <w:ins w:author="Vaddhi, Jigisha Nmn (CDC/NCIRD/OD) (CTR)" w:date="2026-04-20T17:18:00Z" w16du:dateUtc="2026-04-20T21:18:00Z" w:id="592"/>
                <w:rFonts w:ascii="Aptos" w:hAnsi="Aptos"/>
              </w:rPr>
            </w:pPr>
            <w:ins w:author="Vaddhi, Jigisha Nmn (CDC/NCIRD/OD) (CTR)" w:date="2026-04-20T17:18:00Z" w16du:dateUtc="2026-04-20T21:18:00Z" w:id="593">
              <w:r>
                <w:rPr>
                  <w:rFonts w:ascii="Aptos" w:hAnsi="Aptos"/>
                </w:rPr>
                <w:t>Soft</w:t>
              </w:r>
            </w:ins>
          </w:p>
        </w:tc>
        <w:tc>
          <w:tcPr>
            <w:tcW w:w="5581" w:type="dxa"/>
            <w:tcPrChange w:author="Vaddhi, Jigisha Nmn (CDC/NCIRD/OD) (CTR)" w:date="2026-04-20T17:22:00Z" w16du:dateUtc="2026-04-20T21:22:00Z" w:id="594">
              <w:tcPr>
                <w:tcW w:w="5581" w:type="dxa"/>
              </w:tcPr>
            </w:tcPrChange>
          </w:tcPr>
          <w:p w:rsidR="00A04CDC" w:rsidP="0096414C" w:rsidRDefault="00A04CDC" w14:paraId="4865E178" w14:textId="77777777">
            <w:pPr>
              <w:rPr>
                <w:ins w:author="Vaddhi, Jigisha Nmn (CDC/NCIRD/OD) (CTR)" w:date="2026-04-20T17:18:00Z" w16du:dateUtc="2026-04-20T21:18:00Z" w:id="595"/>
                <w:rFonts w:ascii="Aptos" w:hAnsi="Aptos"/>
              </w:rPr>
            </w:pPr>
            <w:ins w:author="Vaddhi, Jigisha Nmn (CDC/NCIRD/OD) (CTR)" w:date="2026-04-20T17:18:00Z" w16du:dateUtc="2026-04-20T21:18:00Z" w:id="596">
              <w:r w:rsidRPr="78F98758">
                <w:rPr>
                  <w:rFonts w:ascii="Aptos" w:hAnsi="Aptos"/>
                </w:rPr>
                <w:t>ExIS ID</w:t>
              </w:r>
            </w:ins>
          </w:p>
          <w:p w:rsidR="00A04CDC" w:rsidP="0096414C" w:rsidRDefault="00A04CDC" w14:paraId="07878E8A" w14:textId="77777777">
            <w:pPr>
              <w:rPr>
                <w:ins w:author="Vaddhi, Jigisha Nmn (CDC/NCIRD/OD) (CTR)" w:date="2026-04-20T17:18:00Z" w16du:dateUtc="2026-04-20T21:18:00Z" w:id="597"/>
                <w:rFonts w:ascii="Aptos" w:hAnsi="Aptos"/>
              </w:rPr>
            </w:pPr>
            <w:ins w:author="Vaddhi, Jigisha Nmn (CDC/NCIRD/OD) (CTR)" w:date="2026-04-20T17:18:00Z" w16du:dateUtc="2026-04-20T21:18:00Z" w:id="598">
              <w:r w:rsidRPr="78F98758">
                <w:rPr>
                  <w:rFonts w:ascii="Aptos" w:hAnsi="Aptos"/>
                </w:rPr>
                <w:t>30-character limit, free-form text field</w:t>
              </w:r>
            </w:ins>
          </w:p>
        </w:tc>
      </w:tr>
      <w:tr w:rsidR="00A04CDC" w:rsidTr="00A04CDC" w14:paraId="143128E2" w14:textId="77777777">
        <w:trPr>
          <w:ins w:author="Vaddhi, Jigisha Nmn (CDC/NCIRD/OD) (CTR)" w:date="2026-04-20T17:18:00Z" w:id="599"/>
        </w:trPr>
        <w:tc>
          <w:tcPr>
            <w:tcW w:w="668" w:type="dxa"/>
            <w:tcPrChange w:author="Vaddhi, Jigisha Nmn (CDC/NCIRD/OD) (CTR)" w:date="2026-04-20T17:22:00Z" w16du:dateUtc="2026-04-20T21:22:00Z" w:id="600">
              <w:tcPr>
                <w:tcW w:w="668" w:type="dxa"/>
              </w:tcPr>
            </w:tcPrChange>
          </w:tcPr>
          <w:p w:rsidR="00A04CDC" w:rsidP="0096414C" w:rsidRDefault="00A04CDC" w14:paraId="2036854D" w14:textId="77777777">
            <w:pPr>
              <w:rPr>
                <w:ins w:author="Vaddhi, Jigisha Nmn (CDC/NCIRD/OD) (CTR)" w:date="2026-04-20T17:18:00Z" w16du:dateUtc="2026-04-20T21:18:00Z" w:id="601"/>
                <w:rFonts w:ascii="Aptos" w:hAnsi="Aptos"/>
              </w:rPr>
            </w:pPr>
            <w:ins w:author="Vaddhi, Jigisha Nmn (CDC/NCIRD/OD) (CTR)" w:date="2026-04-20T17:18:00Z" w16du:dateUtc="2026-04-20T21:18:00Z" w:id="602">
              <w:r>
                <w:rPr>
                  <w:rFonts w:ascii="Aptos" w:hAnsi="Aptos"/>
                </w:rPr>
                <w:t>13</w:t>
              </w:r>
            </w:ins>
          </w:p>
        </w:tc>
        <w:tc>
          <w:tcPr>
            <w:tcW w:w="1397" w:type="dxa"/>
            <w:tcPrChange w:author="Vaddhi, Jigisha Nmn (CDC/NCIRD/OD) (CTR)" w:date="2026-04-20T17:22:00Z" w16du:dateUtc="2026-04-20T21:22:00Z" w:id="603">
              <w:tcPr>
                <w:tcW w:w="1397" w:type="dxa"/>
              </w:tcPr>
            </w:tcPrChange>
          </w:tcPr>
          <w:p w:rsidR="00A04CDC" w:rsidP="0096414C" w:rsidRDefault="00A04CDC" w14:paraId="66A4A500" w14:textId="77777777">
            <w:pPr>
              <w:rPr>
                <w:ins w:author="Vaddhi, Jigisha Nmn (CDC/NCIRD/OD) (CTR)" w:date="2026-04-20T17:18:00Z" w16du:dateUtc="2026-04-20T21:18:00Z" w:id="604"/>
                <w:rFonts w:ascii="Aptos" w:hAnsi="Aptos"/>
              </w:rPr>
            </w:pPr>
            <w:ins w:author="Vaddhi, Jigisha Nmn (CDC/NCIRD/OD) (CTR)" w:date="2026-04-20T17:18:00Z" w16du:dateUtc="2026-04-20T21:18:00Z" w:id="605">
              <w:r>
                <w:rPr>
                  <w:rFonts w:ascii="Aptos" w:hAnsi="Aptos"/>
                </w:rPr>
                <w:t>Soft</w:t>
              </w:r>
            </w:ins>
          </w:p>
        </w:tc>
        <w:tc>
          <w:tcPr>
            <w:tcW w:w="5581" w:type="dxa"/>
            <w:tcPrChange w:author="Vaddhi, Jigisha Nmn (CDC/NCIRD/OD) (CTR)" w:date="2026-04-20T17:22:00Z" w16du:dateUtc="2026-04-20T21:22:00Z" w:id="606">
              <w:tcPr>
                <w:tcW w:w="5581" w:type="dxa"/>
              </w:tcPr>
            </w:tcPrChange>
          </w:tcPr>
          <w:p w:rsidR="00A04CDC" w:rsidP="0096414C" w:rsidRDefault="00A04CDC" w14:paraId="555ADC85" w14:textId="77777777">
            <w:pPr>
              <w:rPr>
                <w:ins w:author="Vaddhi, Jigisha Nmn (CDC/NCIRD/OD) (CTR)" w:date="2026-04-20T17:18:00Z" w16du:dateUtc="2026-04-20T21:18:00Z" w:id="607"/>
                <w:rFonts w:ascii="Aptos" w:hAnsi="Aptos"/>
              </w:rPr>
            </w:pPr>
            <w:ins w:author="Vaddhi, Jigisha Nmn (CDC/NCIRD/OD) (CTR)" w:date="2026-04-20T17:18:00Z" w16du:dateUtc="2026-04-20T21:18:00Z" w:id="608">
              <w:r>
                <w:rPr>
                  <w:rFonts w:ascii="Aptos" w:hAnsi="Aptos"/>
                </w:rPr>
                <w:t>Created At</w:t>
              </w:r>
            </w:ins>
          </w:p>
        </w:tc>
      </w:tr>
      <w:tr w:rsidR="00A04CDC" w:rsidTr="00A04CDC" w14:paraId="3AAC95ED" w14:textId="77777777">
        <w:trPr>
          <w:ins w:author="Vaddhi, Jigisha Nmn (CDC/NCIRD/OD) (CTR)" w:date="2026-04-20T17:18:00Z" w:id="609"/>
        </w:trPr>
        <w:tc>
          <w:tcPr>
            <w:tcW w:w="668" w:type="dxa"/>
            <w:tcPrChange w:author="Vaddhi, Jigisha Nmn (CDC/NCIRD/OD) (CTR)" w:date="2026-04-20T17:22:00Z" w16du:dateUtc="2026-04-20T21:22:00Z" w:id="610">
              <w:tcPr>
                <w:tcW w:w="668" w:type="dxa"/>
              </w:tcPr>
            </w:tcPrChange>
          </w:tcPr>
          <w:p w:rsidR="00A04CDC" w:rsidP="0096414C" w:rsidRDefault="00A04CDC" w14:paraId="3CFA19A7" w14:textId="77777777">
            <w:pPr>
              <w:rPr>
                <w:ins w:author="Vaddhi, Jigisha Nmn (CDC/NCIRD/OD) (CTR)" w:date="2026-04-20T17:18:00Z" w16du:dateUtc="2026-04-20T21:18:00Z" w:id="611"/>
                <w:rFonts w:ascii="Aptos" w:hAnsi="Aptos"/>
              </w:rPr>
            </w:pPr>
            <w:ins w:author="Vaddhi, Jigisha Nmn (CDC/NCIRD/OD) (CTR)" w:date="2026-04-20T17:18:00Z" w16du:dateUtc="2026-04-20T21:18:00Z" w:id="612">
              <w:r>
                <w:rPr>
                  <w:rFonts w:ascii="Aptos" w:hAnsi="Aptos"/>
                </w:rPr>
                <w:t>14</w:t>
              </w:r>
            </w:ins>
          </w:p>
        </w:tc>
        <w:tc>
          <w:tcPr>
            <w:tcW w:w="1397" w:type="dxa"/>
            <w:tcPrChange w:author="Vaddhi, Jigisha Nmn (CDC/NCIRD/OD) (CTR)" w:date="2026-04-20T17:22:00Z" w16du:dateUtc="2026-04-20T21:22:00Z" w:id="613">
              <w:tcPr>
                <w:tcW w:w="1397" w:type="dxa"/>
              </w:tcPr>
            </w:tcPrChange>
          </w:tcPr>
          <w:p w:rsidR="00A04CDC" w:rsidP="0096414C" w:rsidRDefault="00A04CDC" w14:paraId="61B6F44E" w14:textId="77777777">
            <w:pPr>
              <w:rPr>
                <w:ins w:author="Vaddhi, Jigisha Nmn (CDC/NCIRD/OD) (CTR)" w:date="2026-04-20T17:18:00Z" w16du:dateUtc="2026-04-20T21:18:00Z" w:id="614"/>
                <w:rFonts w:ascii="Aptos" w:hAnsi="Aptos"/>
              </w:rPr>
            </w:pPr>
            <w:ins w:author="Vaddhi, Jigisha Nmn (CDC/NCIRD/OD) (CTR)" w:date="2026-04-20T17:18:00Z" w16du:dateUtc="2026-04-20T21:18:00Z" w:id="615">
              <w:r>
                <w:rPr>
                  <w:rFonts w:ascii="Aptos" w:hAnsi="Aptos"/>
                </w:rPr>
                <w:t>Soft</w:t>
              </w:r>
            </w:ins>
          </w:p>
        </w:tc>
        <w:tc>
          <w:tcPr>
            <w:tcW w:w="5581" w:type="dxa"/>
            <w:tcPrChange w:author="Vaddhi, Jigisha Nmn (CDC/NCIRD/OD) (CTR)" w:date="2026-04-20T17:22:00Z" w16du:dateUtc="2026-04-20T21:22:00Z" w:id="616">
              <w:tcPr>
                <w:tcW w:w="5581" w:type="dxa"/>
              </w:tcPr>
            </w:tcPrChange>
          </w:tcPr>
          <w:p w:rsidR="00A04CDC" w:rsidP="0096414C" w:rsidRDefault="00A04CDC" w14:paraId="42C74FF8" w14:textId="77777777">
            <w:pPr>
              <w:rPr>
                <w:ins w:author="Vaddhi, Jigisha Nmn (CDC/NCIRD/OD) (CTR)" w:date="2026-04-20T17:18:00Z" w16du:dateUtc="2026-04-20T21:18:00Z" w:id="617"/>
                <w:rFonts w:ascii="Aptos" w:hAnsi="Aptos"/>
              </w:rPr>
            </w:pPr>
            <w:ins w:author="Vaddhi, Jigisha Nmn (CDC/NCIRD/OD) (CTR)" w:date="2026-04-20T17:18:00Z" w16du:dateUtc="2026-04-20T21:18:00Z" w:id="618">
              <w:r w:rsidRPr="78F98758">
                <w:rPr>
                  <w:rFonts w:ascii="Aptos" w:hAnsi="Aptos"/>
                </w:rPr>
                <w:t>Net Value</w:t>
              </w:r>
            </w:ins>
          </w:p>
          <w:p w:rsidR="00A04CDC" w:rsidP="0096414C" w:rsidRDefault="00A04CDC" w14:paraId="7353ABB1" w14:textId="77777777">
            <w:pPr>
              <w:rPr>
                <w:ins w:author="Vaddhi, Jigisha Nmn (CDC/NCIRD/OD) (CTR)" w:date="2026-04-20T17:18:00Z" w16du:dateUtc="2026-04-20T21:18:00Z" w:id="619"/>
                <w:rFonts w:ascii="Aptos" w:hAnsi="Aptos"/>
              </w:rPr>
            </w:pPr>
            <w:ins w:author="Vaddhi, Jigisha Nmn (CDC/NCIRD/OD) (CTR)" w:date="2026-04-20T17:18:00Z" w16du:dateUtc="2026-04-20T21:18:00Z" w:id="620">
              <w:r w:rsidRPr="78F98758">
                <w:rPr>
                  <w:rFonts w:ascii="Aptos" w:hAnsi="Aptos"/>
                </w:rPr>
                <w:t>Defaults to 0.00</w:t>
              </w:r>
            </w:ins>
          </w:p>
        </w:tc>
      </w:tr>
      <w:tr w:rsidR="00A04CDC" w:rsidTr="00A04CDC" w14:paraId="6F3374EA" w14:textId="77777777">
        <w:trPr>
          <w:trHeight w:val="300"/>
          <w:ins w:author="Vaddhi, Jigisha Nmn (CDC/NCIRD/OD) (CTR)" w:date="2026-04-20T17:18:00Z" w:id="621"/>
          <w:trPrChange w:author="Vaddhi, Jigisha Nmn (CDC/NCIRD/OD) (CTR)" w:date="2026-04-20T17:22:00Z" w16du:dateUtc="2026-04-20T21:22:00Z" w:id="622">
            <w:trPr>
              <w:trHeight w:val="300"/>
            </w:trPr>
          </w:trPrChange>
        </w:trPr>
        <w:tc>
          <w:tcPr>
            <w:tcW w:w="668" w:type="dxa"/>
            <w:tcPrChange w:author="Vaddhi, Jigisha Nmn (CDC/NCIRD/OD) (CTR)" w:date="2026-04-20T17:22:00Z" w16du:dateUtc="2026-04-20T21:22:00Z" w:id="623">
              <w:tcPr>
                <w:tcW w:w="668" w:type="dxa"/>
              </w:tcPr>
            </w:tcPrChange>
          </w:tcPr>
          <w:p w:rsidR="00A04CDC" w:rsidP="0096414C" w:rsidRDefault="00A04CDC" w14:paraId="0A0087EF" w14:textId="77777777">
            <w:pPr>
              <w:rPr>
                <w:ins w:author="Vaddhi, Jigisha Nmn (CDC/NCIRD/OD) (CTR)" w:date="2026-04-20T17:18:00Z" w16du:dateUtc="2026-04-20T21:18:00Z" w:id="624"/>
                <w:rFonts w:ascii="Aptos" w:hAnsi="Aptos"/>
              </w:rPr>
            </w:pPr>
            <w:ins w:author="Vaddhi, Jigisha Nmn (CDC/NCIRD/OD) (CTR)" w:date="2026-04-20T17:18:00Z" w16du:dateUtc="2026-04-20T21:18:00Z" w:id="625">
              <w:r w:rsidRPr="78F98758">
                <w:rPr>
                  <w:rFonts w:ascii="Aptos" w:hAnsi="Aptos"/>
                </w:rPr>
                <w:t>15</w:t>
              </w:r>
            </w:ins>
          </w:p>
        </w:tc>
        <w:tc>
          <w:tcPr>
            <w:tcW w:w="1397" w:type="dxa"/>
            <w:tcPrChange w:author="Vaddhi, Jigisha Nmn (CDC/NCIRD/OD) (CTR)" w:date="2026-04-20T17:22:00Z" w16du:dateUtc="2026-04-20T21:22:00Z" w:id="626">
              <w:tcPr>
                <w:tcW w:w="1397" w:type="dxa"/>
              </w:tcPr>
            </w:tcPrChange>
          </w:tcPr>
          <w:p w:rsidR="00A04CDC" w:rsidP="0096414C" w:rsidRDefault="00A04CDC" w14:paraId="516B7F57" w14:textId="77777777">
            <w:pPr>
              <w:rPr>
                <w:ins w:author="Vaddhi, Jigisha Nmn (CDC/NCIRD/OD) (CTR)" w:date="2026-04-20T17:18:00Z" w16du:dateUtc="2026-04-20T21:18:00Z" w:id="627"/>
                <w:rFonts w:ascii="Aptos" w:hAnsi="Aptos"/>
              </w:rPr>
            </w:pPr>
            <w:ins w:author="Vaddhi, Jigisha Nmn (CDC/NCIRD/OD) (CTR)" w:date="2026-04-20T17:18:00Z" w16du:dateUtc="2026-04-20T21:18:00Z" w:id="628">
              <w:r w:rsidRPr="78F98758">
                <w:rPr>
                  <w:rFonts w:ascii="Aptos" w:hAnsi="Aptos"/>
                </w:rPr>
                <w:t>Soft</w:t>
              </w:r>
            </w:ins>
          </w:p>
        </w:tc>
        <w:tc>
          <w:tcPr>
            <w:tcW w:w="5581" w:type="dxa"/>
            <w:tcPrChange w:author="Vaddhi, Jigisha Nmn (CDC/NCIRD/OD) (CTR)" w:date="2026-04-20T17:22:00Z" w16du:dateUtc="2026-04-20T21:22:00Z" w:id="629">
              <w:tcPr>
                <w:tcW w:w="5581" w:type="dxa"/>
              </w:tcPr>
            </w:tcPrChange>
          </w:tcPr>
          <w:p w:rsidR="00A04CDC" w:rsidP="0096414C" w:rsidRDefault="00A04CDC" w14:paraId="24010A31" w14:textId="77777777">
            <w:pPr>
              <w:rPr>
                <w:ins w:author="Vaddhi, Jigisha Nmn (CDC/NCIRD/OD) (CTR)" w:date="2026-04-20T17:18:00Z" w16du:dateUtc="2026-04-20T21:18:00Z" w:id="630"/>
                <w:rFonts w:ascii="Aptos" w:hAnsi="Aptos"/>
              </w:rPr>
            </w:pPr>
            <w:ins w:author="Vaddhi, Jigisha Nmn (CDC/NCIRD/OD) (CTR)" w:date="2026-04-20T17:18:00Z" w16du:dateUtc="2026-04-20T21:18:00Z" w:id="631">
              <w:r w:rsidRPr="78F98758">
                <w:rPr>
                  <w:rFonts w:ascii="Aptos" w:hAnsi="Aptos"/>
                </w:rPr>
                <w:t>Currency (label not visible)</w:t>
              </w:r>
            </w:ins>
          </w:p>
        </w:tc>
      </w:tr>
      <w:tr w:rsidR="00A04CDC" w:rsidTr="00A04CDC" w14:paraId="27B56688" w14:textId="77777777">
        <w:trPr>
          <w:ins w:author="Vaddhi, Jigisha Nmn (CDC/NCIRD/OD) (CTR)" w:date="2026-04-20T17:18:00Z" w:id="632"/>
        </w:trPr>
        <w:tc>
          <w:tcPr>
            <w:tcW w:w="668" w:type="dxa"/>
            <w:tcPrChange w:author="Vaddhi, Jigisha Nmn (CDC/NCIRD/OD) (CTR)" w:date="2026-04-20T17:22:00Z" w16du:dateUtc="2026-04-20T21:22:00Z" w:id="633">
              <w:tcPr>
                <w:tcW w:w="668" w:type="dxa"/>
              </w:tcPr>
            </w:tcPrChange>
          </w:tcPr>
          <w:p w:rsidR="00A04CDC" w:rsidP="0096414C" w:rsidRDefault="00A04CDC" w14:paraId="241915F8" w14:textId="77777777">
            <w:pPr>
              <w:rPr>
                <w:ins w:author="Vaddhi, Jigisha Nmn (CDC/NCIRD/OD) (CTR)" w:date="2026-04-20T17:18:00Z" w16du:dateUtc="2026-04-20T21:18:00Z" w:id="634"/>
                <w:rFonts w:ascii="Aptos" w:hAnsi="Aptos"/>
              </w:rPr>
            </w:pPr>
            <w:ins w:author="Vaddhi, Jigisha Nmn (CDC/NCIRD/OD) (CTR)" w:date="2026-04-20T17:18:00Z" w16du:dateUtc="2026-04-20T21:18:00Z" w:id="635">
              <w:r w:rsidRPr="78F98758">
                <w:rPr>
                  <w:rFonts w:ascii="Aptos" w:hAnsi="Aptos"/>
                </w:rPr>
                <w:t>16</w:t>
              </w:r>
            </w:ins>
          </w:p>
        </w:tc>
        <w:tc>
          <w:tcPr>
            <w:tcW w:w="1397" w:type="dxa"/>
            <w:tcPrChange w:author="Vaddhi, Jigisha Nmn (CDC/NCIRD/OD) (CTR)" w:date="2026-04-20T17:22:00Z" w16du:dateUtc="2026-04-20T21:22:00Z" w:id="636">
              <w:tcPr>
                <w:tcW w:w="1397" w:type="dxa"/>
              </w:tcPr>
            </w:tcPrChange>
          </w:tcPr>
          <w:p w:rsidR="00A04CDC" w:rsidP="0096414C" w:rsidRDefault="00A04CDC" w14:paraId="716C805D" w14:textId="77777777">
            <w:pPr>
              <w:rPr>
                <w:ins w:author="Vaddhi, Jigisha Nmn (CDC/NCIRD/OD) (CTR)" w:date="2026-04-20T17:18:00Z" w16du:dateUtc="2026-04-20T21:18:00Z" w:id="637"/>
                <w:rFonts w:ascii="Aptos" w:hAnsi="Aptos"/>
              </w:rPr>
            </w:pPr>
            <w:ins w:author="Vaddhi, Jigisha Nmn (CDC/NCIRD/OD) (CTR)" w:date="2026-04-20T17:18:00Z" w16du:dateUtc="2026-04-20T21:18:00Z" w:id="638">
              <w:r>
                <w:rPr>
                  <w:rFonts w:ascii="Aptos" w:hAnsi="Aptos"/>
                </w:rPr>
                <w:t>Soft</w:t>
              </w:r>
            </w:ins>
          </w:p>
        </w:tc>
        <w:tc>
          <w:tcPr>
            <w:tcW w:w="5581" w:type="dxa"/>
            <w:tcPrChange w:author="Vaddhi, Jigisha Nmn (CDC/NCIRD/OD) (CTR)" w:date="2026-04-20T17:22:00Z" w16du:dateUtc="2026-04-20T21:22:00Z" w:id="639">
              <w:tcPr>
                <w:tcW w:w="5581" w:type="dxa"/>
              </w:tcPr>
            </w:tcPrChange>
          </w:tcPr>
          <w:p w:rsidR="00A04CDC" w:rsidP="0096414C" w:rsidRDefault="00A04CDC" w14:paraId="6A85759B" w14:textId="77777777">
            <w:pPr>
              <w:rPr>
                <w:ins w:author="Vaddhi, Jigisha Nmn (CDC/NCIRD/OD) (CTR)" w:date="2026-04-20T17:18:00Z" w16du:dateUtc="2026-04-20T21:18:00Z" w:id="640"/>
                <w:rFonts w:ascii="Aptos" w:hAnsi="Aptos"/>
              </w:rPr>
            </w:pPr>
            <w:ins w:author="Vaddhi, Jigisha Nmn (CDC/NCIRD/OD) (CTR)" w:date="2026-04-20T17:18:00Z" w16du:dateUtc="2026-04-20T21:18:00Z" w:id="641">
              <w:r w:rsidRPr="78F98758">
                <w:rPr>
                  <w:rFonts w:ascii="Aptos" w:hAnsi="Aptos"/>
                </w:rPr>
                <w:t>Tax Amount</w:t>
              </w:r>
            </w:ins>
          </w:p>
          <w:p w:rsidR="00A04CDC" w:rsidP="0096414C" w:rsidRDefault="00A04CDC" w14:paraId="1CFDA509" w14:textId="77777777">
            <w:pPr>
              <w:rPr>
                <w:ins w:author="Vaddhi, Jigisha Nmn (CDC/NCIRD/OD) (CTR)" w:date="2026-04-20T17:18:00Z" w16du:dateUtc="2026-04-20T21:18:00Z" w:id="642"/>
                <w:rFonts w:ascii="Aptos" w:hAnsi="Aptos"/>
              </w:rPr>
            </w:pPr>
            <w:ins w:author="Vaddhi, Jigisha Nmn (CDC/NCIRD/OD) (CTR)" w:date="2026-04-20T17:18:00Z" w16du:dateUtc="2026-04-20T21:18:00Z" w:id="643">
              <w:r w:rsidRPr="78F98758">
                <w:rPr>
                  <w:rFonts w:ascii="Aptos" w:hAnsi="Aptos"/>
                </w:rPr>
                <w:t>Defaults to 0.00</w:t>
              </w:r>
            </w:ins>
          </w:p>
        </w:tc>
      </w:tr>
      <w:tr w:rsidR="00A04CDC" w:rsidTr="00A04CDC" w14:paraId="3C05C11D" w14:textId="77777777">
        <w:trPr>
          <w:ins w:author="Vaddhi, Jigisha Nmn (CDC/NCIRD/OD) (CTR)" w:date="2026-04-20T17:18:00Z" w:id="644"/>
        </w:trPr>
        <w:tc>
          <w:tcPr>
            <w:tcW w:w="668" w:type="dxa"/>
            <w:tcPrChange w:author="Vaddhi, Jigisha Nmn (CDC/NCIRD/OD) (CTR)" w:date="2026-04-20T17:22:00Z" w16du:dateUtc="2026-04-20T21:22:00Z" w:id="645">
              <w:tcPr>
                <w:tcW w:w="668" w:type="dxa"/>
              </w:tcPr>
            </w:tcPrChange>
          </w:tcPr>
          <w:p w:rsidR="00A04CDC" w:rsidP="0096414C" w:rsidRDefault="00A04CDC" w14:paraId="752B4053" w14:textId="77777777">
            <w:pPr>
              <w:rPr>
                <w:ins w:author="Vaddhi, Jigisha Nmn (CDC/NCIRD/OD) (CTR)" w:date="2026-04-20T17:18:00Z" w16du:dateUtc="2026-04-20T21:18:00Z" w:id="646"/>
                <w:rFonts w:ascii="Aptos" w:hAnsi="Aptos"/>
              </w:rPr>
            </w:pPr>
            <w:ins w:author="Vaddhi, Jigisha Nmn (CDC/NCIRD/OD) (CTR)" w:date="2026-04-20T17:18:00Z" w16du:dateUtc="2026-04-20T21:18:00Z" w:id="647">
              <w:r w:rsidRPr="78F98758">
                <w:rPr>
                  <w:rFonts w:ascii="Aptos" w:hAnsi="Aptos"/>
                </w:rPr>
                <w:t>17</w:t>
              </w:r>
            </w:ins>
          </w:p>
        </w:tc>
        <w:tc>
          <w:tcPr>
            <w:tcW w:w="1397" w:type="dxa"/>
            <w:tcPrChange w:author="Vaddhi, Jigisha Nmn (CDC/NCIRD/OD) (CTR)" w:date="2026-04-20T17:22:00Z" w16du:dateUtc="2026-04-20T21:22:00Z" w:id="648">
              <w:tcPr>
                <w:tcW w:w="1397" w:type="dxa"/>
              </w:tcPr>
            </w:tcPrChange>
          </w:tcPr>
          <w:p w:rsidR="00A04CDC" w:rsidP="0096414C" w:rsidRDefault="00A04CDC" w14:paraId="174FB6F3" w14:textId="77777777">
            <w:pPr>
              <w:rPr>
                <w:ins w:author="Vaddhi, Jigisha Nmn (CDC/NCIRD/OD) (CTR)" w:date="2026-04-20T17:18:00Z" w16du:dateUtc="2026-04-20T21:18:00Z" w:id="649"/>
                <w:rFonts w:ascii="Aptos" w:hAnsi="Aptos"/>
              </w:rPr>
            </w:pPr>
            <w:ins w:author="Vaddhi, Jigisha Nmn (CDC/NCIRD/OD) (CTR)" w:date="2026-04-20T17:18:00Z" w16du:dateUtc="2026-04-20T21:18:00Z" w:id="650">
              <w:r>
                <w:rPr>
                  <w:rFonts w:ascii="Aptos" w:hAnsi="Aptos"/>
                </w:rPr>
                <w:t>Soft</w:t>
              </w:r>
            </w:ins>
          </w:p>
        </w:tc>
        <w:tc>
          <w:tcPr>
            <w:tcW w:w="5581" w:type="dxa"/>
            <w:tcPrChange w:author="Vaddhi, Jigisha Nmn (CDC/NCIRD/OD) (CTR)" w:date="2026-04-20T17:22:00Z" w16du:dateUtc="2026-04-20T21:22:00Z" w:id="651">
              <w:tcPr>
                <w:tcW w:w="5581" w:type="dxa"/>
              </w:tcPr>
            </w:tcPrChange>
          </w:tcPr>
          <w:p w:rsidR="00A04CDC" w:rsidP="0096414C" w:rsidRDefault="00A04CDC" w14:paraId="682A596C" w14:textId="77777777">
            <w:pPr>
              <w:rPr>
                <w:ins w:author="Vaddhi, Jigisha Nmn (CDC/NCIRD/OD) (CTR)" w:date="2026-04-20T17:18:00Z" w16du:dateUtc="2026-04-20T21:18:00Z" w:id="652"/>
                <w:rFonts w:ascii="Aptos" w:hAnsi="Aptos"/>
              </w:rPr>
            </w:pPr>
            <w:ins w:author="Vaddhi, Jigisha Nmn (CDC/NCIRD/OD) (CTR)" w:date="2026-04-20T17:18:00Z" w16du:dateUtc="2026-04-20T21:18:00Z" w:id="653">
              <w:r w:rsidRPr="78F98758">
                <w:rPr>
                  <w:rFonts w:ascii="Aptos" w:hAnsi="Aptos"/>
                </w:rPr>
                <w:t>Gross Value</w:t>
              </w:r>
              <w:r>
                <w:br/>
              </w:r>
              <w:r w:rsidRPr="78F98758">
                <w:rPr>
                  <w:rFonts w:ascii="Aptos" w:hAnsi="Aptos"/>
                </w:rPr>
                <w:t>Defaults to 0.00</w:t>
              </w:r>
            </w:ins>
          </w:p>
        </w:tc>
      </w:tr>
    </w:tbl>
    <w:p w:rsidR="007B2B15" w:rsidP="00EF0A0D" w:rsidRDefault="007B2B15" w14:paraId="5605EB4F" w14:textId="77777777">
      <w:pPr>
        <w:rPr>
          <w:ins w:author="Vaddhi, Jigisha Nmn (CDC/NCIRD/OD) (CTR)" w:date="2026-04-20T16:27:00Z" w16du:dateUtc="2026-04-20T20:27:00Z" w:id="654"/>
          <w:rFonts w:ascii="Aptos" w:hAnsi="Aptos"/>
        </w:rPr>
      </w:pPr>
    </w:p>
    <w:p w:rsidRPr="00B531FA" w:rsidR="00897E5C" w:rsidP="0079148B" w:rsidRDefault="00897E5C" w14:paraId="2A29BAE0" w14:textId="77777777">
      <w:pPr>
        <w:pStyle w:val="ListParagraph"/>
        <w:spacing w:after="0" w:line="240" w:lineRule="auto"/>
        <w:ind w:left="2340"/>
        <w:rPr>
          <w:rFonts w:eastAsia="Arial" w:cstheme="minorHAnsi"/>
        </w:rPr>
      </w:pPr>
    </w:p>
    <w:p w:rsidRPr="00B531FA" w:rsidR="00D71B64" w:rsidP="009719B8" w:rsidRDefault="00D71B64" w14:paraId="17651B00" w14:textId="742A5B24">
      <w:pPr>
        <w:pStyle w:val="ListParagraph"/>
        <w:numPr>
          <w:ilvl w:val="1"/>
          <w:numId w:val="18"/>
        </w:numPr>
        <w:spacing w:after="0" w:line="240" w:lineRule="auto"/>
        <w:rPr>
          <w:rFonts w:eastAsia="Arial" w:cstheme="minorHAnsi"/>
        </w:rPr>
      </w:pPr>
      <w:commentRangeStart w:id="655"/>
      <w:commentRangeStart w:id="656"/>
      <w:r w:rsidRPr="00B531FA">
        <w:rPr>
          <w:rFonts w:eastAsia="Arial" w:cstheme="minorHAnsi"/>
        </w:rPr>
        <w:t>Business Rules for the Item Section:</w:t>
      </w:r>
      <w:commentRangeEnd w:id="655"/>
      <w:r w:rsidRPr="00B531FA" w:rsidR="009C291D">
        <w:rPr>
          <w:rStyle w:val="CommentReference"/>
          <w:rFonts w:eastAsia="Arial" w:cstheme="minorHAnsi"/>
          <w:sz w:val="24"/>
          <w:szCs w:val="24"/>
        </w:rPr>
        <w:commentReference w:id="655"/>
      </w:r>
      <w:commentRangeEnd w:id="656"/>
      <w:r>
        <w:rPr>
          <w:rStyle w:val="CommentReference"/>
        </w:rPr>
        <w:commentReference w:id="656"/>
      </w:r>
    </w:p>
    <w:p w:rsidRPr="00B531FA" w:rsidR="00D71B64" w:rsidP="009719B8" w:rsidRDefault="00D71B64" w14:paraId="1CC98FAA" w14:textId="77777777">
      <w:pPr>
        <w:pStyle w:val="ListParagraph"/>
        <w:numPr>
          <w:ilvl w:val="2"/>
          <w:numId w:val="18"/>
        </w:numPr>
        <w:spacing w:after="0" w:line="240" w:lineRule="auto"/>
        <w:rPr>
          <w:rFonts w:eastAsia="Arial" w:cstheme="minorHAnsi"/>
        </w:rPr>
      </w:pPr>
      <w:r w:rsidRPr="00B531FA">
        <w:rPr>
          <w:rFonts w:eastAsia="Arial" w:cstheme="minorHAnsi"/>
        </w:rPr>
        <w:t>At least one line item should exist.</w:t>
      </w:r>
    </w:p>
    <w:p w:rsidRPr="00B531FA" w:rsidR="00D71B64" w:rsidP="009719B8" w:rsidRDefault="00D71B64" w14:paraId="7B993D3A" w14:textId="77777777">
      <w:pPr>
        <w:pStyle w:val="ListParagraph"/>
        <w:numPr>
          <w:ilvl w:val="2"/>
          <w:numId w:val="18"/>
        </w:numPr>
        <w:spacing w:after="0" w:line="240" w:lineRule="auto"/>
        <w:rPr>
          <w:rFonts w:eastAsia="Arial" w:cstheme="minorHAnsi"/>
          <w:lang w:val="de"/>
        </w:rPr>
      </w:pPr>
      <w:r w:rsidRPr="00B531FA">
        <w:rPr>
          <w:rFonts w:eastAsia="Arial" w:cstheme="minorHAnsi"/>
        </w:rPr>
        <w:t>All mandatory fields should be entered.</w:t>
      </w:r>
    </w:p>
    <w:p w:rsidRPr="00B531FA" w:rsidR="00D71B64" w:rsidP="009719B8" w:rsidRDefault="00D71B64" w14:paraId="40CEDD6B" w14:textId="77777777">
      <w:pPr>
        <w:pStyle w:val="ListParagraph"/>
        <w:numPr>
          <w:ilvl w:val="2"/>
          <w:numId w:val="18"/>
        </w:numPr>
        <w:spacing w:after="0" w:line="240" w:lineRule="auto"/>
        <w:rPr>
          <w:ins w:author="Vaddhi, Jigisha Nmn (CDC/NCIRD/OD) (CTR)" w:date="2026-04-16T09:05:00Z" w16du:dateUtc="2026-04-16T13:05:00Z" w:id="657"/>
          <w:rFonts w:eastAsia="Arial" w:cstheme="minorHAnsi"/>
        </w:rPr>
      </w:pPr>
      <w:r w:rsidRPr="00B531FA">
        <w:rPr>
          <w:rFonts w:eastAsia="Arial" w:cstheme="minorHAnsi"/>
        </w:rPr>
        <w:t>Special Circumstances business rules will be applied for each line item</w:t>
      </w:r>
    </w:p>
    <w:p w:rsidRPr="000849DD" w:rsidR="00EE6EB4" w:rsidRDefault="000849DD" w14:paraId="36824003" w14:textId="4DDC2E46">
      <w:pPr>
        <w:spacing w:after="0" w:line="240" w:lineRule="auto"/>
        <w:ind w:left="1260" w:firstLine="720"/>
        <w:rPr>
          <w:rFonts w:eastAsia="Arial" w:cstheme="minorHAnsi"/>
          <w:rPrChange w:author="Vaddhi, Jigisha Nmn (CDC/NCIRD/OD) (CTR)" w:date="2026-04-20T16:30:00Z" w16du:dateUtc="2026-04-20T20:30:00Z" w:id="658">
            <w:rPr/>
          </w:rPrChange>
        </w:rPr>
        <w:pPrChange w:author="Vaddhi, Jigisha Nmn (CDC/NCIRD/OD) (CTR)" w:date="2026-04-20T16:30:00Z" w16du:dateUtc="2026-04-20T20:30:00Z" w:id="659">
          <w:pPr>
            <w:pStyle w:val="ListParagraph"/>
            <w:numPr>
              <w:ilvl w:val="2"/>
              <w:numId w:val="19"/>
            </w:numPr>
            <w:spacing w:after="0" w:line="240" w:lineRule="auto"/>
            <w:ind w:left="2340" w:hanging="360"/>
          </w:pPr>
        </w:pPrChange>
      </w:pPr>
      <w:ins w:author="Vaddhi, Jigisha Nmn (CDC/NCIRD/OD) (CTR)" w:date="2026-04-20T16:30:00Z" w16du:dateUtc="2026-04-20T20:30:00Z" w:id="660">
        <w:r>
          <w:rPr>
            <w:rFonts w:eastAsia="Arial" w:cstheme="minorHAnsi"/>
          </w:rPr>
          <w:t xml:space="preserve">   </w:t>
        </w:r>
      </w:ins>
      <w:ins w:author="Vaddhi, Jigisha Nmn (CDC/NCIRD/OD) (CTR)" w:date="2026-04-16T09:05:00Z" w16du:dateUtc="2026-04-16T13:05:00Z" w:id="661">
        <w:r w:rsidRPr="000849DD" w:rsidR="00EE6EB4">
          <w:rPr>
            <w:rFonts w:eastAsia="Arial" w:cstheme="minorHAnsi"/>
            <w:rPrChange w:author="Vaddhi, Jigisha Nmn (CDC/NCIRD/OD) (CTR)" w:date="2026-04-20T16:30:00Z" w16du:dateUtc="2026-04-20T20:30:00Z" w:id="662">
              <w:rPr/>
            </w:rPrChange>
          </w:rPr>
          <w:t>Refer to the details of order cancellation included in E006</w:t>
        </w:r>
      </w:ins>
    </w:p>
    <w:p w:rsidR="00612B0D" w:rsidP="00D71B64" w:rsidRDefault="00612B0D" w14:paraId="3543BAE3" w14:textId="77777777">
      <w:pPr>
        <w:pStyle w:val="ListParagraph"/>
        <w:ind w:left="2160"/>
        <w:rPr>
          <w:ins w:author="Vaddhi, Jigisha Nmn (CDC/NCIRD/OD) (CTR)" w:date="2026-04-20T17:24:00Z" w16du:dateUtc="2026-04-20T21:24:00Z" w:id="663"/>
          <w:rFonts w:eastAsia="Arial" w:cstheme="minorHAnsi"/>
          <w:lang w:val="de"/>
        </w:rPr>
      </w:pPr>
    </w:p>
    <w:tbl>
      <w:tblPr>
        <w:tblStyle w:val="TableGrid"/>
        <w:tblW w:w="0" w:type="auto"/>
        <w:tblLook w:val="04A0" w:firstRow="1" w:lastRow="0" w:firstColumn="1" w:lastColumn="0" w:noHBand="0" w:noVBand="1"/>
      </w:tblPr>
      <w:tblGrid>
        <w:gridCol w:w="667"/>
        <w:gridCol w:w="2072"/>
        <w:gridCol w:w="4845"/>
      </w:tblGrid>
      <w:tr w:rsidR="00612B0D" w:rsidTr="0096414C" w14:paraId="58916327" w14:textId="77777777">
        <w:trPr>
          <w:trHeight w:val="300"/>
          <w:ins w:author="Vaddhi, Jigisha Nmn (CDC/NCIRD/OD) (CTR)" w:date="2026-04-20T17:23:00Z" w:id="664"/>
        </w:trPr>
        <w:tc>
          <w:tcPr>
            <w:tcW w:w="667" w:type="dxa"/>
            <w:shd w:val="clear" w:color="auto" w:fill="ACB9CA" w:themeFill="text2" w:themeFillTint="66"/>
          </w:tcPr>
          <w:p w:rsidR="00612B0D" w:rsidP="0096414C" w:rsidRDefault="00612B0D" w14:paraId="44B4E344" w14:textId="77777777">
            <w:pPr>
              <w:rPr>
                <w:ins w:author="Vaddhi, Jigisha Nmn (CDC/NCIRD/OD) (CTR)" w:date="2026-04-20T17:23:00Z" w16du:dateUtc="2026-04-20T21:23:00Z" w:id="665"/>
                <w:rFonts w:ascii="Aptos" w:hAnsi="Aptos"/>
                <w:b/>
                <w:bCs/>
              </w:rPr>
            </w:pPr>
            <w:ins w:author="Vaddhi, Jigisha Nmn (CDC/NCIRD/OD) (CTR)" w:date="2026-04-20T17:23:00Z" w16du:dateUtc="2026-04-20T21:23:00Z" w:id="666">
              <w:r w:rsidRPr="78F98758">
                <w:rPr>
                  <w:rFonts w:ascii="Aptos" w:hAnsi="Aptos"/>
                  <w:b/>
                  <w:bCs/>
                </w:rPr>
                <w:t>Seq</w:t>
              </w:r>
            </w:ins>
          </w:p>
        </w:tc>
        <w:tc>
          <w:tcPr>
            <w:tcW w:w="2072" w:type="dxa"/>
            <w:shd w:val="clear" w:color="auto" w:fill="ACB9CA" w:themeFill="text2" w:themeFillTint="66"/>
          </w:tcPr>
          <w:p w:rsidR="00612B0D" w:rsidP="0096414C" w:rsidRDefault="00612B0D" w14:paraId="6A7F879C" w14:textId="77777777">
            <w:pPr>
              <w:rPr>
                <w:ins w:author="Vaddhi, Jigisha Nmn (CDC/NCIRD/OD) (CTR)" w:date="2026-04-20T17:23:00Z" w16du:dateUtc="2026-04-20T21:23:00Z" w:id="667"/>
                <w:rFonts w:ascii="Aptos" w:hAnsi="Aptos"/>
                <w:b/>
                <w:bCs/>
              </w:rPr>
            </w:pPr>
            <w:ins w:author="Vaddhi, Jigisha Nmn (CDC/NCIRD/OD) (CTR)" w:date="2026-04-20T17:23:00Z" w16du:dateUtc="2026-04-20T21:23:00Z" w:id="668">
              <w:r w:rsidRPr="78F98758">
                <w:rPr>
                  <w:rFonts w:ascii="Aptos" w:hAnsi="Aptos"/>
                  <w:b/>
                  <w:bCs/>
                </w:rPr>
                <w:t>Hard / Soft</w:t>
              </w:r>
            </w:ins>
          </w:p>
        </w:tc>
        <w:tc>
          <w:tcPr>
            <w:tcW w:w="4845" w:type="dxa"/>
            <w:shd w:val="clear" w:color="auto" w:fill="ACB9CA" w:themeFill="text2" w:themeFillTint="66"/>
          </w:tcPr>
          <w:p w:rsidR="00612B0D" w:rsidP="0096414C" w:rsidRDefault="00612B0D" w14:paraId="398258B1" w14:textId="77777777">
            <w:pPr>
              <w:rPr>
                <w:ins w:author="Vaddhi, Jigisha Nmn (CDC/NCIRD/OD) (CTR)" w:date="2026-04-20T17:23:00Z" w16du:dateUtc="2026-04-20T21:23:00Z" w:id="669"/>
                <w:rFonts w:ascii="Aptos" w:hAnsi="Aptos"/>
                <w:b/>
                <w:bCs/>
              </w:rPr>
            </w:pPr>
            <w:ins w:author="Vaddhi, Jigisha Nmn (CDC/NCIRD/OD) (CTR)" w:date="2026-04-20T17:23:00Z" w16du:dateUtc="2026-04-20T21:23:00Z" w:id="670">
              <w:r w:rsidRPr="78F98758">
                <w:rPr>
                  <w:rFonts w:ascii="Aptos" w:hAnsi="Aptos"/>
                  <w:b/>
                  <w:bCs/>
                </w:rPr>
                <w:t>Field Name</w:t>
              </w:r>
            </w:ins>
          </w:p>
        </w:tc>
      </w:tr>
      <w:tr w:rsidR="00612B0D" w:rsidTr="0096414C" w14:paraId="37D84973" w14:textId="77777777">
        <w:trPr>
          <w:trHeight w:val="300"/>
          <w:ins w:author="Vaddhi, Jigisha Nmn (CDC/NCIRD/OD) (CTR)" w:date="2026-04-20T17:23:00Z" w:id="671"/>
        </w:trPr>
        <w:tc>
          <w:tcPr>
            <w:tcW w:w="667" w:type="dxa"/>
          </w:tcPr>
          <w:p w:rsidR="00612B0D" w:rsidP="0096414C" w:rsidRDefault="00612B0D" w14:paraId="5C95BBBD" w14:textId="77777777">
            <w:pPr>
              <w:rPr>
                <w:ins w:author="Vaddhi, Jigisha Nmn (CDC/NCIRD/OD) (CTR)" w:date="2026-04-20T17:23:00Z" w16du:dateUtc="2026-04-20T21:23:00Z" w:id="672"/>
                <w:rFonts w:ascii="Aptos" w:hAnsi="Aptos"/>
              </w:rPr>
            </w:pPr>
            <w:ins w:author="Vaddhi, Jigisha Nmn (CDC/NCIRD/OD) (CTR)" w:date="2026-04-20T17:23:00Z" w16du:dateUtc="2026-04-20T21:23:00Z" w:id="673">
              <w:r w:rsidRPr="78F98758">
                <w:rPr>
                  <w:rFonts w:ascii="Aptos" w:hAnsi="Aptos"/>
                </w:rPr>
                <w:t>1</w:t>
              </w:r>
            </w:ins>
          </w:p>
        </w:tc>
        <w:tc>
          <w:tcPr>
            <w:tcW w:w="2072" w:type="dxa"/>
          </w:tcPr>
          <w:p w:rsidR="00612B0D" w:rsidP="0096414C" w:rsidRDefault="00612B0D" w14:paraId="77502310" w14:textId="77777777">
            <w:pPr>
              <w:rPr>
                <w:ins w:author="Vaddhi, Jigisha Nmn (CDC/NCIRD/OD) (CTR)" w:date="2026-04-20T17:23:00Z" w16du:dateUtc="2026-04-20T21:23:00Z" w:id="674"/>
                <w:rFonts w:ascii="Aptos" w:hAnsi="Aptos"/>
              </w:rPr>
            </w:pPr>
            <w:ins w:author="Vaddhi, Jigisha Nmn (CDC/NCIRD/OD) (CTR)" w:date="2026-04-20T17:23:00Z" w16du:dateUtc="2026-04-20T21:23:00Z" w:id="675">
              <w:r w:rsidRPr="78F98758">
                <w:rPr>
                  <w:rFonts w:ascii="Aptos" w:hAnsi="Aptos"/>
                </w:rPr>
                <w:t>System Generated</w:t>
              </w:r>
            </w:ins>
          </w:p>
        </w:tc>
        <w:tc>
          <w:tcPr>
            <w:tcW w:w="4845" w:type="dxa"/>
          </w:tcPr>
          <w:p w:rsidR="00612B0D" w:rsidP="0096414C" w:rsidRDefault="00612B0D" w14:paraId="585E221C" w14:textId="77777777">
            <w:pPr>
              <w:spacing w:line="259" w:lineRule="auto"/>
              <w:rPr>
                <w:ins w:author="Vaddhi, Jigisha Nmn (CDC/NCIRD/OD) (CTR)" w:date="2026-04-20T17:23:00Z" w16du:dateUtc="2026-04-20T21:23:00Z" w:id="676"/>
                <w:rFonts w:ascii="Aptos" w:hAnsi="Aptos"/>
              </w:rPr>
            </w:pPr>
            <w:ins w:author="Vaddhi, Jigisha Nmn (CDC/NCIRD/OD) (CTR)" w:date="2026-04-20T17:23:00Z" w16du:dateUtc="2026-04-20T21:23:00Z" w:id="677">
              <w:r w:rsidRPr="78F98758">
                <w:rPr>
                  <w:rFonts w:ascii="Aptos" w:hAnsi="Aptos"/>
                </w:rPr>
                <w:t>Item No.</w:t>
              </w:r>
            </w:ins>
          </w:p>
          <w:p w:rsidR="00612B0D" w:rsidP="0096414C" w:rsidRDefault="00612B0D" w14:paraId="2E4F6B68" w14:textId="77777777">
            <w:pPr>
              <w:spacing w:line="259" w:lineRule="auto"/>
              <w:rPr>
                <w:ins w:author="Vaddhi, Jigisha Nmn (CDC/NCIRD/OD) (CTR)" w:date="2026-04-20T17:23:00Z" w16du:dateUtc="2026-04-20T21:23:00Z" w:id="678"/>
                <w:rFonts w:ascii="Aptos" w:hAnsi="Aptos"/>
              </w:rPr>
            </w:pPr>
            <w:ins w:author="Vaddhi, Jigisha Nmn (CDC/NCIRD/OD) (CTR)" w:date="2026-04-20T17:23:00Z" w16du:dateUtc="2026-04-20T21:23:00Z" w:id="679">
              <w:r w:rsidRPr="78F98758">
                <w:rPr>
                  <w:rFonts w:ascii="Aptos" w:hAnsi="Aptos"/>
                </w:rPr>
                <w:t>Generates in increments of 10, starting with 10</w:t>
              </w:r>
            </w:ins>
          </w:p>
        </w:tc>
      </w:tr>
      <w:tr w:rsidR="00612B0D" w:rsidTr="0096414C" w14:paraId="01946B20" w14:textId="77777777">
        <w:trPr>
          <w:trHeight w:val="300"/>
          <w:ins w:author="Vaddhi, Jigisha Nmn (CDC/NCIRD/OD) (CTR)" w:date="2026-04-20T17:23:00Z" w:id="680"/>
        </w:trPr>
        <w:tc>
          <w:tcPr>
            <w:tcW w:w="667" w:type="dxa"/>
          </w:tcPr>
          <w:p w:rsidR="00612B0D" w:rsidP="0096414C" w:rsidRDefault="00612B0D" w14:paraId="7F86A45A" w14:textId="77777777">
            <w:pPr>
              <w:rPr>
                <w:ins w:author="Vaddhi, Jigisha Nmn (CDC/NCIRD/OD) (CTR)" w:date="2026-04-20T17:23:00Z" w16du:dateUtc="2026-04-20T21:23:00Z" w:id="681"/>
                <w:rFonts w:ascii="Aptos" w:hAnsi="Aptos"/>
              </w:rPr>
            </w:pPr>
          </w:p>
        </w:tc>
        <w:tc>
          <w:tcPr>
            <w:tcW w:w="2072" w:type="dxa"/>
          </w:tcPr>
          <w:p w:rsidR="00612B0D" w:rsidP="0096414C" w:rsidRDefault="00612B0D" w14:paraId="6B5C2041" w14:textId="77777777">
            <w:pPr>
              <w:rPr>
                <w:ins w:author="Vaddhi, Jigisha Nmn (CDC/NCIRD/OD) (CTR)" w:date="2026-04-20T17:23:00Z" w16du:dateUtc="2026-04-20T21:23:00Z" w:id="682"/>
                <w:rFonts w:ascii="Aptos" w:hAnsi="Aptos"/>
              </w:rPr>
            </w:pPr>
            <w:ins w:author="Vaddhi, Jigisha Nmn (CDC/NCIRD/OD) (CTR)" w:date="2026-04-20T17:23:00Z" w16du:dateUtc="2026-04-20T21:23:00Z" w:id="683">
              <w:r w:rsidRPr="78F98758">
                <w:rPr>
                  <w:rFonts w:ascii="Aptos" w:hAnsi="Aptos"/>
                </w:rPr>
                <w:t>Soft</w:t>
              </w:r>
            </w:ins>
          </w:p>
        </w:tc>
        <w:tc>
          <w:tcPr>
            <w:tcW w:w="4845" w:type="dxa"/>
          </w:tcPr>
          <w:p w:rsidR="00612B0D" w:rsidP="0096414C" w:rsidRDefault="00612B0D" w14:paraId="484E5EB7" w14:textId="77777777">
            <w:pPr>
              <w:spacing w:line="259" w:lineRule="auto"/>
              <w:rPr>
                <w:ins w:author="Vaddhi, Jigisha Nmn (CDC/NCIRD/OD) (CTR)" w:date="2026-04-20T17:23:00Z" w16du:dateUtc="2026-04-20T21:23:00Z" w:id="684"/>
                <w:rFonts w:ascii="Aptos" w:hAnsi="Aptos"/>
              </w:rPr>
            </w:pPr>
            <w:ins w:author="Vaddhi, Jigisha Nmn (CDC/NCIRD/OD) (CTR)" w:date="2026-04-20T17:23:00Z" w16du:dateUtc="2026-04-20T21:23:00Z" w:id="685">
              <w:r w:rsidRPr="78F98758">
                <w:rPr>
                  <w:rFonts w:ascii="Aptos" w:hAnsi="Aptos"/>
                </w:rPr>
                <w:t>ExIS Line No</w:t>
              </w:r>
            </w:ins>
          </w:p>
        </w:tc>
      </w:tr>
      <w:tr w:rsidR="00612B0D" w:rsidTr="0096414C" w14:paraId="26BD8FB0" w14:textId="77777777">
        <w:trPr>
          <w:trHeight w:val="300"/>
          <w:ins w:author="Vaddhi, Jigisha Nmn (CDC/NCIRD/OD) (CTR)" w:date="2026-04-20T17:23:00Z" w:id="686"/>
        </w:trPr>
        <w:tc>
          <w:tcPr>
            <w:tcW w:w="667" w:type="dxa"/>
          </w:tcPr>
          <w:p w:rsidR="00612B0D" w:rsidP="0096414C" w:rsidRDefault="00612B0D" w14:paraId="35DE5988" w14:textId="77777777">
            <w:pPr>
              <w:rPr>
                <w:ins w:author="Vaddhi, Jigisha Nmn (CDC/NCIRD/OD) (CTR)" w:date="2026-04-20T17:23:00Z" w16du:dateUtc="2026-04-20T21:23:00Z" w:id="687"/>
                <w:rFonts w:ascii="Aptos" w:hAnsi="Aptos"/>
              </w:rPr>
            </w:pPr>
          </w:p>
        </w:tc>
        <w:tc>
          <w:tcPr>
            <w:tcW w:w="2072" w:type="dxa"/>
          </w:tcPr>
          <w:p w:rsidR="00612B0D" w:rsidP="0096414C" w:rsidRDefault="00612B0D" w14:paraId="2E1D8502" w14:textId="77777777">
            <w:pPr>
              <w:rPr>
                <w:ins w:author="Vaddhi, Jigisha Nmn (CDC/NCIRD/OD) (CTR)" w:date="2026-04-20T17:23:00Z" w16du:dateUtc="2026-04-20T21:23:00Z" w:id="688"/>
                <w:rFonts w:ascii="Aptos" w:hAnsi="Aptos"/>
              </w:rPr>
            </w:pPr>
            <w:ins w:author="Vaddhi, Jigisha Nmn (CDC/NCIRD/OD) (CTR)" w:date="2026-04-20T17:23:00Z" w16du:dateUtc="2026-04-20T21:23:00Z" w:id="689">
              <w:r w:rsidRPr="78F98758">
                <w:rPr>
                  <w:rFonts w:ascii="Aptos" w:hAnsi="Aptos"/>
                </w:rPr>
                <w:t>System Generated</w:t>
              </w:r>
            </w:ins>
          </w:p>
        </w:tc>
        <w:tc>
          <w:tcPr>
            <w:tcW w:w="4845" w:type="dxa"/>
          </w:tcPr>
          <w:p w:rsidR="00612B0D" w:rsidP="0096414C" w:rsidRDefault="00612B0D" w14:paraId="3D84716C" w14:textId="77777777">
            <w:pPr>
              <w:spacing w:line="259" w:lineRule="auto"/>
              <w:rPr>
                <w:ins w:author="Vaddhi, Jigisha Nmn (CDC/NCIRD/OD) (CTR)" w:date="2026-04-20T17:23:00Z" w16du:dateUtc="2026-04-20T21:23:00Z" w:id="690"/>
                <w:rFonts w:ascii="Aptos" w:hAnsi="Aptos"/>
              </w:rPr>
            </w:pPr>
            <w:ins w:author="Vaddhi, Jigisha Nmn (CDC/NCIRD/OD) (CTR)" w:date="2026-04-20T17:23:00Z" w16du:dateUtc="2026-04-20T21:23:00Z" w:id="691">
              <w:r w:rsidRPr="78F98758">
                <w:rPr>
                  <w:rFonts w:ascii="Aptos" w:hAnsi="Aptos"/>
                </w:rPr>
                <w:t>Brand</w:t>
              </w:r>
            </w:ins>
          </w:p>
          <w:p w:rsidR="00612B0D" w:rsidP="0096414C" w:rsidRDefault="00612B0D" w14:paraId="1D0011F4" w14:textId="77777777">
            <w:pPr>
              <w:spacing w:line="259" w:lineRule="auto"/>
              <w:rPr>
                <w:ins w:author="Vaddhi, Jigisha Nmn (CDC/NCIRD/OD) (CTR)" w:date="2026-04-20T17:23:00Z" w16du:dateUtc="2026-04-20T21:23:00Z" w:id="692"/>
                <w:rFonts w:ascii="Aptos" w:hAnsi="Aptos"/>
              </w:rPr>
            </w:pPr>
            <w:ins w:author="Vaddhi, Jigisha Nmn (CDC/NCIRD/OD) (CTR)" w:date="2026-04-20T17:23:00Z" w16du:dateUtc="2026-04-20T21:23:00Z" w:id="693">
              <w:r w:rsidRPr="78F98758">
                <w:rPr>
                  <w:rFonts w:ascii="Aptos" w:hAnsi="Aptos"/>
                </w:rPr>
                <w:t>Generates the brand name for the Product ID entered/selected</w:t>
              </w:r>
            </w:ins>
          </w:p>
        </w:tc>
      </w:tr>
      <w:tr w:rsidR="00612B0D" w:rsidTr="0096414C" w14:paraId="3D2E57AE" w14:textId="77777777">
        <w:trPr>
          <w:trHeight w:val="300"/>
          <w:ins w:author="Vaddhi, Jigisha Nmn (CDC/NCIRD/OD) (CTR)" w:date="2026-04-20T17:23:00Z" w:id="694"/>
        </w:trPr>
        <w:tc>
          <w:tcPr>
            <w:tcW w:w="667" w:type="dxa"/>
          </w:tcPr>
          <w:p w:rsidR="00612B0D" w:rsidP="0096414C" w:rsidRDefault="00612B0D" w14:paraId="513E28CE" w14:textId="77777777">
            <w:pPr>
              <w:rPr>
                <w:ins w:author="Vaddhi, Jigisha Nmn (CDC/NCIRD/OD) (CTR)" w:date="2026-04-20T17:23:00Z" w16du:dateUtc="2026-04-20T21:23:00Z" w:id="695"/>
                <w:rFonts w:ascii="Aptos" w:hAnsi="Aptos"/>
              </w:rPr>
            </w:pPr>
            <w:ins w:author="Vaddhi, Jigisha Nmn (CDC/NCIRD/OD) (CTR)" w:date="2026-04-20T17:23:00Z" w16du:dateUtc="2026-04-20T21:23:00Z" w:id="696">
              <w:r w:rsidRPr="78F98758">
                <w:rPr>
                  <w:rFonts w:ascii="Aptos" w:hAnsi="Aptos"/>
                </w:rPr>
                <w:t>2</w:t>
              </w:r>
            </w:ins>
          </w:p>
        </w:tc>
        <w:tc>
          <w:tcPr>
            <w:tcW w:w="2072" w:type="dxa"/>
          </w:tcPr>
          <w:p w:rsidR="00612B0D" w:rsidP="0096414C" w:rsidRDefault="00612B0D" w14:paraId="58B046D1" w14:textId="77777777">
            <w:pPr>
              <w:rPr>
                <w:ins w:author="Vaddhi, Jigisha Nmn (CDC/NCIRD/OD) (CTR)" w:date="2026-04-20T17:23:00Z" w16du:dateUtc="2026-04-20T21:23:00Z" w:id="697"/>
                <w:rFonts w:ascii="Aptos" w:hAnsi="Aptos"/>
              </w:rPr>
            </w:pPr>
            <w:ins w:author="Vaddhi, Jigisha Nmn (CDC/NCIRD/OD) (CTR)" w:date="2026-04-20T17:23:00Z" w16du:dateUtc="2026-04-20T21:23:00Z" w:id="698">
              <w:r w:rsidRPr="78F98758">
                <w:rPr>
                  <w:rFonts w:ascii="Aptos" w:hAnsi="Aptos"/>
                </w:rPr>
                <w:t>Hard</w:t>
              </w:r>
            </w:ins>
          </w:p>
        </w:tc>
        <w:tc>
          <w:tcPr>
            <w:tcW w:w="4845" w:type="dxa"/>
          </w:tcPr>
          <w:p w:rsidR="00612B0D" w:rsidP="0096414C" w:rsidRDefault="00612B0D" w14:paraId="7D99B3E9" w14:textId="77777777">
            <w:pPr>
              <w:spacing w:line="259" w:lineRule="auto"/>
              <w:rPr>
                <w:ins w:author="Vaddhi, Jigisha Nmn (CDC/NCIRD/OD) (CTR)" w:date="2026-04-20T17:23:00Z" w16du:dateUtc="2026-04-20T21:23:00Z" w:id="699"/>
                <w:rFonts w:ascii="Aptos" w:hAnsi="Aptos"/>
              </w:rPr>
            </w:pPr>
            <w:ins w:author="Vaddhi, Jigisha Nmn (CDC/NCIRD/OD) (CTR)" w:date="2026-04-20T17:23:00Z" w16du:dateUtc="2026-04-20T21:23:00Z" w:id="700">
              <w:r w:rsidRPr="78F98758">
                <w:rPr>
                  <w:rFonts w:ascii="Aptos" w:hAnsi="Aptos"/>
                </w:rPr>
                <w:t>Product ID</w:t>
              </w:r>
            </w:ins>
          </w:p>
          <w:p w:rsidR="00612B0D" w:rsidP="0096414C" w:rsidRDefault="00612B0D" w14:paraId="0C97F8BE" w14:textId="77777777">
            <w:pPr>
              <w:spacing w:line="259" w:lineRule="auto"/>
              <w:rPr>
                <w:ins w:author="Vaddhi, Jigisha Nmn (CDC/NCIRD/OD) (CTR)" w:date="2026-04-20T17:23:00Z" w16du:dateUtc="2026-04-20T21:23:00Z" w:id="701"/>
                <w:rFonts w:ascii="Aptos" w:hAnsi="Aptos"/>
              </w:rPr>
            </w:pPr>
            <w:ins w:author="Vaddhi, Jigisha Nmn (CDC/NCIRD/OD) (CTR)" w:date="2026-04-20T17:23:00Z" w16du:dateUtc="2026-04-20T21:23:00Z" w:id="702">
              <w:r w:rsidRPr="78F98758">
                <w:rPr>
                  <w:rFonts w:ascii="Aptos" w:hAnsi="Aptos"/>
                </w:rPr>
                <w:lastRenderedPageBreak/>
                <w:t>Can be manually entered or selected via search help</w:t>
              </w:r>
            </w:ins>
          </w:p>
        </w:tc>
      </w:tr>
      <w:tr w:rsidR="00612B0D" w:rsidTr="0096414C" w14:paraId="70C247A0" w14:textId="77777777">
        <w:trPr>
          <w:trHeight w:val="300"/>
          <w:ins w:author="Vaddhi, Jigisha Nmn (CDC/NCIRD/OD) (CTR)" w:date="2026-04-20T17:23:00Z" w:id="703"/>
        </w:trPr>
        <w:tc>
          <w:tcPr>
            <w:tcW w:w="667" w:type="dxa"/>
          </w:tcPr>
          <w:p w:rsidR="00612B0D" w:rsidP="0096414C" w:rsidRDefault="00612B0D" w14:paraId="35E69311" w14:textId="77777777">
            <w:pPr>
              <w:rPr>
                <w:ins w:author="Vaddhi, Jigisha Nmn (CDC/NCIRD/OD) (CTR)" w:date="2026-04-20T17:23:00Z" w16du:dateUtc="2026-04-20T21:23:00Z" w:id="704"/>
                <w:rFonts w:ascii="Aptos" w:hAnsi="Aptos"/>
              </w:rPr>
            </w:pPr>
          </w:p>
        </w:tc>
        <w:tc>
          <w:tcPr>
            <w:tcW w:w="2072" w:type="dxa"/>
          </w:tcPr>
          <w:p w:rsidR="00612B0D" w:rsidP="0096414C" w:rsidRDefault="00612B0D" w14:paraId="69A4B962" w14:textId="77777777">
            <w:pPr>
              <w:rPr>
                <w:ins w:author="Vaddhi, Jigisha Nmn (CDC/NCIRD/OD) (CTR)" w:date="2026-04-20T17:23:00Z" w16du:dateUtc="2026-04-20T21:23:00Z" w:id="705"/>
                <w:rFonts w:ascii="Aptos" w:hAnsi="Aptos"/>
              </w:rPr>
            </w:pPr>
            <w:ins w:author="Vaddhi, Jigisha Nmn (CDC/NCIRD/OD) (CTR)" w:date="2026-04-20T17:23:00Z" w16du:dateUtc="2026-04-20T21:23:00Z" w:id="706">
              <w:r w:rsidRPr="78F98758">
                <w:rPr>
                  <w:rFonts w:ascii="Aptos" w:hAnsi="Aptos"/>
                </w:rPr>
                <w:t>System Generated</w:t>
              </w:r>
            </w:ins>
          </w:p>
        </w:tc>
        <w:tc>
          <w:tcPr>
            <w:tcW w:w="4845" w:type="dxa"/>
          </w:tcPr>
          <w:p w:rsidR="00612B0D" w:rsidP="0096414C" w:rsidRDefault="00612B0D" w14:paraId="6F68C601" w14:textId="77777777">
            <w:pPr>
              <w:spacing w:line="259" w:lineRule="auto"/>
              <w:rPr>
                <w:ins w:author="Vaddhi, Jigisha Nmn (CDC/NCIRD/OD) (CTR)" w:date="2026-04-20T17:23:00Z" w16du:dateUtc="2026-04-20T21:23:00Z" w:id="707"/>
                <w:rFonts w:ascii="Aptos" w:hAnsi="Aptos"/>
              </w:rPr>
            </w:pPr>
            <w:ins w:author="Vaddhi, Jigisha Nmn (CDC/NCIRD/OD) (CTR)" w:date="2026-04-20T17:23:00Z" w16du:dateUtc="2026-04-20T21:23:00Z" w:id="708">
              <w:r w:rsidRPr="78F98758">
                <w:rPr>
                  <w:rFonts w:ascii="Aptos" w:hAnsi="Aptos"/>
                </w:rPr>
                <w:t>Description</w:t>
              </w:r>
              <w:r>
                <w:br/>
              </w:r>
              <w:r w:rsidRPr="78F98758">
                <w:rPr>
                  <w:rFonts w:ascii="Aptos" w:hAnsi="Aptos"/>
                </w:rPr>
                <w:t>Generates the product description for the Product ID entered/selected</w:t>
              </w:r>
            </w:ins>
          </w:p>
          <w:p w:rsidR="00612B0D" w:rsidP="0096414C" w:rsidRDefault="00612B0D" w14:paraId="218119AA" w14:textId="77777777">
            <w:pPr>
              <w:spacing w:line="259" w:lineRule="auto"/>
              <w:rPr>
                <w:ins w:author="Vaddhi, Jigisha Nmn (CDC/NCIRD/OD) (CTR)" w:date="2026-04-20T17:23:00Z" w16du:dateUtc="2026-04-20T21:23:00Z" w:id="709"/>
                <w:rFonts w:ascii="Aptos" w:hAnsi="Aptos"/>
              </w:rPr>
            </w:pPr>
          </w:p>
        </w:tc>
      </w:tr>
      <w:tr w:rsidR="00612B0D" w:rsidTr="0096414C" w14:paraId="16DBEC09" w14:textId="77777777">
        <w:trPr>
          <w:trHeight w:val="300"/>
          <w:ins w:author="Vaddhi, Jigisha Nmn (CDC/NCIRD/OD) (CTR)" w:date="2026-04-20T17:23:00Z" w:id="710"/>
        </w:trPr>
        <w:tc>
          <w:tcPr>
            <w:tcW w:w="667" w:type="dxa"/>
          </w:tcPr>
          <w:p w:rsidR="00612B0D" w:rsidP="0096414C" w:rsidRDefault="00612B0D" w14:paraId="6842C028" w14:textId="77777777">
            <w:pPr>
              <w:rPr>
                <w:ins w:author="Vaddhi, Jigisha Nmn (CDC/NCIRD/OD) (CTR)" w:date="2026-04-20T17:23:00Z" w16du:dateUtc="2026-04-20T21:23:00Z" w:id="711"/>
                <w:rFonts w:ascii="Aptos" w:hAnsi="Aptos"/>
              </w:rPr>
            </w:pPr>
            <w:ins w:author="Vaddhi, Jigisha Nmn (CDC/NCIRD/OD) (CTR)" w:date="2026-04-20T17:23:00Z" w16du:dateUtc="2026-04-20T21:23:00Z" w:id="712">
              <w:r w:rsidRPr="78F98758">
                <w:rPr>
                  <w:rFonts w:ascii="Aptos" w:hAnsi="Aptos"/>
                </w:rPr>
                <w:t>3</w:t>
              </w:r>
            </w:ins>
          </w:p>
        </w:tc>
        <w:tc>
          <w:tcPr>
            <w:tcW w:w="2072" w:type="dxa"/>
          </w:tcPr>
          <w:p w:rsidR="00612B0D" w:rsidP="0096414C" w:rsidRDefault="00612B0D" w14:paraId="63D2A242" w14:textId="77777777">
            <w:pPr>
              <w:spacing w:line="259" w:lineRule="auto"/>
              <w:rPr>
                <w:ins w:author="Vaddhi, Jigisha Nmn (CDC/NCIRD/OD) (CTR)" w:date="2026-04-20T17:23:00Z" w16du:dateUtc="2026-04-20T21:23:00Z" w:id="713"/>
                <w:rFonts w:ascii="Aptos" w:hAnsi="Aptos"/>
              </w:rPr>
            </w:pPr>
            <w:ins w:author="Vaddhi, Jigisha Nmn (CDC/NCIRD/OD) (CTR)" w:date="2026-04-20T17:23:00Z" w16du:dateUtc="2026-04-20T21:23:00Z" w:id="714">
              <w:r w:rsidRPr="78F98758">
                <w:rPr>
                  <w:rFonts w:ascii="Aptos" w:hAnsi="Aptos"/>
                </w:rPr>
                <w:t>Soft</w:t>
              </w:r>
            </w:ins>
          </w:p>
        </w:tc>
        <w:tc>
          <w:tcPr>
            <w:tcW w:w="4845" w:type="dxa"/>
          </w:tcPr>
          <w:p w:rsidR="00612B0D" w:rsidP="0096414C" w:rsidRDefault="00612B0D" w14:paraId="22A7B51D" w14:textId="77777777">
            <w:pPr>
              <w:spacing w:line="259" w:lineRule="auto"/>
              <w:rPr>
                <w:ins w:author="Vaddhi, Jigisha Nmn (CDC/NCIRD/OD) (CTR)" w:date="2026-04-20T17:23:00Z" w16du:dateUtc="2026-04-20T21:23:00Z" w:id="715"/>
              </w:rPr>
            </w:pPr>
            <w:ins w:author="Vaddhi, Jigisha Nmn (CDC/NCIRD/OD) (CTR)" w:date="2026-04-20T17:23:00Z" w16du:dateUtc="2026-04-20T21:23:00Z" w:id="716">
              <w:r w:rsidRPr="78F98758">
                <w:rPr>
                  <w:rFonts w:ascii="Aptos" w:hAnsi="Aptos"/>
                </w:rPr>
                <w:t>Lot Number</w:t>
              </w:r>
            </w:ins>
          </w:p>
        </w:tc>
      </w:tr>
      <w:tr w:rsidR="00612B0D" w:rsidTr="0096414C" w14:paraId="5B3F2DE9" w14:textId="77777777">
        <w:trPr>
          <w:trHeight w:val="300"/>
          <w:ins w:author="Vaddhi, Jigisha Nmn (CDC/NCIRD/OD) (CTR)" w:date="2026-04-20T17:23:00Z" w:id="717"/>
        </w:trPr>
        <w:tc>
          <w:tcPr>
            <w:tcW w:w="667" w:type="dxa"/>
          </w:tcPr>
          <w:p w:rsidR="00612B0D" w:rsidP="0096414C" w:rsidRDefault="00612B0D" w14:paraId="0DFAC839" w14:textId="77777777">
            <w:pPr>
              <w:rPr>
                <w:ins w:author="Vaddhi, Jigisha Nmn (CDC/NCIRD/OD) (CTR)" w:date="2026-04-20T17:23:00Z" w16du:dateUtc="2026-04-20T21:23:00Z" w:id="718"/>
                <w:rFonts w:ascii="Aptos" w:hAnsi="Aptos"/>
              </w:rPr>
            </w:pPr>
            <w:ins w:author="Vaddhi, Jigisha Nmn (CDC/NCIRD/OD) (CTR)" w:date="2026-04-20T17:23:00Z" w16du:dateUtc="2026-04-20T21:23:00Z" w:id="719">
              <w:r w:rsidRPr="78F98758">
                <w:rPr>
                  <w:rFonts w:ascii="Aptos" w:hAnsi="Aptos"/>
                </w:rPr>
                <w:t>4</w:t>
              </w:r>
            </w:ins>
          </w:p>
        </w:tc>
        <w:tc>
          <w:tcPr>
            <w:tcW w:w="2072" w:type="dxa"/>
          </w:tcPr>
          <w:p w:rsidR="00612B0D" w:rsidP="0096414C" w:rsidRDefault="00612B0D" w14:paraId="68DFF9F6" w14:textId="77777777">
            <w:pPr>
              <w:rPr>
                <w:ins w:author="Vaddhi, Jigisha Nmn (CDC/NCIRD/OD) (CTR)" w:date="2026-04-20T17:23:00Z" w16du:dateUtc="2026-04-20T21:23:00Z" w:id="720"/>
                <w:rFonts w:ascii="Aptos" w:hAnsi="Aptos"/>
              </w:rPr>
            </w:pPr>
            <w:ins w:author="Vaddhi, Jigisha Nmn (CDC/NCIRD/OD) (CTR)" w:date="2026-04-20T17:23:00Z" w16du:dateUtc="2026-04-20T21:23:00Z" w:id="721">
              <w:r w:rsidRPr="78F98758">
                <w:rPr>
                  <w:rFonts w:ascii="Aptos" w:hAnsi="Aptos"/>
                </w:rPr>
                <w:t>Default</w:t>
              </w:r>
            </w:ins>
          </w:p>
        </w:tc>
        <w:tc>
          <w:tcPr>
            <w:tcW w:w="4845" w:type="dxa"/>
          </w:tcPr>
          <w:p w:rsidR="00612B0D" w:rsidP="0096414C" w:rsidRDefault="00612B0D" w14:paraId="7385489A" w14:textId="77777777">
            <w:pPr>
              <w:spacing w:line="259" w:lineRule="auto"/>
              <w:rPr>
                <w:ins w:author="Vaddhi, Jigisha Nmn (CDC/NCIRD/OD) (CTR)" w:date="2026-04-20T17:23:00Z" w16du:dateUtc="2026-04-20T21:23:00Z" w:id="722"/>
              </w:rPr>
            </w:pPr>
            <w:ins w:author="Vaddhi, Jigisha Nmn (CDC/NCIRD/OD) (CTR)" w:date="2026-04-20T17:23:00Z" w16du:dateUtc="2026-04-20T21:23:00Z" w:id="723">
              <w:r w:rsidRPr="78F98758">
                <w:rPr>
                  <w:rFonts w:ascii="Aptos" w:hAnsi="Aptos"/>
                </w:rPr>
                <w:t>Expiration Date</w:t>
              </w:r>
            </w:ins>
          </w:p>
        </w:tc>
      </w:tr>
      <w:tr w:rsidR="00612B0D" w:rsidTr="0096414C" w14:paraId="4FD42BE4" w14:textId="77777777">
        <w:trPr>
          <w:trHeight w:val="300"/>
          <w:ins w:author="Vaddhi, Jigisha Nmn (CDC/NCIRD/OD) (CTR)" w:date="2026-04-20T17:23:00Z" w:id="724"/>
        </w:trPr>
        <w:tc>
          <w:tcPr>
            <w:tcW w:w="667" w:type="dxa"/>
          </w:tcPr>
          <w:p w:rsidR="00612B0D" w:rsidP="0096414C" w:rsidRDefault="00612B0D" w14:paraId="21D12820" w14:textId="77777777">
            <w:pPr>
              <w:rPr>
                <w:ins w:author="Vaddhi, Jigisha Nmn (CDC/NCIRD/OD) (CTR)" w:date="2026-04-20T17:23:00Z" w16du:dateUtc="2026-04-20T21:23:00Z" w:id="725"/>
                <w:rFonts w:ascii="Aptos" w:hAnsi="Aptos"/>
              </w:rPr>
            </w:pPr>
            <w:ins w:author="Vaddhi, Jigisha Nmn (CDC/NCIRD/OD) (CTR)" w:date="2026-04-20T17:23:00Z" w16du:dateUtc="2026-04-20T21:23:00Z" w:id="726">
              <w:r w:rsidRPr="78F98758">
                <w:rPr>
                  <w:rFonts w:ascii="Aptos" w:hAnsi="Aptos"/>
                </w:rPr>
                <w:t>5</w:t>
              </w:r>
            </w:ins>
          </w:p>
        </w:tc>
        <w:tc>
          <w:tcPr>
            <w:tcW w:w="2072" w:type="dxa"/>
          </w:tcPr>
          <w:p w:rsidR="00612B0D" w:rsidP="0096414C" w:rsidRDefault="00612B0D" w14:paraId="6FFD1D5A" w14:textId="77777777">
            <w:pPr>
              <w:rPr>
                <w:ins w:author="Vaddhi, Jigisha Nmn (CDC/NCIRD/OD) (CTR)" w:date="2026-04-20T17:23:00Z" w16du:dateUtc="2026-04-20T21:23:00Z" w:id="727"/>
                <w:rFonts w:ascii="Aptos" w:hAnsi="Aptos"/>
              </w:rPr>
            </w:pPr>
            <w:ins w:author="Vaddhi, Jigisha Nmn (CDC/NCIRD/OD) (CTR)" w:date="2026-04-20T17:23:00Z" w16du:dateUtc="2026-04-20T21:23:00Z" w:id="728">
              <w:r w:rsidRPr="78F98758">
                <w:rPr>
                  <w:rFonts w:ascii="Aptos" w:hAnsi="Aptos"/>
                </w:rPr>
                <w:t>Hard</w:t>
              </w:r>
            </w:ins>
          </w:p>
        </w:tc>
        <w:tc>
          <w:tcPr>
            <w:tcW w:w="4845" w:type="dxa"/>
          </w:tcPr>
          <w:p w:rsidR="00612B0D" w:rsidP="0096414C" w:rsidRDefault="00612B0D" w14:paraId="5C5BFBB5" w14:textId="77777777">
            <w:pPr>
              <w:spacing w:line="259" w:lineRule="auto"/>
              <w:rPr>
                <w:ins w:author="Vaddhi, Jigisha Nmn (CDC/NCIRD/OD) (CTR)" w:date="2026-04-20T17:23:00Z" w16du:dateUtc="2026-04-20T21:23:00Z" w:id="729"/>
                <w:rFonts w:ascii="Aptos" w:hAnsi="Aptos"/>
              </w:rPr>
            </w:pPr>
            <w:ins w:author="Vaddhi, Jigisha Nmn (CDC/NCIRD/OD) (CTR)" w:date="2026-04-20T17:23:00Z" w16du:dateUtc="2026-04-20T21:23:00Z" w:id="730">
              <w:r w:rsidRPr="78F98758">
                <w:rPr>
                  <w:rFonts w:ascii="Aptos" w:hAnsi="Aptos"/>
                </w:rPr>
                <w:t>Qty</w:t>
              </w:r>
            </w:ins>
          </w:p>
        </w:tc>
      </w:tr>
      <w:tr w:rsidR="00612B0D" w:rsidTr="0096414C" w14:paraId="3378A99C" w14:textId="77777777">
        <w:trPr>
          <w:trHeight w:val="300"/>
          <w:ins w:author="Vaddhi, Jigisha Nmn (CDC/NCIRD/OD) (CTR)" w:date="2026-04-20T17:23:00Z" w:id="731"/>
        </w:trPr>
        <w:tc>
          <w:tcPr>
            <w:tcW w:w="667" w:type="dxa"/>
          </w:tcPr>
          <w:p w:rsidR="00612B0D" w:rsidP="0096414C" w:rsidRDefault="00612B0D" w14:paraId="19A49B34" w14:textId="77777777">
            <w:pPr>
              <w:rPr>
                <w:ins w:author="Vaddhi, Jigisha Nmn (CDC/NCIRD/OD) (CTR)" w:date="2026-04-20T17:23:00Z" w16du:dateUtc="2026-04-20T21:23:00Z" w:id="732"/>
                <w:rFonts w:ascii="Aptos" w:hAnsi="Aptos"/>
              </w:rPr>
            </w:pPr>
            <w:ins w:author="Vaddhi, Jigisha Nmn (CDC/NCIRD/OD) (CTR)" w:date="2026-04-20T17:23:00Z" w16du:dateUtc="2026-04-20T21:23:00Z" w:id="733">
              <w:r w:rsidRPr="78F98758">
                <w:rPr>
                  <w:rFonts w:ascii="Aptos" w:hAnsi="Aptos"/>
                </w:rPr>
                <w:t>6</w:t>
              </w:r>
            </w:ins>
          </w:p>
        </w:tc>
        <w:tc>
          <w:tcPr>
            <w:tcW w:w="2072" w:type="dxa"/>
          </w:tcPr>
          <w:p w:rsidR="00612B0D" w:rsidP="0096414C" w:rsidRDefault="00612B0D" w14:paraId="5AE2D768" w14:textId="77777777">
            <w:pPr>
              <w:rPr>
                <w:ins w:author="Vaddhi, Jigisha Nmn (CDC/NCIRD/OD) (CTR)" w:date="2026-04-20T17:23:00Z" w16du:dateUtc="2026-04-20T21:23:00Z" w:id="734"/>
                <w:rFonts w:ascii="Aptos" w:hAnsi="Aptos"/>
              </w:rPr>
            </w:pPr>
            <w:ins w:author="Vaddhi, Jigisha Nmn (CDC/NCIRD/OD) (CTR)" w:date="2026-04-20T17:23:00Z" w16du:dateUtc="2026-04-20T21:23:00Z" w:id="735">
              <w:r w:rsidRPr="78F98758">
                <w:rPr>
                  <w:rFonts w:ascii="Aptos" w:hAnsi="Aptos"/>
                </w:rPr>
                <w:t>Default</w:t>
              </w:r>
            </w:ins>
          </w:p>
        </w:tc>
        <w:tc>
          <w:tcPr>
            <w:tcW w:w="4845" w:type="dxa"/>
          </w:tcPr>
          <w:p w:rsidR="00612B0D" w:rsidP="0096414C" w:rsidRDefault="00612B0D" w14:paraId="4B6E8F7E" w14:textId="77777777">
            <w:pPr>
              <w:spacing w:line="259" w:lineRule="auto"/>
              <w:rPr>
                <w:ins w:author="Vaddhi, Jigisha Nmn (CDC/NCIRD/OD) (CTR)" w:date="2026-04-20T17:23:00Z" w16du:dateUtc="2026-04-20T21:23:00Z" w:id="736"/>
                <w:rFonts w:ascii="Aptos" w:hAnsi="Aptos"/>
              </w:rPr>
            </w:pPr>
            <w:ins w:author="Vaddhi, Jigisha Nmn (CDC/NCIRD/OD) (CTR)" w:date="2026-04-20T17:23:00Z" w16du:dateUtc="2026-04-20T21:23:00Z" w:id="737">
              <w:r w:rsidRPr="78F98758">
                <w:rPr>
                  <w:rFonts w:ascii="Aptos" w:hAnsi="Aptos"/>
                </w:rPr>
                <w:t xml:space="preserve">Quantity Unit </w:t>
              </w:r>
            </w:ins>
          </w:p>
          <w:p w:rsidR="00612B0D" w:rsidP="0096414C" w:rsidRDefault="00612B0D" w14:paraId="6B839F06" w14:textId="77777777">
            <w:pPr>
              <w:spacing w:line="259" w:lineRule="auto"/>
              <w:rPr>
                <w:ins w:author="Vaddhi, Jigisha Nmn (CDC/NCIRD/OD) (CTR)" w:date="2026-04-20T17:23:00Z" w16du:dateUtc="2026-04-20T21:23:00Z" w:id="738"/>
                <w:rFonts w:ascii="Aptos" w:hAnsi="Aptos"/>
              </w:rPr>
            </w:pPr>
            <w:ins w:author="Vaddhi, Jigisha Nmn (CDC/NCIRD/OD) (CTR)" w:date="2026-04-20T17:23:00Z" w16du:dateUtc="2026-04-20T21:23:00Z" w:id="739">
              <w:r w:rsidRPr="78F98758">
                <w:rPr>
                  <w:rFonts w:ascii="Aptos" w:hAnsi="Aptos"/>
                </w:rPr>
                <w:t>-Default value is DOS</w:t>
              </w:r>
            </w:ins>
          </w:p>
        </w:tc>
      </w:tr>
      <w:tr w:rsidR="00612B0D" w:rsidTr="0096414C" w14:paraId="3C20064C" w14:textId="77777777">
        <w:trPr>
          <w:trHeight w:val="300"/>
          <w:ins w:author="Vaddhi, Jigisha Nmn (CDC/NCIRD/OD) (CTR)" w:date="2026-04-20T17:23:00Z" w:id="740"/>
        </w:trPr>
        <w:tc>
          <w:tcPr>
            <w:tcW w:w="667" w:type="dxa"/>
          </w:tcPr>
          <w:p w:rsidR="00612B0D" w:rsidP="0096414C" w:rsidRDefault="00612B0D" w14:paraId="370F8609" w14:textId="77777777">
            <w:pPr>
              <w:rPr>
                <w:ins w:author="Vaddhi, Jigisha Nmn (CDC/NCIRD/OD) (CTR)" w:date="2026-04-20T17:23:00Z" w16du:dateUtc="2026-04-20T21:23:00Z" w:id="741"/>
                <w:rFonts w:ascii="Aptos" w:hAnsi="Aptos"/>
              </w:rPr>
            </w:pPr>
            <w:ins w:author="Vaddhi, Jigisha Nmn (CDC/NCIRD/OD) (CTR)" w:date="2026-04-20T17:23:00Z" w16du:dateUtc="2026-04-20T21:23:00Z" w:id="742">
              <w:r w:rsidRPr="78F98758">
                <w:rPr>
                  <w:rFonts w:ascii="Aptos" w:hAnsi="Aptos"/>
                </w:rPr>
                <w:t>7</w:t>
              </w:r>
            </w:ins>
          </w:p>
        </w:tc>
        <w:tc>
          <w:tcPr>
            <w:tcW w:w="2072" w:type="dxa"/>
          </w:tcPr>
          <w:p w:rsidR="00612B0D" w:rsidP="0096414C" w:rsidRDefault="00612B0D" w14:paraId="6995E23B" w14:textId="77777777">
            <w:pPr>
              <w:spacing w:line="259" w:lineRule="auto"/>
              <w:rPr>
                <w:ins w:author="Vaddhi, Jigisha Nmn (CDC/NCIRD/OD) (CTR)" w:date="2026-04-20T17:23:00Z" w16du:dateUtc="2026-04-20T21:23:00Z" w:id="743"/>
                <w:rFonts w:ascii="Aptos" w:hAnsi="Aptos"/>
              </w:rPr>
            </w:pPr>
            <w:ins w:author="Vaddhi, Jigisha Nmn (CDC/NCIRD/OD) (CTR)" w:date="2026-04-20T17:23:00Z" w16du:dateUtc="2026-04-20T21:23:00Z" w:id="744">
              <w:r w:rsidRPr="78F98758">
                <w:rPr>
                  <w:rFonts w:ascii="Aptos" w:hAnsi="Aptos"/>
                </w:rPr>
                <w:t>System Generated</w:t>
              </w:r>
            </w:ins>
          </w:p>
        </w:tc>
        <w:tc>
          <w:tcPr>
            <w:tcW w:w="4845" w:type="dxa"/>
          </w:tcPr>
          <w:p w:rsidR="00612B0D" w:rsidP="0096414C" w:rsidRDefault="00612B0D" w14:paraId="3614DEE8" w14:textId="77777777">
            <w:pPr>
              <w:spacing w:line="259" w:lineRule="auto"/>
              <w:rPr>
                <w:ins w:author="Vaddhi, Jigisha Nmn (CDC/NCIRD/OD) (CTR)" w:date="2026-04-20T17:23:00Z" w16du:dateUtc="2026-04-20T21:23:00Z" w:id="745"/>
                <w:rFonts w:ascii="Aptos" w:hAnsi="Aptos"/>
              </w:rPr>
            </w:pPr>
            <w:ins w:author="Vaddhi, Jigisha Nmn (CDC/NCIRD/OD) (CTR)" w:date="2026-04-20T17:23:00Z" w16du:dateUtc="2026-04-20T21:23:00Z" w:id="746">
              <w:r w:rsidRPr="78F98758">
                <w:rPr>
                  <w:rFonts w:ascii="Aptos" w:hAnsi="Aptos"/>
                </w:rPr>
                <w:t>Order Intention</w:t>
              </w:r>
            </w:ins>
          </w:p>
          <w:p w:rsidR="00612B0D" w:rsidP="0096414C" w:rsidRDefault="00612B0D" w14:paraId="59B82C38" w14:textId="77777777">
            <w:pPr>
              <w:spacing w:line="259" w:lineRule="auto"/>
              <w:rPr>
                <w:ins w:author="Vaddhi, Jigisha Nmn (CDC/NCIRD/OD) (CTR)" w:date="2026-04-20T17:23:00Z" w16du:dateUtc="2026-04-20T21:23:00Z" w:id="747"/>
                <w:rFonts w:ascii="Aptos" w:hAnsi="Aptos"/>
              </w:rPr>
            </w:pPr>
            <w:ins w:author="Vaddhi, Jigisha Nmn (CDC/NCIRD/OD) (CTR)" w:date="2026-04-20T17:23:00Z" w16du:dateUtc="2026-04-20T21:23:00Z" w:id="748">
              <w:r w:rsidRPr="78F98758">
                <w:rPr>
                  <w:rFonts w:ascii="Aptos" w:hAnsi="Aptos"/>
                </w:rPr>
                <w:t>Defaults to the order intention linked to the product unless product has multiple order intentions.</w:t>
              </w:r>
            </w:ins>
          </w:p>
          <w:p w:rsidR="00612B0D" w:rsidP="0096414C" w:rsidRDefault="00612B0D" w14:paraId="09853431" w14:textId="77777777">
            <w:pPr>
              <w:spacing w:line="259" w:lineRule="auto"/>
              <w:rPr>
                <w:ins w:author="Vaddhi, Jigisha Nmn (CDC/NCIRD/OD) (CTR)" w:date="2026-04-20T17:23:00Z" w16du:dateUtc="2026-04-20T21:23:00Z" w:id="749"/>
                <w:rFonts w:ascii="Aptos" w:hAnsi="Aptos"/>
              </w:rPr>
            </w:pPr>
            <w:ins w:author="Vaddhi, Jigisha Nmn (CDC/NCIRD/OD) (CTR)" w:date="2026-04-20T17:23:00Z" w16du:dateUtc="2026-04-20T21:23:00Z" w:id="750">
              <w:r w:rsidRPr="78F98758">
                <w:rPr>
                  <w:rFonts w:ascii="Aptos" w:hAnsi="Aptos"/>
                </w:rPr>
                <w:t>-Adult</w:t>
              </w:r>
            </w:ins>
          </w:p>
          <w:p w:rsidR="00612B0D" w:rsidP="0096414C" w:rsidRDefault="00612B0D" w14:paraId="562FF917" w14:textId="77777777">
            <w:pPr>
              <w:spacing w:line="259" w:lineRule="auto"/>
              <w:rPr>
                <w:ins w:author="Vaddhi, Jigisha Nmn (CDC/NCIRD/OD) (CTR)" w:date="2026-04-20T17:23:00Z" w16du:dateUtc="2026-04-20T21:23:00Z" w:id="751"/>
                <w:rFonts w:ascii="Aptos" w:hAnsi="Aptos"/>
              </w:rPr>
            </w:pPr>
            <w:ins w:author="Vaddhi, Jigisha Nmn (CDC/NCIRD/OD) (CTR)" w:date="2026-04-20T17:23:00Z" w16du:dateUtc="2026-04-20T21:23:00Z" w:id="752">
              <w:r w:rsidRPr="78F98758">
                <w:rPr>
                  <w:rFonts w:ascii="Aptos" w:hAnsi="Aptos"/>
                </w:rPr>
                <w:t>-Adult and Pediatric</w:t>
              </w:r>
            </w:ins>
          </w:p>
          <w:p w:rsidR="00612B0D" w:rsidP="0096414C" w:rsidRDefault="00612B0D" w14:paraId="0973D787" w14:textId="77777777">
            <w:pPr>
              <w:spacing w:line="259" w:lineRule="auto"/>
              <w:rPr>
                <w:ins w:author="Vaddhi, Jigisha Nmn (CDC/NCIRD/OD) (CTR)" w:date="2026-04-20T17:23:00Z" w16du:dateUtc="2026-04-20T21:23:00Z" w:id="753"/>
                <w:rFonts w:ascii="Aptos" w:hAnsi="Aptos"/>
              </w:rPr>
            </w:pPr>
            <w:ins w:author="Vaddhi, Jigisha Nmn (CDC/NCIRD/OD) (CTR)" w:date="2026-04-20T17:23:00Z" w16du:dateUtc="2026-04-20T21:23:00Z" w:id="754">
              <w:r w:rsidRPr="78F98758">
                <w:rPr>
                  <w:rFonts w:ascii="Aptos" w:hAnsi="Aptos"/>
                </w:rPr>
                <w:t>-Pediatric</w:t>
              </w:r>
            </w:ins>
          </w:p>
        </w:tc>
      </w:tr>
      <w:tr w:rsidR="00612B0D" w:rsidTr="0096414C" w14:paraId="13287E20" w14:textId="77777777">
        <w:trPr>
          <w:trHeight w:val="300"/>
          <w:ins w:author="Vaddhi, Jigisha Nmn (CDC/NCIRD/OD) (CTR)" w:date="2026-04-20T17:23:00Z" w:id="755"/>
        </w:trPr>
        <w:tc>
          <w:tcPr>
            <w:tcW w:w="667" w:type="dxa"/>
          </w:tcPr>
          <w:p w:rsidR="00612B0D" w:rsidP="0096414C" w:rsidRDefault="00612B0D" w14:paraId="339E6A8D" w14:textId="77777777">
            <w:pPr>
              <w:rPr>
                <w:ins w:author="Vaddhi, Jigisha Nmn (CDC/NCIRD/OD) (CTR)" w:date="2026-04-20T17:23:00Z" w16du:dateUtc="2026-04-20T21:23:00Z" w:id="756"/>
                <w:rFonts w:ascii="Aptos" w:hAnsi="Aptos"/>
              </w:rPr>
            </w:pPr>
            <w:ins w:author="Vaddhi, Jigisha Nmn (CDC/NCIRD/OD) (CTR)" w:date="2026-04-20T17:23:00Z" w16du:dateUtc="2026-04-20T21:23:00Z" w:id="757">
              <w:r w:rsidRPr="78F98758">
                <w:rPr>
                  <w:rFonts w:ascii="Aptos" w:hAnsi="Aptos"/>
                </w:rPr>
                <w:t>8</w:t>
              </w:r>
            </w:ins>
          </w:p>
        </w:tc>
        <w:tc>
          <w:tcPr>
            <w:tcW w:w="2072" w:type="dxa"/>
          </w:tcPr>
          <w:p w:rsidR="00612B0D" w:rsidP="0096414C" w:rsidRDefault="00612B0D" w14:paraId="5F6A6E00" w14:textId="77777777">
            <w:pPr>
              <w:rPr>
                <w:ins w:author="Vaddhi, Jigisha Nmn (CDC/NCIRD/OD) (CTR)" w:date="2026-04-20T17:23:00Z" w16du:dateUtc="2026-04-20T21:23:00Z" w:id="758"/>
                <w:rFonts w:ascii="Aptos" w:hAnsi="Aptos"/>
              </w:rPr>
            </w:pPr>
            <w:ins w:author="Vaddhi, Jigisha Nmn (CDC/NCIRD/OD) (CTR)" w:date="2026-04-20T17:23:00Z" w16du:dateUtc="2026-04-20T21:23:00Z" w:id="759">
              <w:r w:rsidRPr="78F98758">
                <w:rPr>
                  <w:rFonts w:ascii="Aptos" w:hAnsi="Aptos"/>
                </w:rPr>
                <w:t>Hard</w:t>
              </w:r>
            </w:ins>
          </w:p>
        </w:tc>
        <w:tc>
          <w:tcPr>
            <w:tcW w:w="4845" w:type="dxa"/>
          </w:tcPr>
          <w:p w:rsidR="00612B0D" w:rsidP="0096414C" w:rsidRDefault="00612B0D" w14:paraId="110ADA7B" w14:textId="77777777">
            <w:pPr>
              <w:spacing w:line="259" w:lineRule="auto"/>
              <w:rPr>
                <w:ins w:author="Vaddhi, Jigisha Nmn (CDC/NCIRD/OD) (CTR)" w:date="2026-04-20T17:23:00Z" w16du:dateUtc="2026-04-20T21:23:00Z" w:id="760"/>
                <w:rFonts w:ascii="Aptos" w:hAnsi="Aptos"/>
              </w:rPr>
            </w:pPr>
            <w:ins w:author="Vaddhi, Jigisha Nmn (CDC/NCIRD/OD) (CTR)" w:date="2026-04-20T17:23:00Z" w16du:dateUtc="2026-04-20T21:23:00Z" w:id="761">
              <w:r w:rsidRPr="78F98758">
                <w:rPr>
                  <w:rFonts w:ascii="Aptos" w:hAnsi="Aptos"/>
                </w:rPr>
                <w:t>Fund Type</w:t>
              </w:r>
            </w:ins>
          </w:p>
          <w:p w:rsidR="00612B0D" w:rsidP="0096414C" w:rsidRDefault="00612B0D" w14:paraId="686C6A69" w14:textId="77777777">
            <w:pPr>
              <w:spacing w:line="259" w:lineRule="auto"/>
              <w:rPr>
                <w:ins w:author="Vaddhi, Jigisha Nmn (CDC/NCIRD/OD) (CTR)" w:date="2026-04-20T17:23:00Z" w16du:dateUtc="2026-04-20T21:23:00Z" w:id="762"/>
                <w:rFonts w:ascii="Aptos" w:hAnsi="Aptos"/>
              </w:rPr>
            </w:pPr>
            <w:ins w:author="Vaddhi, Jigisha Nmn (CDC/NCIRD/OD) (CTR)" w:date="2026-04-20T17:23:00Z" w16du:dateUtc="2026-04-20T21:23:00Z" w:id="763">
              <w:r w:rsidRPr="78F98758">
                <w:rPr>
                  <w:rFonts w:ascii="Aptos" w:hAnsi="Aptos"/>
                </w:rPr>
                <w:t>Must be selected from a drop-down in order to clear error message.</w:t>
              </w:r>
            </w:ins>
          </w:p>
          <w:p w:rsidR="00612B0D" w:rsidP="0096414C" w:rsidRDefault="00612B0D" w14:paraId="223B3429" w14:textId="77777777">
            <w:pPr>
              <w:spacing w:line="259" w:lineRule="auto"/>
              <w:rPr>
                <w:ins w:author="Vaddhi, Jigisha Nmn (CDC/NCIRD/OD) (CTR)" w:date="2026-04-20T17:23:00Z" w16du:dateUtc="2026-04-20T21:23:00Z" w:id="764"/>
                <w:rFonts w:ascii="Aptos" w:hAnsi="Aptos"/>
              </w:rPr>
            </w:pPr>
            <w:ins w:author="Vaddhi, Jigisha Nmn (CDC/NCIRD/OD) (CTR)" w:date="2026-04-20T17:23:00Z" w16du:dateUtc="2026-04-20T21:23:00Z" w:id="765">
              <w:r w:rsidRPr="78F98758">
                <w:rPr>
                  <w:rFonts w:ascii="Aptos" w:hAnsi="Aptos"/>
                </w:rPr>
                <w:t>Field does not become editable until quantity is entered.</w:t>
              </w:r>
            </w:ins>
          </w:p>
          <w:p w:rsidR="00612B0D" w:rsidP="0096414C" w:rsidRDefault="00612B0D" w14:paraId="544CBF97" w14:textId="77777777">
            <w:pPr>
              <w:spacing w:line="259" w:lineRule="auto"/>
              <w:rPr>
                <w:ins w:author="Vaddhi, Jigisha Nmn (CDC/NCIRD/OD) (CTR)" w:date="2026-04-20T17:23:00Z" w16du:dateUtc="2026-04-20T21:23:00Z" w:id="766"/>
                <w:rFonts w:ascii="Aptos" w:hAnsi="Aptos"/>
              </w:rPr>
            </w:pPr>
            <w:ins w:author="Vaddhi, Jigisha Nmn (CDC/NCIRD/OD) (CTR)" w:date="2026-04-20T17:23:00Z" w16du:dateUtc="2026-04-20T21:23:00Z" w:id="767">
              <w:r w:rsidRPr="78F98758">
                <w:rPr>
                  <w:rFonts w:ascii="Aptos" w:hAnsi="Aptos"/>
                </w:rPr>
                <w:t>-VFC</w:t>
              </w:r>
            </w:ins>
          </w:p>
          <w:p w:rsidR="00612B0D" w:rsidP="0096414C" w:rsidRDefault="00612B0D" w14:paraId="1F5EF4A0" w14:textId="77777777">
            <w:pPr>
              <w:spacing w:line="259" w:lineRule="auto"/>
              <w:rPr>
                <w:ins w:author="Vaddhi, Jigisha Nmn (CDC/NCIRD/OD) (CTR)" w:date="2026-04-20T17:23:00Z" w16du:dateUtc="2026-04-20T21:23:00Z" w:id="768"/>
                <w:rFonts w:ascii="Aptos" w:hAnsi="Aptos"/>
              </w:rPr>
            </w:pPr>
            <w:ins w:author="Vaddhi, Jigisha Nmn (CDC/NCIRD/OD) (CTR)" w:date="2026-04-20T17:23:00Z" w16du:dateUtc="2026-04-20T21:23:00Z" w:id="769">
              <w:r w:rsidRPr="78F98758">
                <w:rPr>
                  <w:rFonts w:ascii="Aptos" w:hAnsi="Aptos"/>
                </w:rPr>
                <w:t>-317</w:t>
              </w:r>
            </w:ins>
          </w:p>
          <w:p w:rsidR="00612B0D" w:rsidP="0096414C" w:rsidRDefault="00612B0D" w14:paraId="18DB5FC4" w14:textId="77777777">
            <w:pPr>
              <w:spacing w:line="259" w:lineRule="auto"/>
              <w:rPr>
                <w:ins w:author="Vaddhi, Jigisha Nmn (CDC/NCIRD/OD) (CTR)" w:date="2026-04-20T17:23:00Z" w16du:dateUtc="2026-04-20T21:23:00Z" w:id="770"/>
                <w:rFonts w:ascii="Aptos" w:hAnsi="Aptos"/>
              </w:rPr>
            </w:pPr>
            <w:ins w:author="Vaddhi, Jigisha Nmn (CDC/NCIRD/OD) (CTR)" w:date="2026-04-20T17:23:00Z" w16du:dateUtc="2026-04-20T21:23:00Z" w:id="771">
              <w:r w:rsidRPr="78F98758">
                <w:rPr>
                  <w:rFonts w:ascii="Aptos" w:hAnsi="Aptos"/>
                </w:rPr>
                <w:t>-STATE</w:t>
              </w:r>
            </w:ins>
          </w:p>
          <w:p w:rsidR="00612B0D" w:rsidP="0096414C" w:rsidRDefault="00612B0D" w14:paraId="32F59A2D" w14:textId="77777777">
            <w:pPr>
              <w:spacing w:line="259" w:lineRule="auto"/>
              <w:rPr>
                <w:ins w:author="Vaddhi, Jigisha Nmn (CDC/NCIRD/OD) (CTR)" w:date="2026-04-20T17:23:00Z" w16du:dateUtc="2026-04-20T21:23:00Z" w:id="772"/>
                <w:rFonts w:ascii="Aptos" w:hAnsi="Aptos"/>
              </w:rPr>
            </w:pPr>
            <w:ins w:author="Vaddhi, Jigisha Nmn (CDC/NCIRD/OD) (CTR)" w:date="2026-04-20T17:23:00Z" w16du:dateUtc="2026-04-20T21:23:00Z" w:id="773">
              <w:r w:rsidRPr="78F98758">
                <w:rPr>
                  <w:rFonts w:ascii="Aptos" w:hAnsi="Aptos"/>
                </w:rPr>
                <w:t>-SPLIT</w:t>
              </w:r>
            </w:ins>
          </w:p>
        </w:tc>
      </w:tr>
      <w:tr w:rsidR="00612B0D" w:rsidTr="0096414C" w14:paraId="46DEFD8D" w14:textId="77777777">
        <w:trPr>
          <w:trHeight w:val="300"/>
          <w:ins w:author="Vaddhi, Jigisha Nmn (CDC/NCIRD/OD) (CTR)" w:date="2026-04-20T17:23:00Z" w:id="774"/>
        </w:trPr>
        <w:tc>
          <w:tcPr>
            <w:tcW w:w="667" w:type="dxa"/>
          </w:tcPr>
          <w:p w:rsidR="00612B0D" w:rsidP="0096414C" w:rsidRDefault="00612B0D" w14:paraId="137B59EF" w14:textId="77777777">
            <w:pPr>
              <w:rPr>
                <w:ins w:author="Vaddhi, Jigisha Nmn (CDC/NCIRD/OD) (CTR)" w:date="2026-04-20T17:23:00Z" w16du:dateUtc="2026-04-20T21:23:00Z" w:id="775"/>
                <w:rFonts w:ascii="Aptos" w:hAnsi="Aptos"/>
              </w:rPr>
            </w:pPr>
            <w:ins w:author="Vaddhi, Jigisha Nmn (CDC/NCIRD/OD) (CTR)" w:date="2026-04-20T17:23:00Z" w16du:dateUtc="2026-04-20T21:23:00Z" w:id="776">
              <w:r w:rsidRPr="78F98758">
                <w:rPr>
                  <w:rFonts w:ascii="Aptos" w:hAnsi="Aptos"/>
                </w:rPr>
                <w:t>9</w:t>
              </w:r>
            </w:ins>
          </w:p>
        </w:tc>
        <w:tc>
          <w:tcPr>
            <w:tcW w:w="2072" w:type="dxa"/>
          </w:tcPr>
          <w:p w:rsidR="00612B0D" w:rsidP="0096414C" w:rsidRDefault="00612B0D" w14:paraId="7E35E429" w14:textId="77777777">
            <w:pPr>
              <w:rPr>
                <w:ins w:author="Vaddhi, Jigisha Nmn (CDC/NCIRD/OD) (CTR)" w:date="2026-04-20T17:23:00Z" w16du:dateUtc="2026-04-20T21:23:00Z" w:id="777"/>
                <w:rFonts w:ascii="Aptos" w:hAnsi="Aptos"/>
              </w:rPr>
            </w:pPr>
            <w:ins w:author="Vaddhi, Jigisha Nmn (CDC/NCIRD/OD) (CTR)" w:date="2026-04-20T17:23:00Z" w16du:dateUtc="2026-04-20T21:23:00Z" w:id="778">
              <w:r w:rsidRPr="78F98758">
                <w:rPr>
                  <w:rFonts w:ascii="Aptos" w:hAnsi="Aptos"/>
                </w:rPr>
                <w:t>Soft</w:t>
              </w:r>
            </w:ins>
          </w:p>
        </w:tc>
        <w:tc>
          <w:tcPr>
            <w:tcW w:w="4845" w:type="dxa"/>
          </w:tcPr>
          <w:p w:rsidR="00612B0D" w:rsidP="0096414C" w:rsidRDefault="00612B0D" w14:paraId="747EFDE4" w14:textId="77777777">
            <w:pPr>
              <w:spacing w:line="259" w:lineRule="auto"/>
              <w:rPr>
                <w:ins w:author="Vaddhi, Jigisha Nmn (CDC/NCIRD/OD) (CTR)" w:date="2026-04-20T17:23:00Z" w16du:dateUtc="2026-04-20T21:23:00Z" w:id="779"/>
                <w:rFonts w:ascii="Aptos" w:hAnsi="Aptos"/>
              </w:rPr>
            </w:pPr>
            <w:ins w:author="Vaddhi, Jigisha Nmn (CDC/NCIRD/OD) (CTR)" w:date="2026-04-20T17:23:00Z" w16du:dateUtc="2026-04-20T21:23:00Z" w:id="780">
              <w:r w:rsidRPr="78F98758">
                <w:rPr>
                  <w:rFonts w:ascii="Aptos" w:hAnsi="Aptos"/>
                </w:rPr>
                <w:t>PO Reference</w:t>
              </w:r>
            </w:ins>
          </w:p>
        </w:tc>
      </w:tr>
      <w:tr w:rsidR="00612B0D" w:rsidTr="0096414C" w14:paraId="41588E7A" w14:textId="77777777">
        <w:trPr>
          <w:trHeight w:val="300"/>
          <w:ins w:author="Vaddhi, Jigisha Nmn (CDC/NCIRD/OD) (CTR)" w:date="2026-04-20T17:23:00Z" w:id="781"/>
        </w:trPr>
        <w:tc>
          <w:tcPr>
            <w:tcW w:w="667" w:type="dxa"/>
          </w:tcPr>
          <w:p w:rsidR="00612B0D" w:rsidP="0096414C" w:rsidRDefault="00612B0D" w14:paraId="73B1EF73" w14:textId="77777777">
            <w:pPr>
              <w:rPr>
                <w:ins w:author="Vaddhi, Jigisha Nmn (CDC/NCIRD/OD) (CTR)" w:date="2026-04-20T17:23:00Z" w16du:dateUtc="2026-04-20T21:23:00Z" w:id="782"/>
                <w:rFonts w:ascii="Aptos" w:hAnsi="Aptos"/>
              </w:rPr>
            </w:pPr>
            <w:ins w:author="Vaddhi, Jigisha Nmn (CDC/NCIRD/OD) (CTR)" w:date="2026-04-20T17:23:00Z" w16du:dateUtc="2026-04-20T21:23:00Z" w:id="783">
              <w:r w:rsidRPr="78F98758">
                <w:rPr>
                  <w:rFonts w:ascii="Aptos" w:hAnsi="Aptos"/>
                </w:rPr>
                <w:t>10</w:t>
              </w:r>
            </w:ins>
          </w:p>
        </w:tc>
        <w:tc>
          <w:tcPr>
            <w:tcW w:w="2072" w:type="dxa"/>
          </w:tcPr>
          <w:p w:rsidR="00612B0D" w:rsidP="0096414C" w:rsidRDefault="00612B0D" w14:paraId="0C3BF7D5" w14:textId="77777777">
            <w:pPr>
              <w:rPr>
                <w:ins w:author="Vaddhi, Jigisha Nmn (CDC/NCIRD/OD) (CTR)" w:date="2026-04-20T17:23:00Z" w16du:dateUtc="2026-04-20T21:23:00Z" w:id="784"/>
                <w:rFonts w:ascii="Aptos" w:hAnsi="Aptos"/>
              </w:rPr>
            </w:pPr>
            <w:ins w:author="Vaddhi, Jigisha Nmn (CDC/NCIRD/OD) (CTR)" w:date="2026-04-20T17:23:00Z" w16du:dateUtc="2026-04-20T21:23:00Z" w:id="785">
              <w:r w:rsidRPr="78F98758">
                <w:rPr>
                  <w:rFonts w:ascii="Aptos" w:hAnsi="Aptos"/>
                </w:rPr>
                <w:t>System Generated</w:t>
              </w:r>
            </w:ins>
          </w:p>
        </w:tc>
        <w:tc>
          <w:tcPr>
            <w:tcW w:w="4845" w:type="dxa"/>
          </w:tcPr>
          <w:p w:rsidR="00612B0D" w:rsidP="0096414C" w:rsidRDefault="00612B0D" w14:paraId="739F4CF7" w14:textId="77777777">
            <w:pPr>
              <w:spacing w:line="259" w:lineRule="auto"/>
              <w:rPr>
                <w:ins w:author="Vaddhi, Jigisha Nmn (CDC/NCIRD/OD) (CTR)" w:date="2026-04-20T17:23:00Z" w16du:dateUtc="2026-04-20T21:23:00Z" w:id="786"/>
                <w:rFonts w:ascii="Aptos" w:hAnsi="Aptos"/>
              </w:rPr>
            </w:pPr>
            <w:ins w:author="Vaddhi, Jigisha Nmn (CDC/NCIRD/OD) (CTR)" w:date="2026-04-20T17:23:00Z" w16du:dateUtc="2026-04-20T21:23:00Z" w:id="787">
              <w:r w:rsidRPr="78F98758">
                <w:rPr>
                  <w:rFonts w:ascii="Aptos" w:hAnsi="Aptos"/>
                </w:rPr>
                <w:t>Delivery Status</w:t>
              </w:r>
              <w:r>
                <w:br/>
              </w:r>
              <w:r w:rsidRPr="78F98758">
                <w:rPr>
                  <w:rFonts w:ascii="Aptos" w:hAnsi="Aptos"/>
                </w:rPr>
                <w:t>Defaults to Not Delivered upon creation.</w:t>
              </w:r>
            </w:ins>
          </w:p>
        </w:tc>
      </w:tr>
      <w:tr w:rsidR="00612B0D" w:rsidTr="0096414C" w14:paraId="7DA264FD" w14:textId="77777777">
        <w:trPr>
          <w:trHeight w:val="300"/>
          <w:ins w:author="Vaddhi, Jigisha Nmn (CDC/NCIRD/OD) (CTR)" w:date="2026-04-20T17:23:00Z" w:id="788"/>
        </w:trPr>
        <w:tc>
          <w:tcPr>
            <w:tcW w:w="667" w:type="dxa"/>
          </w:tcPr>
          <w:p w:rsidR="00612B0D" w:rsidP="0096414C" w:rsidRDefault="00612B0D" w14:paraId="7D5EA3C7" w14:textId="77777777">
            <w:pPr>
              <w:rPr>
                <w:ins w:author="Vaddhi, Jigisha Nmn (CDC/NCIRD/OD) (CTR)" w:date="2026-04-20T17:23:00Z" w16du:dateUtc="2026-04-20T21:23:00Z" w:id="789"/>
                <w:rFonts w:ascii="Aptos" w:hAnsi="Aptos"/>
              </w:rPr>
            </w:pPr>
            <w:ins w:author="Vaddhi, Jigisha Nmn (CDC/NCIRD/OD) (CTR)" w:date="2026-04-20T17:23:00Z" w16du:dateUtc="2026-04-20T21:23:00Z" w:id="790">
              <w:r w:rsidRPr="78F98758">
                <w:rPr>
                  <w:rFonts w:ascii="Aptos" w:hAnsi="Aptos"/>
                </w:rPr>
                <w:t>11</w:t>
              </w:r>
            </w:ins>
          </w:p>
        </w:tc>
        <w:tc>
          <w:tcPr>
            <w:tcW w:w="2072" w:type="dxa"/>
          </w:tcPr>
          <w:p w:rsidR="00612B0D" w:rsidP="0096414C" w:rsidRDefault="00612B0D" w14:paraId="32BDF1BF" w14:textId="77777777">
            <w:pPr>
              <w:rPr>
                <w:ins w:author="Vaddhi, Jigisha Nmn (CDC/NCIRD/OD) (CTR)" w:date="2026-04-20T17:23:00Z" w16du:dateUtc="2026-04-20T21:23:00Z" w:id="791"/>
                <w:rFonts w:ascii="Aptos" w:hAnsi="Aptos"/>
              </w:rPr>
            </w:pPr>
            <w:ins w:author="Vaddhi, Jigisha Nmn (CDC/NCIRD/OD) (CTR)" w:date="2026-04-20T17:23:00Z" w16du:dateUtc="2026-04-20T21:23:00Z" w:id="792">
              <w:r w:rsidRPr="78F98758">
                <w:rPr>
                  <w:rFonts w:ascii="Aptos" w:hAnsi="Aptos"/>
                </w:rPr>
                <w:t>System Generated</w:t>
              </w:r>
            </w:ins>
          </w:p>
        </w:tc>
        <w:tc>
          <w:tcPr>
            <w:tcW w:w="4845" w:type="dxa"/>
          </w:tcPr>
          <w:p w:rsidR="00612B0D" w:rsidP="0096414C" w:rsidRDefault="00612B0D" w14:paraId="3BEFE7F5" w14:textId="77777777">
            <w:pPr>
              <w:spacing w:line="259" w:lineRule="auto"/>
              <w:rPr>
                <w:ins w:author="Vaddhi, Jigisha Nmn (CDC/NCIRD/OD) (CTR)" w:date="2026-04-20T17:23:00Z" w16du:dateUtc="2026-04-20T21:23:00Z" w:id="793"/>
              </w:rPr>
            </w:pPr>
            <w:ins w:author="Vaddhi, Jigisha Nmn (CDC/NCIRD/OD) (CTR)" w:date="2026-04-20T17:23:00Z" w16du:dateUtc="2026-04-20T21:23:00Z" w:id="794">
              <w:r w:rsidRPr="78F98758">
                <w:rPr>
                  <w:rFonts w:ascii="Aptos" w:hAnsi="Aptos"/>
                </w:rPr>
                <w:t>Net Value</w:t>
              </w:r>
            </w:ins>
          </w:p>
        </w:tc>
      </w:tr>
      <w:tr w:rsidR="00612B0D" w:rsidTr="0096414C" w14:paraId="41752464" w14:textId="77777777">
        <w:trPr>
          <w:trHeight w:val="300"/>
          <w:ins w:author="Vaddhi, Jigisha Nmn (CDC/NCIRD/OD) (CTR)" w:date="2026-04-20T17:23:00Z" w:id="795"/>
        </w:trPr>
        <w:tc>
          <w:tcPr>
            <w:tcW w:w="667" w:type="dxa"/>
          </w:tcPr>
          <w:p w:rsidR="00612B0D" w:rsidP="0096414C" w:rsidRDefault="00612B0D" w14:paraId="5A092695" w14:textId="77777777">
            <w:pPr>
              <w:rPr>
                <w:ins w:author="Vaddhi, Jigisha Nmn (CDC/NCIRD/OD) (CTR)" w:date="2026-04-20T17:23:00Z" w16du:dateUtc="2026-04-20T21:23:00Z" w:id="796"/>
                <w:rFonts w:ascii="Aptos" w:hAnsi="Aptos"/>
              </w:rPr>
            </w:pPr>
            <w:ins w:author="Vaddhi, Jigisha Nmn (CDC/NCIRD/OD) (CTR)" w:date="2026-04-20T17:23:00Z" w16du:dateUtc="2026-04-20T21:23:00Z" w:id="797">
              <w:r w:rsidRPr="78F98758">
                <w:rPr>
                  <w:rFonts w:ascii="Aptos" w:hAnsi="Aptos"/>
                </w:rPr>
                <w:t>12</w:t>
              </w:r>
            </w:ins>
          </w:p>
        </w:tc>
        <w:tc>
          <w:tcPr>
            <w:tcW w:w="2072" w:type="dxa"/>
          </w:tcPr>
          <w:p w:rsidR="00612B0D" w:rsidP="0096414C" w:rsidRDefault="00612B0D" w14:paraId="2C1A18E4" w14:textId="77777777">
            <w:pPr>
              <w:rPr>
                <w:ins w:author="Vaddhi, Jigisha Nmn (CDC/NCIRD/OD) (CTR)" w:date="2026-04-20T17:23:00Z" w16du:dateUtc="2026-04-20T21:23:00Z" w:id="798"/>
                <w:rFonts w:ascii="Aptos" w:hAnsi="Aptos"/>
              </w:rPr>
            </w:pPr>
            <w:ins w:author="Vaddhi, Jigisha Nmn (CDC/NCIRD/OD) (CTR)" w:date="2026-04-20T17:23:00Z" w16du:dateUtc="2026-04-20T21:23:00Z" w:id="799">
              <w:r w:rsidRPr="78F98758">
                <w:rPr>
                  <w:rFonts w:ascii="Aptos" w:hAnsi="Aptos"/>
                </w:rPr>
                <w:t>Soft</w:t>
              </w:r>
            </w:ins>
          </w:p>
        </w:tc>
        <w:tc>
          <w:tcPr>
            <w:tcW w:w="4845" w:type="dxa"/>
          </w:tcPr>
          <w:p w:rsidR="00612B0D" w:rsidP="0096414C" w:rsidRDefault="00612B0D" w14:paraId="0039B8DA" w14:textId="77777777">
            <w:pPr>
              <w:spacing w:line="259" w:lineRule="auto"/>
              <w:rPr>
                <w:ins w:author="Vaddhi, Jigisha Nmn (CDC/NCIRD/OD) (CTR)" w:date="2026-04-20T17:23:00Z" w16du:dateUtc="2026-04-20T21:23:00Z" w:id="800"/>
                <w:rFonts w:ascii="Aptos" w:hAnsi="Aptos"/>
              </w:rPr>
            </w:pPr>
            <w:ins w:author="Vaddhi, Jigisha Nmn (CDC/NCIRD/OD) (CTR)" w:date="2026-04-20T17:23:00Z" w16du:dateUtc="2026-04-20T21:23:00Z" w:id="801">
              <w:r w:rsidRPr="78F98758">
                <w:rPr>
                  <w:rFonts w:ascii="Aptos" w:hAnsi="Aptos"/>
                </w:rPr>
                <w:t>Rejection Reason</w:t>
              </w:r>
            </w:ins>
          </w:p>
        </w:tc>
      </w:tr>
    </w:tbl>
    <w:p w:rsidRPr="00B531FA" w:rsidR="00D71B64" w:rsidP="00D71B64" w:rsidRDefault="000849DD" w14:paraId="5B113BBE" w14:textId="662B3182">
      <w:pPr>
        <w:pStyle w:val="ListParagraph"/>
        <w:ind w:left="2160"/>
        <w:rPr>
          <w:ins w:author="Vaddhi, Jigisha Nmn (CDC/NCIRD/OD) (CTR)" w:date="2026-04-20T17:04:00Z" w16du:dateUtc="2026-04-20T21:04:00Z" w:id="802"/>
          <w:rFonts w:eastAsia="Arial" w:cstheme="minorHAnsi"/>
          <w:lang w:val="de"/>
        </w:rPr>
      </w:pPr>
      <w:ins w:author="Vaddhi, Jigisha Nmn (CDC/NCIRD/OD) (CTR)" w:date="2026-04-20T16:31:00Z" w16du:dateUtc="2026-04-20T20:31:00Z" w:id="803">
        <w:r>
          <w:rPr>
            <w:rFonts w:eastAsia="Arial" w:cstheme="minorHAnsi"/>
            <w:lang w:val="de"/>
          </w:rPr>
          <w:t xml:space="preserve">  </w:t>
        </w:r>
      </w:ins>
    </w:p>
    <w:p w:rsidRPr="00B531FA" w:rsidR="00EE6EB4" w:rsidP="00D71B64" w:rsidRDefault="00EE6EB4" w14:paraId="72AB7DDB" w14:textId="77777777">
      <w:pPr>
        <w:pStyle w:val="ListParagraph"/>
        <w:ind w:left="2160"/>
        <w:rPr>
          <w:rFonts w:eastAsia="Arial" w:cstheme="minorHAnsi"/>
          <w:lang w:val="de"/>
        </w:rPr>
      </w:pPr>
    </w:p>
    <w:p w:rsidRPr="00B531FA" w:rsidR="00D71B64" w:rsidP="009719B8" w:rsidRDefault="00D71B64" w14:paraId="3F2DDB1D" w14:textId="77777777">
      <w:pPr>
        <w:pStyle w:val="ListParagraph"/>
        <w:numPr>
          <w:ilvl w:val="1"/>
          <w:numId w:val="18"/>
        </w:numPr>
        <w:spacing w:after="0" w:line="240" w:lineRule="auto"/>
        <w:rPr>
          <w:rFonts w:eastAsia="Arial" w:cstheme="minorHAnsi"/>
        </w:rPr>
      </w:pPr>
      <w:r w:rsidRPr="00B531FA">
        <w:rPr>
          <w:rFonts w:eastAsia="Arial" w:cstheme="minorHAnsi"/>
        </w:rPr>
        <w:t xml:space="preserve">Ability to Save.  </w:t>
      </w:r>
    </w:p>
    <w:p w:rsidRPr="00B531FA" w:rsidR="00D71B64" w:rsidP="009719B8" w:rsidRDefault="00D71B64" w14:paraId="5D3BC15F" w14:textId="77777777">
      <w:pPr>
        <w:pStyle w:val="ListParagraph"/>
        <w:numPr>
          <w:ilvl w:val="1"/>
          <w:numId w:val="18"/>
        </w:numPr>
        <w:spacing w:after="0" w:line="240" w:lineRule="auto"/>
        <w:rPr>
          <w:rFonts w:eastAsia="Arial" w:cstheme="minorHAnsi"/>
        </w:rPr>
      </w:pPr>
      <w:r w:rsidRPr="00B531FA">
        <w:rPr>
          <w:rFonts w:eastAsia="Arial" w:cstheme="minorHAnsi"/>
        </w:rPr>
        <w:t>Ability to enter or edit Inventory on Hand in the Vaccine Request in the Inventory on Hand assignment block.</w:t>
      </w:r>
    </w:p>
    <w:p w:rsidRPr="00B531FA" w:rsidR="00D71B64" w:rsidP="009719B8" w:rsidRDefault="00D71B64" w14:paraId="5876518C" w14:textId="79BAEA12">
      <w:pPr>
        <w:pStyle w:val="ListParagraph"/>
        <w:numPr>
          <w:ilvl w:val="2"/>
          <w:numId w:val="18"/>
        </w:numPr>
        <w:spacing w:line="259" w:lineRule="auto"/>
      </w:pPr>
      <w:commentRangeStart w:id="804"/>
      <w:commentRangeStart w:id="805"/>
      <w:r w:rsidRPr="3C8D4E37">
        <w:lastRenderedPageBreak/>
        <w:t xml:space="preserve">The Inventory </w:t>
      </w:r>
      <w:r w:rsidRPr="3C8D4E37" w:rsidR="001D003F">
        <w:t>on</w:t>
      </w:r>
      <w:r w:rsidRPr="3C8D4E37">
        <w:t xml:space="preserve"> Hand assignment block will populate with the NDC Code, Lot Number, Quantity, and Expiration Date from the last submitted inventory on hand, plus any shipments from the manufacturer/distributor since the last inventory submission</w:t>
      </w:r>
      <w:commentRangeEnd w:id="804"/>
      <w:r w:rsidRPr="3C8D4E37" w:rsidR="00E52BB4">
        <w:rPr>
          <w:rStyle w:val="CommentReference"/>
          <w:sz w:val="24"/>
          <w:szCs w:val="24"/>
        </w:rPr>
        <w:commentReference w:id="804"/>
      </w:r>
      <w:commentRangeEnd w:id="805"/>
      <w:r>
        <w:rPr>
          <w:rStyle w:val="CommentReference"/>
        </w:rPr>
        <w:commentReference w:id="805"/>
      </w:r>
      <w:r w:rsidRPr="3C8D4E37">
        <w:t>.</w:t>
      </w:r>
    </w:p>
    <w:p w:rsidRPr="00B531FA" w:rsidR="00D71B64" w:rsidP="009719B8" w:rsidRDefault="00D71B64" w14:paraId="4E234140" w14:textId="77777777">
      <w:pPr>
        <w:pStyle w:val="ListParagraph"/>
        <w:numPr>
          <w:ilvl w:val="3"/>
          <w:numId w:val="18"/>
        </w:numPr>
        <w:spacing w:after="0" w:line="240" w:lineRule="auto"/>
        <w:rPr>
          <w:rFonts w:cstheme="minorHAnsi"/>
        </w:rPr>
      </w:pPr>
      <w:r w:rsidRPr="00B531FA">
        <w:rPr>
          <w:rFonts w:cstheme="minorHAnsi"/>
        </w:rPr>
        <w:t>Ability to change the quantity (Inventory on Hand) for each NDC with a specific lot number and expiration date.</w:t>
      </w:r>
    </w:p>
    <w:p w:rsidRPr="00B531FA" w:rsidR="00D71B64" w:rsidP="009719B8" w:rsidRDefault="00D71B64" w14:paraId="398B027A" w14:textId="77777777">
      <w:pPr>
        <w:pStyle w:val="ListParagraph"/>
        <w:numPr>
          <w:ilvl w:val="3"/>
          <w:numId w:val="18"/>
        </w:numPr>
        <w:spacing w:after="0" w:line="240" w:lineRule="auto"/>
        <w:rPr>
          <w:rFonts w:cstheme="minorHAnsi"/>
        </w:rPr>
      </w:pPr>
      <w:r w:rsidRPr="00B531FA">
        <w:rPr>
          <w:rFonts w:cstheme="minorHAnsi"/>
        </w:rPr>
        <w:t>Ability to delete a line with a specific NDC, lot number or expiration date by clicking on the trash can icon for that line</w:t>
      </w:r>
    </w:p>
    <w:p w:rsidRPr="00B531FA" w:rsidR="00D71B64" w:rsidP="009719B8" w:rsidRDefault="00D71B64" w14:paraId="24EACE13" w14:textId="77777777">
      <w:pPr>
        <w:pStyle w:val="ListParagraph"/>
        <w:numPr>
          <w:ilvl w:val="3"/>
          <w:numId w:val="18"/>
        </w:numPr>
        <w:spacing w:after="0" w:line="240" w:lineRule="auto"/>
        <w:rPr>
          <w:ins w:author="Vaddhi, Jigisha Nmn (CDC/NCIRD/OD) (CTR)" w:date="2026-04-21T12:27:00Z" w16du:dateUtc="2026-04-21T12:27:31Z" w:id="806"/>
          <w:rFonts w:cstheme="minorHAnsi"/>
        </w:rPr>
      </w:pPr>
      <w:r w:rsidRPr="00B531FA">
        <w:rPr>
          <w:rFonts w:cstheme="minorHAnsi"/>
        </w:rPr>
        <w:t>Ability to add another NDC with a specific lot number and expiration date by selecting the Insert (line) button.</w:t>
      </w:r>
    </w:p>
    <w:p w:rsidR="5E39CF64" w:rsidRDefault="4C628483" w14:paraId="57F4BC66" w14:textId="27B1718D">
      <w:pPr>
        <w:pStyle w:val="ListParagraph"/>
        <w:numPr>
          <w:ilvl w:val="0"/>
          <w:numId w:val="25"/>
        </w:numPr>
        <w:spacing w:line="259" w:lineRule="auto"/>
        <w:rPr>
          <w:ins w:author="Vaddhi, Jigisha Nmn (CDC/NCIRD/OD) (CTR)" w:date="2026-04-20T17:28:00Z" w16du:dateUtc="2026-04-20T21:28:00Z" w:id="807"/>
        </w:rPr>
        <w:pPrChange w:author="Vaddhi, Jigisha Nmn (CDC/NCIRD/OD) (CTR)" w:date="2026-04-21T12:29:00Z" w:id="808">
          <w:pPr>
            <w:pStyle w:val="ListParagraph"/>
            <w:spacing w:after="0" w:line="240" w:lineRule="auto"/>
            <w:ind w:left="2880"/>
          </w:pPr>
        </w:pPrChange>
      </w:pPr>
      <w:ins w:author="Vaddhi, Jigisha Nmn (CDC/NCIRD/OD) (CTR)" w:date="2026-04-21T12:27:00Z" w16du:dateUtc="2026-04-21T12:27:59Z" w:id="809">
        <w:r w:rsidRPr="3C8D4E37">
          <w:t>At</w:t>
        </w:r>
      </w:ins>
      <w:ins w:author="Santoli, Jeanne (CDC/NCIRD/ISD)" w:date="2026-04-28T17:00:00Z" w16du:dateUtc="2026-04-28T21:00:00Z" w:id="810">
        <w:r w:rsidR="009661AC">
          <w:t xml:space="preserve"> </w:t>
        </w:r>
      </w:ins>
      <w:ins w:author="Vaddhi, Jigisha Nmn (CDC/NCIRD/OD) (CTR)" w:date="2026-04-21T12:27:00Z" w16du:dateUtc="2026-04-21T12:27:59Z" w:id="811">
        <w:r w:rsidRPr="3C8D4E37">
          <w:t xml:space="preserve">least one line item must be entered or modified </w:t>
        </w:r>
      </w:ins>
      <w:ins w:author="Vaddhi, Jigisha Nmn (CDC/NCIRD/OD) (CTR)" w:date="2026-04-21T12:28:00Z" w16du:dateUtc="2026-04-21T12:28:58Z" w:id="812">
        <w:r w:rsidRPr="3C8D4E37">
          <w:t>in the Inventory on Hand assignment block before the user is allowed to save</w:t>
        </w:r>
        <w:r w:rsidRPr="3C8D4E37" w:rsidR="244BCE79">
          <w:t>.</w:t>
        </w:r>
      </w:ins>
    </w:p>
    <w:p w:rsidRPr="00084D2E" w:rsidR="00084D2E" w:rsidRDefault="00084D2E" w14:paraId="0F714B75" w14:textId="77777777">
      <w:pPr>
        <w:rPr>
          <w:ins w:author="Vaddhi, Jigisha Nmn (CDC/NCIRD/OD) (CTR)" w:date="2026-04-20T17:28:00Z" w16du:dateUtc="2026-04-20T21:28:00Z" w:id="813"/>
          <w:rFonts w:ascii="Aptos" w:hAnsi="Aptos"/>
          <w:b/>
          <w:bCs/>
          <w:rPrChange w:author="Vaddhi, Jigisha Nmn (CDC/NCIRD/OD) (CTR)" w:date="2026-04-20T17:28:00Z" w16du:dateUtc="2026-04-20T21:28:00Z" w:id="814">
            <w:rPr>
              <w:ins w:author="Vaddhi, Jigisha Nmn (CDC/NCIRD/OD) (CTR)" w:date="2026-04-20T17:28:00Z" w16du:dateUtc="2026-04-20T21:28:00Z" w:id="815"/>
            </w:rPr>
          </w:rPrChange>
        </w:rPr>
        <w:pPrChange w:author="Vaddhi, Jigisha Nmn (CDC/NCIRD/OD) (CTR)" w:date="2026-04-20T17:28:00Z" w16du:dateUtc="2026-04-20T21:28:00Z" w:id="816">
          <w:pPr>
            <w:pStyle w:val="ListParagraph"/>
            <w:numPr>
              <w:numId w:val="19"/>
            </w:numPr>
            <w:ind w:hanging="360"/>
          </w:pPr>
        </w:pPrChange>
      </w:pPr>
      <w:ins w:author="Vaddhi, Jigisha Nmn (CDC/NCIRD/OD) (CTR)" w:date="2026-04-20T17:28:00Z" w16du:dateUtc="2026-04-20T21:28:00Z" w:id="817">
        <w:r w:rsidRPr="00084D2E">
          <w:rPr>
            <w:rFonts w:ascii="Aptos" w:hAnsi="Aptos"/>
            <w:b/>
            <w:bCs/>
            <w:szCs w:val="20"/>
            <w:rPrChange w:author="Vaddhi, Jigisha Nmn (CDC/NCIRD/OD) (CTR)" w:date="2026-04-20T17:28:00Z" w16du:dateUtc="2026-04-20T21:28:00Z" w:id="818">
              <w:rPr/>
            </w:rPrChange>
          </w:rPr>
          <w:t>Inventory on Hand</w:t>
        </w:r>
      </w:ins>
    </w:p>
    <w:tbl>
      <w:tblPr>
        <w:tblStyle w:val="TableGrid"/>
        <w:tblW w:w="0" w:type="auto"/>
        <w:tblLook w:val="04A0" w:firstRow="1" w:lastRow="0" w:firstColumn="1" w:lastColumn="0" w:noHBand="0" w:noVBand="1"/>
      </w:tblPr>
      <w:tblGrid>
        <w:gridCol w:w="667"/>
        <w:gridCol w:w="2072"/>
        <w:gridCol w:w="4845"/>
      </w:tblGrid>
      <w:tr w:rsidR="00084D2E" w:rsidTr="0096414C" w14:paraId="5A2393A5" w14:textId="77777777">
        <w:trPr>
          <w:trHeight w:val="300"/>
          <w:ins w:author="Vaddhi, Jigisha Nmn (CDC/NCIRD/OD) (CTR)" w:date="2026-04-20T17:28:00Z" w:id="819"/>
        </w:trPr>
        <w:tc>
          <w:tcPr>
            <w:tcW w:w="667" w:type="dxa"/>
            <w:shd w:val="clear" w:color="auto" w:fill="ACB9CA" w:themeFill="text2" w:themeFillTint="66"/>
          </w:tcPr>
          <w:p w:rsidR="00084D2E" w:rsidP="0096414C" w:rsidRDefault="00084D2E" w14:paraId="08688446" w14:textId="77777777">
            <w:pPr>
              <w:rPr>
                <w:ins w:author="Vaddhi, Jigisha Nmn (CDC/NCIRD/OD) (CTR)" w:date="2026-04-20T17:28:00Z" w16du:dateUtc="2026-04-20T21:28:00Z" w:id="820"/>
                <w:rFonts w:ascii="Aptos" w:hAnsi="Aptos"/>
                <w:b/>
                <w:bCs/>
              </w:rPr>
            </w:pPr>
            <w:ins w:author="Vaddhi, Jigisha Nmn (CDC/NCIRD/OD) (CTR)" w:date="2026-04-20T17:28:00Z" w16du:dateUtc="2026-04-20T21:28:00Z" w:id="821">
              <w:r w:rsidRPr="78F98758">
                <w:rPr>
                  <w:rFonts w:ascii="Aptos" w:hAnsi="Aptos"/>
                  <w:b/>
                  <w:bCs/>
                </w:rPr>
                <w:t>Seq</w:t>
              </w:r>
            </w:ins>
          </w:p>
        </w:tc>
        <w:tc>
          <w:tcPr>
            <w:tcW w:w="2072" w:type="dxa"/>
            <w:shd w:val="clear" w:color="auto" w:fill="ACB9CA" w:themeFill="text2" w:themeFillTint="66"/>
          </w:tcPr>
          <w:p w:rsidR="00084D2E" w:rsidP="0096414C" w:rsidRDefault="00084D2E" w14:paraId="2CA730D2" w14:textId="77777777">
            <w:pPr>
              <w:rPr>
                <w:ins w:author="Vaddhi, Jigisha Nmn (CDC/NCIRD/OD) (CTR)" w:date="2026-04-20T17:28:00Z" w16du:dateUtc="2026-04-20T21:28:00Z" w:id="822"/>
                <w:rFonts w:ascii="Aptos" w:hAnsi="Aptos"/>
                <w:b/>
                <w:bCs/>
              </w:rPr>
            </w:pPr>
            <w:ins w:author="Vaddhi, Jigisha Nmn (CDC/NCIRD/OD) (CTR)" w:date="2026-04-20T17:28:00Z" w16du:dateUtc="2026-04-20T21:28:00Z" w:id="823">
              <w:r w:rsidRPr="78F98758">
                <w:rPr>
                  <w:rFonts w:ascii="Aptos" w:hAnsi="Aptos"/>
                  <w:b/>
                  <w:bCs/>
                </w:rPr>
                <w:t>Hard / Soft</w:t>
              </w:r>
            </w:ins>
          </w:p>
        </w:tc>
        <w:tc>
          <w:tcPr>
            <w:tcW w:w="4845" w:type="dxa"/>
            <w:shd w:val="clear" w:color="auto" w:fill="ACB9CA" w:themeFill="text2" w:themeFillTint="66"/>
          </w:tcPr>
          <w:p w:rsidR="00084D2E" w:rsidP="0096414C" w:rsidRDefault="00084D2E" w14:paraId="2508B564" w14:textId="77777777">
            <w:pPr>
              <w:rPr>
                <w:ins w:author="Vaddhi, Jigisha Nmn (CDC/NCIRD/OD) (CTR)" w:date="2026-04-20T17:28:00Z" w16du:dateUtc="2026-04-20T21:28:00Z" w:id="824"/>
                <w:rFonts w:ascii="Aptos" w:hAnsi="Aptos"/>
                <w:b/>
                <w:bCs/>
              </w:rPr>
            </w:pPr>
            <w:ins w:author="Vaddhi, Jigisha Nmn (CDC/NCIRD/OD) (CTR)" w:date="2026-04-20T17:28:00Z" w16du:dateUtc="2026-04-20T21:28:00Z" w:id="825">
              <w:r w:rsidRPr="78F98758">
                <w:rPr>
                  <w:rFonts w:ascii="Aptos" w:hAnsi="Aptos"/>
                  <w:b/>
                  <w:bCs/>
                </w:rPr>
                <w:t>Field Name</w:t>
              </w:r>
            </w:ins>
          </w:p>
        </w:tc>
      </w:tr>
      <w:tr w:rsidR="00084D2E" w:rsidTr="0096414C" w14:paraId="18A77430" w14:textId="77777777">
        <w:trPr>
          <w:trHeight w:val="300"/>
          <w:ins w:author="Vaddhi, Jigisha Nmn (CDC/NCIRD/OD) (CTR)" w:date="2026-04-20T17:28:00Z" w:id="826"/>
        </w:trPr>
        <w:tc>
          <w:tcPr>
            <w:tcW w:w="667" w:type="dxa"/>
          </w:tcPr>
          <w:p w:rsidR="00084D2E" w:rsidP="0096414C" w:rsidRDefault="00084D2E" w14:paraId="21E40460" w14:textId="77777777">
            <w:pPr>
              <w:rPr>
                <w:ins w:author="Vaddhi, Jigisha Nmn (CDC/NCIRD/OD) (CTR)" w:date="2026-04-20T17:28:00Z" w16du:dateUtc="2026-04-20T21:28:00Z" w:id="827"/>
                <w:rFonts w:ascii="Aptos" w:hAnsi="Aptos"/>
              </w:rPr>
            </w:pPr>
            <w:ins w:author="Vaddhi, Jigisha Nmn (CDC/NCIRD/OD) (CTR)" w:date="2026-04-20T17:28:00Z" w16du:dateUtc="2026-04-20T21:28:00Z" w:id="828">
              <w:r w:rsidRPr="78F98758">
                <w:rPr>
                  <w:rFonts w:ascii="Aptos" w:hAnsi="Aptos"/>
                </w:rPr>
                <w:t>1</w:t>
              </w:r>
            </w:ins>
          </w:p>
        </w:tc>
        <w:tc>
          <w:tcPr>
            <w:tcW w:w="2072" w:type="dxa"/>
          </w:tcPr>
          <w:p w:rsidR="00084D2E" w:rsidP="0096414C" w:rsidRDefault="00084D2E" w14:paraId="43888BC6" w14:textId="77777777">
            <w:pPr>
              <w:spacing w:line="259" w:lineRule="auto"/>
              <w:rPr>
                <w:ins w:author="Vaddhi, Jigisha Nmn (CDC/NCIRD/OD) (CTR)" w:date="2026-04-20T17:28:00Z" w16du:dateUtc="2026-04-20T21:28:00Z" w:id="829"/>
              </w:rPr>
            </w:pPr>
            <w:ins w:author="Vaddhi, Jigisha Nmn (CDC/NCIRD/OD) (CTR)" w:date="2026-04-20T17:28:00Z" w16du:dateUtc="2026-04-20T21:28:00Z" w:id="830">
              <w:r w:rsidRPr="78F98758">
                <w:rPr>
                  <w:rFonts w:ascii="Aptos" w:hAnsi="Aptos"/>
                </w:rPr>
                <w:t>BTN</w:t>
              </w:r>
            </w:ins>
          </w:p>
        </w:tc>
        <w:tc>
          <w:tcPr>
            <w:tcW w:w="4845" w:type="dxa"/>
          </w:tcPr>
          <w:p w:rsidR="00084D2E" w:rsidP="0096414C" w:rsidRDefault="00084D2E" w14:paraId="68670DE8" w14:textId="77777777">
            <w:pPr>
              <w:spacing w:line="259" w:lineRule="auto"/>
              <w:rPr>
                <w:ins w:author="Vaddhi, Jigisha Nmn (CDC/NCIRD/OD) (CTR)" w:date="2026-04-20T17:28:00Z" w16du:dateUtc="2026-04-20T21:28:00Z" w:id="831"/>
              </w:rPr>
            </w:pPr>
            <w:ins w:author="Vaddhi, Jigisha Nmn (CDC/NCIRD/OD) (CTR)" w:date="2026-04-20T17:28:00Z" w16du:dateUtc="2026-04-20T21:28:00Z" w:id="832">
              <w:r w:rsidRPr="78F98758">
                <w:rPr>
                  <w:rFonts w:ascii="Aptos" w:hAnsi="Aptos"/>
                </w:rPr>
                <w:t>Edit List</w:t>
              </w:r>
            </w:ins>
          </w:p>
          <w:p w:rsidR="00084D2E" w:rsidP="0096414C" w:rsidRDefault="00084D2E" w14:paraId="548D7B76" w14:textId="77777777">
            <w:pPr>
              <w:spacing w:line="259" w:lineRule="auto"/>
              <w:rPr>
                <w:ins w:author="Vaddhi, Jigisha Nmn (CDC/NCIRD/OD) (CTR)" w:date="2026-04-20T17:28:00Z" w16du:dateUtc="2026-04-20T21:28:00Z" w:id="833"/>
                <w:rFonts w:ascii="Aptos" w:hAnsi="Aptos"/>
              </w:rPr>
            </w:pPr>
            <w:ins w:author="Vaddhi, Jigisha Nmn (CDC/NCIRD/OD) (CTR)" w:date="2026-04-20T17:28:00Z" w16du:dateUtc="2026-04-20T21:28:00Z" w:id="834">
              <w:r w:rsidRPr="78F98758">
                <w:rPr>
                  <w:rFonts w:ascii="Aptos" w:hAnsi="Aptos"/>
                </w:rPr>
                <w:t>-pressing this button populates the inventory table specific to the Provider</w:t>
              </w:r>
            </w:ins>
          </w:p>
          <w:p w:rsidR="00084D2E" w:rsidP="0096414C" w:rsidRDefault="00084D2E" w14:paraId="52C63336" w14:textId="77777777">
            <w:pPr>
              <w:spacing w:line="259" w:lineRule="auto"/>
              <w:rPr>
                <w:ins w:author="Vaddhi, Jigisha Nmn (CDC/NCIRD/OD) (CTR)" w:date="2026-04-20T17:28:00Z" w16du:dateUtc="2026-04-20T21:28:00Z" w:id="835"/>
                <w:rFonts w:ascii="Aptos" w:hAnsi="Aptos"/>
              </w:rPr>
            </w:pPr>
            <w:ins w:author="Vaddhi, Jigisha Nmn (CDC/NCIRD/OD) (CTR)" w:date="2026-04-20T17:28:00Z" w16du:dateUtc="2026-04-20T21:28:00Z" w:id="836">
              <w:r w:rsidRPr="78F98758">
                <w:rPr>
                  <w:rFonts w:ascii="Aptos" w:hAnsi="Aptos"/>
                </w:rPr>
                <w:t>-the only editable actions in the table are the trash can icon to delete a row and the Quantity (IOH) cell</w:t>
              </w:r>
            </w:ins>
          </w:p>
        </w:tc>
      </w:tr>
      <w:tr w:rsidR="00084D2E" w:rsidTr="0096414C" w14:paraId="22A05F87" w14:textId="77777777">
        <w:trPr>
          <w:trHeight w:val="300"/>
          <w:ins w:author="Vaddhi, Jigisha Nmn (CDC/NCIRD/OD) (CTR)" w:date="2026-04-20T17:28:00Z" w:id="837"/>
        </w:trPr>
        <w:tc>
          <w:tcPr>
            <w:tcW w:w="667" w:type="dxa"/>
          </w:tcPr>
          <w:p w:rsidR="00084D2E" w:rsidP="0096414C" w:rsidRDefault="00084D2E" w14:paraId="6B21198C" w14:textId="77777777">
            <w:pPr>
              <w:rPr>
                <w:ins w:author="Vaddhi, Jigisha Nmn (CDC/NCIRD/OD) (CTR)" w:date="2026-04-20T17:28:00Z" w16du:dateUtc="2026-04-20T21:28:00Z" w:id="838"/>
                <w:rFonts w:ascii="Aptos" w:hAnsi="Aptos"/>
              </w:rPr>
            </w:pPr>
            <w:ins w:author="Vaddhi, Jigisha Nmn (CDC/NCIRD/OD) (CTR)" w:date="2026-04-20T17:28:00Z" w16du:dateUtc="2026-04-20T21:28:00Z" w:id="839">
              <w:r w:rsidRPr="78F98758">
                <w:rPr>
                  <w:rFonts w:ascii="Aptos" w:hAnsi="Aptos"/>
                </w:rPr>
                <w:t>2</w:t>
              </w:r>
            </w:ins>
          </w:p>
        </w:tc>
        <w:tc>
          <w:tcPr>
            <w:tcW w:w="2072" w:type="dxa"/>
          </w:tcPr>
          <w:p w:rsidR="00084D2E" w:rsidP="0096414C" w:rsidRDefault="00084D2E" w14:paraId="6FDDEDF7" w14:textId="77777777">
            <w:pPr>
              <w:rPr>
                <w:ins w:author="Vaddhi, Jigisha Nmn (CDC/NCIRD/OD) (CTR)" w:date="2026-04-20T17:28:00Z" w16du:dateUtc="2026-04-20T21:28:00Z" w:id="840"/>
                <w:rFonts w:ascii="Aptos" w:hAnsi="Aptos"/>
              </w:rPr>
            </w:pPr>
            <w:ins w:author="Vaddhi, Jigisha Nmn (CDC/NCIRD/OD) (CTR)" w:date="2026-04-20T17:28:00Z" w16du:dateUtc="2026-04-20T21:28:00Z" w:id="841">
              <w:r w:rsidRPr="78F98758">
                <w:rPr>
                  <w:rFonts w:ascii="Aptos" w:hAnsi="Aptos"/>
                </w:rPr>
                <w:t>BTN</w:t>
              </w:r>
            </w:ins>
          </w:p>
        </w:tc>
        <w:tc>
          <w:tcPr>
            <w:tcW w:w="4845" w:type="dxa"/>
          </w:tcPr>
          <w:p w:rsidR="00084D2E" w:rsidP="0096414C" w:rsidRDefault="00084D2E" w14:paraId="2FFF2254" w14:textId="77777777">
            <w:pPr>
              <w:spacing w:line="259" w:lineRule="auto"/>
              <w:rPr>
                <w:ins w:author="Vaddhi, Jigisha Nmn (CDC/NCIRD/OD) (CTR)" w:date="2026-04-20T17:28:00Z" w16du:dateUtc="2026-04-20T21:28:00Z" w:id="842"/>
              </w:rPr>
            </w:pPr>
            <w:ins w:author="Vaddhi, Jigisha Nmn (CDC/NCIRD/OD) (CTR)" w:date="2026-04-20T17:28:00Z" w16du:dateUtc="2026-04-20T21:28:00Z" w:id="843">
              <w:r w:rsidRPr="78F98758">
                <w:rPr>
                  <w:rFonts w:ascii="Aptos" w:hAnsi="Aptos"/>
                </w:rPr>
                <w:t>Trash Can icon</w:t>
              </w:r>
            </w:ins>
          </w:p>
          <w:p w:rsidR="00084D2E" w:rsidP="0096414C" w:rsidRDefault="00084D2E" w14:paraId="69D4C542" w14:textId="77777777">
            <w:pPr>
              <w:spacing w:line="259" w:lineRule="auto"/>
              <w:rPr>
                <w:ins w:author="Vaddhi, Jigisha Nmn (CDC/NCIRD/OD) (CTR)" w:date="2026-04-20T17:28:00Z" w16du:dateUtc="2026-04-20T21:28:00Z" w:id="844"/>
                <w:rFonts w:ascii="Aptos" w:hAnsi="Aptos"/>
              </w:rPr>
            </w:pPr>
            <w:ins w:author="Vaddhi, Jigisha Nmn (CDC/NCIRD/OD) (CTR)" w:date="2026-04-20T17:28:00Z" w16du:dateUtc="2026-04-20T21:28:00Z" w:id="845">
              <w:r w:rsidRPr="78F98758">
                <w:rPr>
                  <w:rFonts w:ascii="Aptos" w:hAnsi="Aptos"/>
                </w:rPr>
                <w:t>-pressing it removes the row from the table</w:t>
              </w:r>
            </w:ins>
          </w:p>
        </w:tc>
      </w:tr>
      <w:tr w:rsidR="00084D2E" w:rsidTr="0096414C" w14:paraId="59C8B0A1" w14:textId="77777777">
        <w:trPr>
          <w:trHeight w:val="300"/>
          <w:ins w:author="Vaddhi, Jigisha Nmn (CDC/NCIRD/OD) (CTR)" w:date="2026-04-20T17:28:00Z" w:id="846"/>
        </w:trPr>
        <w:tc>
          <w:tcPr>
            <w:tcW w:w="667" w:type="dxa"/>
          </w:tcPr>
          <w:p w:rsidR="00084D2E" w:rsidP="0096414C" w:rsidRDefault="00084D2E" w14:paraId="7D7D7CC1" w14:textId="77777777">
            <w:pPr>
              <w:rPr>
                <w:ins w:author="Vaddhi, Jigisha Nmn (CDC/NCIRD/OD) (CTR)" w:date="2026-04-20T17:28:00Z" w16du:dateUtc="2026-04-20T21:28:00Z" w:id="847"/>
                <w:rFonts w:ascii="Aptos" w:hAnsi="Aptos"/>
              </w:rPr>
            </w:pPr>
            <w:ins w:author="Vaddhi, Jigisha Nmn (CDC/NCIRD/OD) (CTR)" w:date="2026-04-20T17:28:00Z" w16du:dateUtc="2026-04-20T21:28:00Z" w:id="848">
              <w:r w:rsidRPr="78F98758">
                <w:rPr>
                  <w:rFonts w:ascii="Aptos" w:hAnsi="Aptos"/>
                </w:rPr>
                <w:t>3</w:t>
              </w:r>
            </w:ins>
          </w:p>
        </w:tc>
        <w:tc>
          <w:tcPr>
            <w:tcW w:w="2072" w:type="dxa"/>
          </w:tcPr>
          <w:p w:rsidR="00084D2E" w:rsidP="0096414C" w:rsidRDefault="00084D2E" w14:paraId="5227F997" w14:textId="77777777">
            <w:pPr>
              <w:rPr>
                <w:ins w:author="Vaddhi, Jigisha Nmn (CDC/NCIRD/OD) (CTR)" w:date="2026-04-20T17:28:00Z" w16du:dateUtc="2026-04-20T21:28:00Z" w:id="849"/>
                <w:rFonts w:ascii="Aptos" w:hAnsi="Aptos"/>
              </w:rPr>
            </w:pPr>
            <w:ins w:author="Vaddhi, Jigisha Nmn (CDC/NCIRD/OD) (CTR)" w:date="2026-04-20T17:28:00Z" w16du:dateUtc="2026-04-20T21:28:00Z" w:id="850">
              <w:r w:rsidRPr="78F98758">
                <w:rPr>
                  <w:rFonts w:ascii="Aptos" w:hAnsi="Aptos"/>
                </w:rPr>
                <w:t>N/A</w:t>
              </w:r>
            </w:ins>
          </w:p>
        </w:tc>
        <w:tc>
          <w:tcPr>
            <w:tcW w:w="4845" w:type="dxa"/>
          </w:tcPr>
          <w:p w:rsidR="00084D2E" w:rsidP="0096414C" w:rsidRDefault="00084D2E" w14:paraId="629EEAE6" w14:textId="77777777">
            <w:pPr>
              <w:spacing w:line="259" w:lineRule="auto"/>
              <w:rPr>
                <w:ins w:author="Vaddhi, Jigisha Nmn (CDC/NCIRD/OD) (CTR)" w:date="2026-04-20T17:28:00Z" w16du:dateUtc="2026-04-20T21:28:00Z" w:id="851"/>
              </w:rPr>
            </w:pPr>
            <w:ins w:author="Vaddhi, Jigisha Nmn (CDC/NCIRD/OD) (CTR)" w:date="2026-04-20T17:28:00Z" w16du:dateUtc="2026-04-20T21:28:00Z" w:id="852">
              <w:r w:rsidRPr="78F98758">
                <w:rPr>
                  <w:rFonts w:ascii="Aptos" w:hAnsi="Aptos"/>
                </w:rPr>
                <w:t>NDC Code</w:t>
              </w:r>
            </w:ins>
          </w:p>
          <w:p w:rsidR="00084D2E" w:rsidP="0096414C" w:rsidRDefault="00084D2E" w14:paraId="05A6599E" w14:textId="77777777">
            <w:pPr>
              <w:spacing w:line="259" w:lineRule="auto"/>
              <w:rPr>
                <w:ins w:author="Vaddhi, Jigisha Nmn (CDC/NCIRD/OD) (CTR)" w:date="2026-04-20T17:28:00Z" w16du:dateUtc="2026-04-20T21:28:00Z" w:id="853"/>
                <w:rFonts w:ascii="Aptos" w:hAnsi="Aptos"/>
              </w:rPr>
            </w:pPr>
            <w:ins w:author="Vaddhi, Jigisha Nmn (CDC/NCIRD/OD) (CTR)" w:date="2026-04-20T17:28:00Z" w16du:dateUtc="2026-04-20T21:28:00Z" w:id="854">
              <w:r w:rsidRPr="78F98758">
                <w:rPr>
                  <w:rFonts w:ascii="Aptos" w:hAnsi="Aptos"/>
                </w:rPr>
                <w:t>-read-only field populating the NDC code for the inventory of hand for that row in the table</w:t>
              </w:r>
            </w:ins>
          </w:p>
        </w:tc>
      </w:tr>
      <w:tr w:rsidR="00084D2E" w:rsidTr="0096414C" w14:paraId="177BE219" w14:textId="77777777">
        <w:trPr>
          <w:trHeight w:val="300"/>
          <w:ins w:author="Vaddhi, Jigisha Nmn (CDC/NCIRD/OD) (CTR)" w:date="2026-04-20T17:28:00Z" w:id="855"/>
        </w:trPr>
        <w:tc>
          <w:tcPr>
            <w:tcW w:w="667" w:type="dxa"/>
          </w:tcPr>
          <w:p w:rsidR="00084D2E" w:rsidP="0096414C" w:rsidRDefault="00084D2E" w14:paraId="032CED1B" w14:textId="77777777">
            <w:pPr>
              <w:rPr>
                <w:ins w:author="Vaddhi, Jigisha Nmn (CDC/NCIRD/OD) (CTR)" w:date="2026-04-20T17:28:00Z" w16du:dateUtc="2026-04-20T21:28:00Z" w:id="856"/>
                <w:rFonts w:ascii="Aptos" w:hAnsi="Aptos"/>
              </w:rPr>
            </w:pPr>
            <w:ins w:author="Vaddhi, Jigisha Nmn (CDC/NCIRD/OD) (CTR)" w:date="2026-04-20T17:28:00Z" w16du:dateUtc="2026-04-20T21:28:00Z" w:id="857">
              <w:r w:rsidRPr="78F98758">
                <w:rPr>
                  <w:rFonts w:ascii="Aptos" w:hAnsi="Aptos"/>
                </w:rPr>
                <w:t>4</w:t>
              </w:r>
            </w:ins>
          </w:p>
        </w:tc>
        <w:tc>
          <w:tcPr>
            <w:tcW w:w="2072" w:type="dxa"/>
          </w:tcPr>
          <w:p w:rsidR="00084D2E" w:rsidP="0096414C" w:rsidRDefault="00084D2E" w14:paraId="6D90C566" w14:textId="77777777">
            <w:pPr>
              <w:spacing w:line="259" w:lineRule="auto"/>
              <w:rPr>
                <w:ins w:author="Vaddhi, Jigisha Nmn (CDC/NCIRD/OD) (CTR)" w:date="2026-04-20T17:28:00Z" w16du:dateUtc="2026-04-20T21:28:00Z" w:id="858"/>
              </w:rPr>
            </w:pPr>
            <w:ins w:author="Vaddhi, Jigisha Nmn (CDC/NCIRD/OD) (CTR)" w:date="2026-04-20T17:28:00Z" w16du:dateUtc="2026-04-20T21:28:00Z" w:id="859">
              <w:r w:rsidRPr="78F98758">
                <w:rPr>
                  <w:rFonts w:ascii="Aptos" w:hAnsi="Aptos"/>
                </w:rPr>
                <w:t>N/A</w:t>
              </w:r>
            </w:ins>
          </w:p>
        </w:tc>
        <w:tc>
          <w:tcPr>
            <w:tcW w:w="4845" w:type="dxa"/>
          </w:tcPr>
          <w:p w:rsidR="00084D2E" w:rsidP="0096414C" w:rsidRDefault="00084D2E" w14:paraId="65F1DAC8" w14:textId="77777777">
            <w:pPr>
              <w:spacing w:line="259" w:lineRule="auto"/>
              <w:rPr>
                <w:ins w:author="Vaddhi, Jigisha Nmn (CDC/NCIRD/OD) (CTR)" w:date="2026-04-20T17:28:00Z" w16du:dateUtc="2026-04-20T21:28:00Z" w:id="860"/>
              </w:rPr>
            </w:pPr>
            <w:ins w:author="Vaddhi, Jigisha Nmn (CDC/NCIRD/OD) (CTR)" w:date="2026-04-20T17:28:00Z" w16du:dateUtc="2026-04-20T21:28:00Z" w:id="861">
              <w:r w:rsidRPr="78F98758">
                <w:rPr>
                  <w:rFonts w:ascii="Aptos" w:hAnsi="Aptos"/>
                </w:rPr>
                <w:t>Lot Number</w:t>
              </w:r>
            </w:ins>
          </w:p>
          <w:p w:rsidR="00084D2E" w:rsidP="0096414C" w:rsidRDefault="00084D2E" w14:paraId="0A631DD3" w14:textId="77777777">
            <w:pPr>
              <w:spacing w:line="259" w:lineRule="auto"/>
              <w:rPr>
                <w:ins w:author="Vaddhi, Jigisha Nmn (CDC/NCIRD/OD) (CTR)" w:date="2026-04-20T17:28:00Z" w16du:dateUtc="2026-04-20T21:28:00Z" w:id="862"/>
                <w:rFonts w:ascii="Aptos" w:hAnsi="Aptos"/>
              </w:rPr>
            </w:pPr>
            <w:ins w:author="Vaddhi, Jigisha Nmn (CDC/NCIRD/OD) (CTR)" w:date="2026-04-20T17:28:00Z" w16du:dateUtc="2026-04-20T21:28:00Z" w:id="863">
              <w:r w:rsidRPr="78F98758">
                <w:rPr>
                  <w:rFonts w:ascii="Aptos" w:hAnsi="Aptos"/>
                </w:rPr>
                <w:t>-read-only field populating the Lot Number for the inventory of hand for that row in the table</w:t>
              </w:r>
            </w:ins>
          </w:p>
        </w:tc>
      </w:tr>
      <w:tr w:rsidR="00084D2E" w:rsidTr="0096414C" w14:paraId="73A50CD4" w14:textId="77777777">
        <w:trPr>
          <w:trHeight w:val="300"/>
          <w:ins w:author="Vaddhi, Jigisha Nmn (CDC/NCIRD/OD) (CTR)" w:date="2026-04-20T17:28:00Z" w:id="864"/>
        </w:trPr>
        <w:tc>
          <w:tcPr>
            <w:tcW w:w="667" w:type="dxa"/>
          </w:tcPr>
          <w:p w:rsidR="00084D2E" w:rsidP="0096414C" w:rsidRDefault="00084D2E" w14:paraId="069DA6A3" w14:textId="77777777">
            <w:pPr>
              <w:rPr>
                <w:ins w:author="Vaddhi, Jigisha Nmn (CDC/NCIRD/OD) (CTR)" w:date="2026-04-20T17:28:00Z" w16du:dateUtc="2026-04-20T21:28:00Z" w:id="865"/>
                <w:rFonts w:ascii="Aptos" w:hAnsi="Aptos"/>
              </w:rPr>
            </w:pPr>
            <w:ins w:author="Vaddhi, Jigisha Nmn (CDC/NCIRD/OD) (CTR)" w:date="2026-04-20T17:28:00Z" w16du:dateUtc="2026-04-20T21:28:00Z" w:id="866">
              <w:r w:rsidRPr="78F98758">
                <w:rPr>
                  <w:rFonts w:ascii="Aptos" w:hAnsi="Aptos"/>
                </w:rPr>
                <w:t>5</w:t>
              </w:r>
            </w:ins>
          </w:p>
        </w:tc>
        <w:tc>
          <w:tcPr>
            <w:tcW w:w="2072" w:type="dxa"/>
          </w:tcPr>
          <w:p w:rsidR="00084D2E" w:rsidP="0096414C" w:rsidRDefault="00084D2E" w14:paraId="690E6E9D" w14:textId="77777777">
            <w:pPr>
              <w:spacing w:line="259" w:lineRule="auto"/>
              <w:rPr>
                <w:ins w:author="Vaddhi, Jigisha Nmn (CDC/NCIRD/OD) (CTR)" w:date="2026-04-20T17:28:00Z" w16du:dateUtc="2026-04-20T21:28:00Z" w:id="867"/>
              </w:rPr>
            </w:pPr>
            <w:ins w:author="Vaddhi, Jigisha Nmn (CDC/NCIRD/OD) (CTR)" w:date="2026-04-20T17:28:00Z" w16du:dateUtc="2026-04-20T21:28:00Z" w:id="868">
              <w:r w:rsidRPr="78F98758">
                <w:rPr>
                  <w:rFonts w:ascii="Aptos" w:hAnsi="Aptos"/>
                </w:rPr>
                <w:t xml:space="preserve">System Generated </w:t>
              </w:r>
            </w:ins>
          </w:p>
        </w:tc>
        <w:tc>
          <w:tcPr>
            <w:tcW w:w="4845" w:type="dxa"/>
          </w:tcPr>
          <w:p w:rsidR="00084D2E" w:rsidP="0096414C" w:rsidRDefault="00084D2E" w14:paraId="69B66E1A" w14:textId="77777777">
            <w:pPr>
              <w:spacing w:line="259" w:lineRule="auto"/>
              <w:rPr>
                <w:ins w:author="Vaddhi, Jigisha Nmn (CDC/NCIRD/OD) (CTR)" w:date="2026-04-20T17:28:00Z" w16du:dateUtc="2026-04-20T21:28:00Z" w:id="869"/>
              </w:rPr>
            </w:pPr>
            <w:ins w:author="Vaddhi, Jigisha Nmn (CDC/NCIRD/OD) (CTR)" w:date="2026-04-20T17:28:00Z" w16du:dateUtc="2026-04-20T21:28:00Z" w:id="870">
              <w:r w:rsidRPr="78F98758">
                <w:rPr>
                  <w:rFonts w:ascii="Aptos" w:hAnsi="Aptos"/>
                </w:rPr>
                <w:t>Quantity (IOH)</w:t>
              </w:r>
            </w:ins>
          </w:p>
          <w:p w:rsidR="00084D2E" w:rsidP="0096414C" w:rsidRDefault="00084D2E" w14:paraId="16AAB8F5" w14:textId="77777777">
            <w:pPr>
              <w:spacing w:line="259" w:lineRule="auto"/>
              <w:rPr>
                <w:ins w:author="Vaddhi, Jigisha Nmn (CDC/NCIRD/OD) (CTR)" w:date="2026-04-20T17:28:00Z" w16du:dateUtc="2026-04-20T21:28:00Z" w:id="871"/>
                <w:rFonts w:ascii="Aptos" w:hAnsi="Aptos"/>
              </w:rPr>
            </w:pPr>
            <w:ins w:author="Vaddhi, Jigisha Nmn (CDC/NCIRD/OD) (CTR)" w:date="2026-04-20T17:28:00Z" w16du:dateUtc="2026-04-20T21:28:00Z" w:id="872">
              <w:r w:rsidRPr="78F98758">
                <w:rPr>
                  <w:rFonts w:ascii="Aptos" w:hAnsi="Aptos"/>
                </w:rPr>
                <w:t>-auto-populated with the last known quantity for that Provider for that NDC code</w:t>
              </w:r>
            </w:ins>
          </w:p>
          <w:p w:rsidR="00084D2E" w:rsidP="0096414C" w:rsidRDefault="00084D2E" w14:paraId="2E865CDB" w14:textId="77777777">
            <w:pPr>
              <w:spacing w:line="259" w:lineRule="auto"/>
              <w:rPr>
                <w:ins w:author="Vaddhi, Jigisha Nmn (CDC/NCIRD/OD) (CTR)" w:date="2026-04-20T17:28:00Z" w16du:dateUtc="2026-04-20T21:28:00Z" w:id="873"/>
                <w:rFonts w:ascii="Aptos" w:hAnsi="Aptos"/>
              </w:rPr>
            </w:pPr>
            <w:ins w:author="Vaddhi, Jigisha Nmn (CDC/NCIRD/OD) (CTR)" w:date="2026-04-20T17:28:00Z" w16du:dateUtc="2026-04-20T21:28:00Z" w:id="874">
              <w:r w:rsidRPr="78F98758">
                <w:rPr>
                  <w:rFonts w:ascii="Aptos" w:hAnsi="Aptos"/>
                </w:rPr>
                <w:t>-there are business rules that validate the last time a Provider submitted their Inventory on Hand documentation and a system message is displayed upon save depending on the validation</w:t>
              </w:r>
            </w:ins>
          </w:p>
        </w:tc>
      </w:tr>
      <w:tr w:rsidR="00084D2E" w:rsidTr="0096414C" w14:paraId="462632F2" w14:textId="77777777">
        <w:trPr>
          <w:trHeight w:val="300"/>
          <w:ins w:author="Vaddhi, Jigisha Nmn (CDC/NCIRD/OD) (CTR)" w:date="2026-04-20T17:28:00Z" w:id="875"/>
        </w:trPr>
        <w:tc>
          <w:tcPr>
            <w:tcW w:w="667" w:type="dxa"/>
          </w:tcPr>
          <w:p w:rsidR="00084D2E" w:rsidP="0096414C" w:rsidRDefault="00084D2E" w14:paraId="1DEA27F7" w14:textId="77777777">
            <w:pPr>
              <w:rPr>
                <w:ins w:author="Vaddhi, Jigisha Nmn (CDC/NCIRD/OD) (CTR)" w:date="2026-04-20T17:28:00Z" w16du:dateUtc="2026-04-20T21:28:00Z" w:id="876"/>
                <w:rFonts w:ascii="Aptos" w:hAnsi="Aptos"/>
              </w:rPr>
            </w:pPr>
            <w:ins w:author="Vaddhi, Jigisha Nmn (CDC/NCIRD/OD) (CTR)" w:date="2026-04-20T17:28:00Z" w16du:dateUtc="2026-04-20T21:28:00Z" w:id="877">
              <w:r w:rsidRPr="78F98758">
                <w:rPr>
                  <w:rFonts w:ascii="Aptos" w:hAnsi="Aptos"/>
                </w:rPr>
                <w:t>6</w:t>
              </w:r>
            </w:ins>
          </w:p>
        </w:tc>
        <w:tc>
          <w:tcPr>
            <w:tcW w:w="2072" w:type="dxa"/>
          </w:tcPr>
          <w:p w:rsidR="00084D2E" w:rsidP="0096414C" w:rsidRDefault="00084D2E" w14:paraId="3B0BE774" w14:textId="77777777">
            <w:pPr>
              <w:rPr>
                <w:ins w:author="Vaddhi, Jigisha Nmn (CDC/NCIRD/OD) (CTR)" w:date="2026-04-20T17:28:00Z" w16du:dateUtc="2026-04-20T21:28:00Z" w:id="878"/>
                <w:rFonts w:ascii="Aptos" w:hAnsi="Aptos"/>
              </w:rPr>
            </w:pPr>
            <w:ins w:author="Vaddhi, Jigisha Nmn (CDC/NCIRD/OD) (CTR)" w:date="2026-04-20T17:28:00Z" w16du:dateUtc="2026-04-20T21:28:00Z" w:id="879">
              <w:r w:rsidRPr="78F98758">
                <w:rPr>
                  <w:rFonts w:ascii="Aptos" w:hAnsi="Aptos"/>
                </w:rPr>
                <w:t>System Generated</w:t>
              </w:r>
            </w:ins>
          </w:p>
        </w:tc>
        <w:tc>
          <w:tcPr>
            <w:tcW w:w="4845" w:type="dxa"/>
          </w:tcPr>
          <w:p w:rsidR="00084D2E" w:rsidP="0096414C" w:rsidRDefault="00084D2E" w14:paraId="52BB13DF" w14:textId="77777777">
            <w:pPr>
              <w:spacing w:line="259" w:lineRule="auto"/>
              <w:rPr>
                <w:ins w:author="Vaddhi, Jigisha Nmn (CDC/NCIRD/OD) (CTR)" w:date="2026-04-20T17:28:00Z" w16du:dateUtc="2026-04-20T21:28:00Z" w:id="880"/>
              </w:rPr>
            </w:pPr>
            <w:ins w:author="Vaddhi, Jigisha Nmn (CDC/NCIRD/OD) (CTR)" w:date="2026-04-20T17:28:00Z" w16du:dateUtc="2026-04-20T21:28:00Z" w:id="881">
              <w:r w:rsidRPr="78F98758">
                <w:rPr>
                  <w:rFonts w:ascii="Aptos" w:hAnsi="Aptos"/>
                </w:rPr>
                <w:t>Expiration Date</w:t>
              </w:r>
            </w:ins>
          </w:p>
          <w:p w:rsidR="00084D2E" w:rsidP="0096414C" w:rsidRDefault="00084D2E" w14:paraId="6DF63DD5" w14:textId="77777777">
            <w:pPr>
              <w:spacing w:line="259" w:lineRule="auto"/>
              <w:rPr>
                <w:ins w:author="Vaddhi, Jigisha Nmn (CDC/NCIRD/OD) (CTR)" w:date="2026-04-20T17:28:00Z" w16du:dateUtc="2026-04-20T21:28:00Z" w:id="882"/>
                <w:rFonts w:ascii="Aptos" w:hAnsi="Aptos"/>
              </w:rPr>
            </w:pPr>
            <w:ins w:author="Vaddhi, Jigisha Nmn (CDC/NCIRD/OD) (CTR)" w:date="2026-04-20T17:28:00Z" w16du:dateUtc="2026-04-20T21:28:00Z" w:id="883">
              <w:r w:rsidRPr="78F98758">
                <w:rPr>
                  <w:rFonts w:ascii="Aptos" w:hAnsi="Aptos"/>
                </w:rPr>
                <w:lastRenderedPageBreak/>
                <w:t>-read-only field populating the expiration date for the inventory of hand for that row in the table</w:t>
              </w:r>
            </w:ins>
          </w:p>
          <w:p w:rsidR="00084D2E" w:rsidP="0096414C" w:rsidRDefault="00084D2E" w14:paraId="1AAEFCD5" w14:textId="77777777">
            <w:pPr>
              <w:spacing w:line="259" w:lineRule="auto"/>
              <w:rPr>
                <w:ins w:author="Vaddhi, Jigisha Nmn (CDC/NCIRD/OD) (CTR)" w:date="2026-04-20T17:28:00Z" w16du:dateUtc="2026-04-20T21:28:00Z" w:id="884"/>
                <w:rFonts w:ascii="Aptos" w:hAnsi="Aptos"/>
              </w:rPr>
            </w:pPr>
          </w:p>
        </w:tc>
      </w:tr>
    </w:tbl>
    <w:p w:rsidR="00084D2E" w:rsidP="00084D2E" w:rsidRDefault="00084D2E" w14:paraId="48766667" w14:textId="77777777">
      <w:pPr>
        <w:spacing w:after="0" w:line="240" w:lineRule="auto"/>
        <w:rPr>
          <w:ins w:author="Vaddhi, Jigisha Nmn (CDC/NCIRD/OD) (CTR)" w:date="2026-04-20T17:32:00Z" w16du:dateUtc="2026-04-20T21:32:00Z" w:id="885"/>
          <w:rFonts w:cstheme="minorHAnsi"/>
        </w:rPr>
      </w:pPr>
    </w:p>
    <w:p w:rsidR="007931A6" w:rsidP="00084D2E" w:rsidRDefault="007931A6" w14:paraId="53B368F2" w14:textId="77777777">
      <w:pPr>
        <w:spacing w:after="0" w:line="240" w:lineRule="auto"/>
        <w:rPr>
          <w:ins w:author="Vaddhi, Jigisha Nmn (CDC/NCIRD/OD) (CTR)" w:date="2026-04-20T17:32:00Z" w16du:dateUtc="2026-04-20T21:32:00Z" w:id="886"/>
          <w:rFonts w:cstheme="minorHAnsi"/>
        </w:rPr>
      </w:pPr>
    </w:p>
    <w:p w:rsidR="007931A6" w:rsidP="007931A6" w:rsidRDefault="007931A6" w14:paraId="0BCDB14C" w14:textId="77777777">
      <w:pPr>
        <w:rPr>
          <w:ins w:author="Vaddhi, Jigisha Nmn (CDC/NCIRD/OD) (CTR)" w:date="2026-04-20T17:32:00Z" w16du:dateUtc="2026-04-20T21:32:00Z" w:id="887"/>
          <w:rFonts w:ascii="Aptos" w:hAnsi="Aptos"/>
          <w:b/>
          <w:bCs/>
        </w:rPr>
      </w:pPr>
      <w:ins w:author="Vaddhi, Jigisha Nmn (CDC/NCIRD/OD) (CTR)" w:date="2026-04-20T17:32:00Z" w16du:dateUtc="2026-04-20T21:32:00Z" w:id="888">
        <w:r w:rsidRPr="78F98758">
          <w:rPr>
            <w:rFonts w:ascii="Aptos" w:hAnsi="Aptos"/>
            <w:b/>
            <w:bCs/>
          </w:rPr>
          <w:t xml:space="preserve">Shipping </w:t>
        </w:r>
      </w:ins>
    </w:p>
    <w:tbl>
      <w:tblPr>
        <w:tblStyle w:val="TableGrid"/>
        <w:tblW w:w="0" w:type="auto"/>
        <w:tblLook w:val="04A0" w:firstRow="1" w:lastRow="0" w:firstColumn="1" w:lastColumn="0" w:noHBand="0" w:noVBand="1"/>
      </w:tblPr>
      <w:tblGrid>
        <w:gridCol w:w="666"/>
        <w:gridCol w:w="1895"/>
        <w:gridCol w:w="5023"/>
      </w:tblGrid>
      <w:tr w:rsidR="007931A6" w:rsidTr="0096414C" w14:paraId="11DC7515" w14:textId="77777777">
        <w:trPr>
          <w:trHeight w:val="300"/>
          <w:ins w:author="Vaddhi, Jigisha Nmn (CDC/NCIRD/OD) (CTR)" w:date="2026-04-20T17:32:00Z" w:id="889"/>
        </w:trPr>
        <w:tc>
          <w:tcPr>
            <w:tcW w:w="666" w:type="dxa"/>
            <w:shd w:val="clear" w:color="auto" w:fill="ACB9CA" w:themeFill="text2" w:themeFillTint="66"/>
          </w:tcPr>
          <w:p w:rsidR="007931A6" w:rsidP="0096414C" w:rsidRDefault="007931A6" w14:paraId="6D176009" w14:textId="77777777">
            <w:pPr>
              <w:rPr>
                <w:ins w:author="Vaddhi, Jigisha Nmn (CDC/NCIRD/OD) (CTR)" w:date="2026-04-20T17:32:00Z" w16du:dateUtc="2026-04-20T21:32:00Z" w:id="890"/>
                <w:rFonts w:ascii="Aptos" w:hAnsi="Aptos"/>
                <w:b/>
                <w:bCs/>
              </w:rPr>
            </w:pPr>
            <w:ins w:author="Vaddhi, Jigisha Nmn (CDC/NCIRD/OD) (CTR)" w:date="2026-04-20T17:32:00Z" w16du:dateUtc="2026-04-20T21:32:00Z" w:id="891">
              <w:r w:rsidRPr="78F98758">
                <w:rPr>
                  <w:rFonts w:ascii="Aptos" w:hAnsi="Aptos"/>
                  <w:b/>
                  <w:bCs/>
                </w:rPr>
                <w:t>Seq</w:t>
              </w:r>
            </w:ins>
          </w:p>
        </w:tc>
        <w:tc>
          <w:tcPr>
            <w:tcW w:w="1895" w:type="dxa"/>
            <w:shd w:val="clear" w:color="auto" w:fill="ACB9CA" w:themeFill="text2" w:themeFillTint="66"/>
          </w:tcPr>
          <w:p w:rsidR="007931A6" w:rsidP="0096414C" w:rsidRDefault="007931A6" w14:paraId="34CC38A6" w14:textId="77777777">
            <w:pPr>
              <w:rPr>
                <w:ins w:author="Vaddhi, Jigisha Nmn (CDC/NCIRD/OD) (CTR)" w:date="2026-04-20T17:32:00Z" w16du:dateUtc="2026-04-20T21:32:00Z" w:id="892"/>
                <w:rFonts w:ascii="Aptos" w:hAnsi="Aptos"/>
                <w:b/>
                <w:bCs/>
              </w:rPr>
            </w:pPr>
            <w:ins w:author="Vaddhi, Jigisha Nmn (CDC/NCIRD/OD) (CTR)" w:date="2026-04-20T17:32:00Z" w16du:dateUtc="2026-04-20T21:32:00Z" w:id="893">
              <w:r w:rsidRPr="78F98758">
                <w:rPr>
                  <w:rFonts w:ascii="Aptos" w:hAnsi="Aptos"/>
                  <w:b/>
                  <w:bCs/>
                </w:rPr>
                <w:t>Hard / Soft</w:t>
              </w:r>
            </w:ins>
          </w:p>
        </w:tc>
        <w:tc>
          <w:tcPr>
            <w:tcW w:w="5023" w:type="dxa"/>
            <w:shd w:val="clear" w:color="auto" w:fill="ACB9CA" w:themeFill="text2" w:themeFillTint="66"/>
          </w:tcPr>
          <w:p w:rsidR="007931A6" w:rsidP="0096414C" w:rsidRDefault="007931A6" w14:paraId="19A60A0E" w14:textId="77777777">
            <w:pPr>
              <w:rPr>
                <w:ins w:author="Vaddhi, Jigisha Nmn (CDC/NCIRD/OD) (CTR)" w:date="2026-04-20T17:32:00Z" w16du:dateUtc="2026-04-20T21:32:00Z" w:id="894"/>
                <w:rFonts w:ascii="Aptos" w:hAnsi="Aptos"/>
                <w:b/>
                <w:bCs/>
              </w:rPr>
            </w:pPr>
            <w:ins w:author="Vaddhi, Jigisha Nmn (CDC/NCIRD/OD) (CTR)" w:date="2026-04-20T17:32:00Z" w16du:dateUtc="2026-04-20T21:32:00Z" w:id="895">
              <w:r w:rsidRPr="78F98758">
                <w:rPr>
                  <w:rFonts w:ascii="Aptos" w:hAnsi="Aptos"/>
                  <w:b/>
                  <w:bCs/>
                </w:rPr>
                <w:t>Field Name</w:t>
              </w:r>
            </w:ins>
          </w:p>
        </w:tc>
      </w:tr>
      <w:tr w:rsidR="007931A6" w:rsidTr="0096414C" w14:paraId="1840CD2E" w14:textId="77777777">
        <w:trPr>
          <w:trHeight w:val="300"/>
          <w:ins w:author="Vaddhi, Jigisha Nmn (CDC/NCIRD/OD) (CTR)" w:date="2026-04-20T17:32:00Z" w:id="896"/>
        </w:trPr>
        <w:tc>
          <w:tcPr>
            <w:tcW w:w="666" w:type="dxa"/>
          </w:tcPr>
          <w:p w:rsidR="007931A6" w:rsidP="0096414C" w:rsidRDefault="007931A6" w14:paraId="518470BB" w14:textId="77777777">
            <w:pPr>
              <w:rPr>
                <w:ins w:author="Vaddhi, Jigisha Nmn (CDC/NCIRD/OD) (CTR)" w:date="2026-04-20T17:32:00Z" w16du:dateUtc="2026-04-20T21:32:00Z" w:id="897"/>
                <w:rFonts w:ascii="Aptos" w:hAnsi="Aptos"/>
              </w:rPr>
            </w:pPr>
            <w:ins w:author="Vaddhi, Jigisha Nmn (CDC/NCIRD/OD) (CTR)" w:date="2026-04-20T17:32:00Z" w16du:dateUtc="2026-04-20T21:32:00Z" w:id="898">
              <w:r w:rsidRPr="78F98758">
                <w:rPr>
                  <w:rFonts w:ascii="Aptos" w:hAnsi="Aptos"/>
                </w:rPr>
                <w:t>1</w:t>
              </w:r>
            </w:ins>
          </w:p>
        </w:tc>
        <w:tc>
          <w:tcPr>
            <w:tcW w:w="1895" w:type="dxa"/>
          </w:tcPr>
          <w:p w:rsidR="007931A6" w:rsidP="0096414C" w:rsidRDefault="007931A6" w14:paraId="60E5A86C" w14:textId="77777777">
            <w:pPr>
              <w:rPr>
                <w:ins w:author="Vaddhi, Jigisha Nmn (CDC/NCIRD/OD) (CTR)" w:date="2026-04-20T17:32:00Z" w16du:dateUtc="2026-04-20T21:32:00Z" w:id="899"/>
                <w:rFonts w:ascii="Aptos" w:hAnsi="Aptos"/>
              </w:rPr>
            </w:pPr>
            <w:ins w:author="Vaddhi, Jigisha Nmn (CDC/NCIRD/OD) (CTR)" w:date="2026-04-20T17:32:00Z" w16du:dateUtc="2026-04-20T21:32:00Z" w:id="900">
              <w:r w:rsidRPr="78F98758">
                <w:rPr>
                  <w:rFonts w:ascii="Aptos" w:hAnsi="Aptos"/>
                </w:rPr>
                <w:t>System Generated</w:t>
              </w:r>
            </w:ins>
          </w:p>
        </w:tc>
        <w:tc>
          <w:tcPr>
            <w:tcW w:w="5023" w:type="dxa"/>
          </w:tcPr>
          <w:p w:rsidR="007931A6" w:rsidP="0096414C" w:rsidRDefault="007931A6" w14:paraId="657B260D" w14:textId="77777777">
            <w:pPr>
              <w:spacing w:line="259" w:lineRule="auto"/>
              <w:rPr>
                <w:ins w:author="Vaddhi, Jigisha Nmn (CDC/NCIRD/OD) (CTR)" w:date="2026-04-20T17:32:00Z" w16du:dateUtc="2026-04-20T21:32:00Z" w:id="901"/>
              </w:rPr>
            </w:pPr>
            <w:ins w:author="Vaddhi, Jigisha Nmn (CDC/NCIRD/OD) (CTR)" w:date="2026-04-20T17:32:00Z" w16du:dateUtc="2026-04-20T21:32:00Z" w:id="902">
              <w:r w:rsidRPr="78F98758">
                <w:rPr>
                  <w:rFonts w:ascii="Aptos" w:hAnsi="Aptos"/>
                </w:rPr>
                <w:t>Provider</w:t>
              </w:r>
            </w:ins>
          </w:p>
          <w:p w:rsidR="007931A6" w:rsidP="0096414C" w:rsidRDefault="007931A6" w14:paraId="406FB35D" w14:textId="77777777">
            <w:pPr>
              <w:rPr>
                <w:ins w:author="Vaddhi, Jigisha Nmn (CDC/NCIRD/OD) (CTR)" w:date="2026-04-20T17:32:00Z" w16du:dateUtc="2026-04-20T21:32:00Z" w:id="903"/>
                <w:rFonts w:ascii="Aptos" w:hAnsi="Aptos"/>
              </w:rPr>
            </w:pPr>
            <w:ins w:author="Vaddhi, Jigisha Nmn (CDC/NCIRD/OD) (CTR)" w:date="2026-04-20T17:32:00Z" w16du:dateUtc="2026-04-20T21:32:00Z" w:id="904">
              <w:r w:rsidRPr="78F98758">
                <w:rPr>
                  <w:rFonts w:ascii="Aptos" w:hAnsi="Aptos"/>
                </w:rPr>
                <w:t>-system populates the Provider entered in the Sales Order Details assignment block</w:t>
              </w:r>
            </w:ins>
          </w:p>
        </w:tc>
      </w:tr>
      <w:tr w:rsidR="007931A6" w:rsidTr="0096414C" w14:paraId="54F2936F" w14:textId="77777777">
        <w:trPr>
          <w:trHeight w:val="300"/>
          <w:ins w:author="Vaddhi, Jigisha Nmn (CDC/NCIRD/OD) (CTR)" w:date="2026-04-20T17:32:00Z" w:id="905"/>
        </w:trPr>
        <w:tc>
          <w:tcPr>
            <w:tcW w:w="666" w:type="dxa"/>
          </w:tcPr>
          <w:p w:rsidR="007931A6" w:rsidP="0096414C" w:rsidRDefault="007931A6" w14:paraId="090C21C0" w14:textId="77777777">
            <w:pPr>
              <w:rPr>
                <w:ins w:author="Vaddhi, Jigisha Nmn (CDC/NCIRD/OD) (CTR)" w:date="2026-04-20T17:32:00Z" w16du:dateUtc="2026-04-20T21:32:00Z" w:id="906"/>
                <w:rFonts w:ascii="Aptos" w:hAnsi="Aptos"/>
              </w:rPr>
            </w:pPr>
            <w:ins w:author="Vaddhi, Jigisha Nmn (CDC/NCIRD/OD) (CTR)" w:date="2026-04-20T17:32:00Z" w16du:dateUtc="2026-04-20T21:32:00Z" w:id="907">
              <w:r w:rsidRPr="78F98758">
                <w:rPr>
                  <w:rFonts w:ascii="Aptos" w:hAnsi="Aptos"/>
                </w:rPr>
                <w:t>2</w:t>
              </w:r>
            </w:ins>
          </w:p>
        </w:tc>
        <w:tc>
          <w:tcPr>
            <w:tcW w:w="1895" w:type="dxa"/>
          </w:tcPr>
          <w:p w:rsidR="007931A6" w:rsidP="0096414C" w:rsidRDefault="007931A6" w14:paraId="31777388" w14:textId="77777777">
            <w:pPr>
              <w:rPr>
                <w:ins w:author="Vaddhi, Jigisha Nmn (CDC/NCIRD/OD) (CTR)" w:date="2026-04-20T17:32:00Z" w16du:dateUtc="2026-04-20T21:32:00Z" w:id="908"/>
                <w:rFonts w:ascii="Aptos" w:hAnsi="Aptos"/>
              </w:rPr>
            </w:pPr>
            <w:ins w:author="Vaddhi, Jigisha Nmn (CDC/NCIRD/OD) (CTR)" w:date="2026-04-20T17:32:00Z" w16du:dateUtc="2026-04-20T21:32:00Z" w:id="909">
              <w:r w:rsidRPr="78F98758">
                <w:rPr>
                  <w:rFonts w:ascii="Aptos" w:hAnsi="Aptos"/>
                </w:rPr>
                <w:t>Hard System</w:t>
              </w:r>
            </w:ins>
          </w:p>
        </w:tc>
        <w:tc>
          <w:tcPr>
            <w:tcW w:w="5023" w:type="dxa"/>
          </w:tcPr>
          <w:p w:rsidR="007931A6" w:rsidP="0096414C" w:rsidRDefault="007931A6" w14:paraId="4E97E566" w14:textId="77777777">
            <w:pPr>
              <w:rPr>
                <w:ins w:author="Vaddhi, Jigisha Nmn (CDC/NCIRD/OD) (CTR)" w:date="2026-04-20T17:32:00Z" w16du:dateUtc="2026-04-20T21:32:00Z" w:id="910"/>
                <w:rFonts w:ascii="Aptos" w:hAnsi="Aptos"/>
              </w:rPr>
            </w:pPr>
            <w:ins w:author="Vaddhi, Jigisha Nmn (CDC/NCIRD/OD) (CTR)" w:date="2026-04-20T17:32:00Z" w16du:dateUtc="2026-04-20T21:32:00Z" w:id="911">
              <w:r w:rsidRPr="78F98758">
                <w:rPr>
                  <w:rFonts w:ascii="Aptos" w:hAnsi="Aptos"/>
                </w:rPr>
                <w:t>Provider Address</w:t>
              </w:r>
            </w:ins>
          </w:p>
          <w:p w:rsidR="007931A6" w:rsidP="0096414C" w:rsidRDefault="007931A6" w14:paraId="34484E5A" w14:textId="77777777">
            <w:pPr>
              <w:rPr>
                <w:ins w:author="Vaddhi, Jigisha Nmn (CDC/NCIRD/OD) (CTR)" w:date="2026-04-20T17:32:00Z" w16du:dateUtc="2026-04-20T21:32:00Z" w:id="912"/>
                <w:rFonts w:ascii="Aptos" w:hAnsi="Aptos"/>
              </w:rPr>
            </w:pPr>
            <w:ins w:author="Vaddhi, Jigisha Nmn (CDC/NCIRD/OD) (CTR)" w:date="2026-04-20T17:32:00Z" w16du:dateUtc="2026-04-20T21:32:00Z" w:id="913">
              <w:r w:rsidRPr="78F98758">
                <w:rPr>
                  <w:rFonts w:ascii="Aptos" w:hAnsi="Aptos"/>
                </w:rPr>
                <w:t>-system populates the Provider Address entered in the Sales Order Details assignment block</w:t>
              </w:r>
            </w:ins>
          </w:p>
        </w:tc>
      </w:tr>
      <w:tr w:rsidR="007931A6" w:rsidTr="0096414C" w14:paraId="3E550125" w14:textId="77777777">
        <w:trPr>
          <w:trHeight w:val="300"/>
          <w:ins w:author="Vaddhi, Jigisha Nmn (CDC/NCIRD/OD) (CTR)" w:date="2026-04-20T17:32:00Z" w:id="914"/>
        </w:trPr>
        <w:tc>
          <w:tcPr>
            <w:tcW w:w="666" w:type="dxa"/>
          </w:tcPr>
          <w:p w:rsidR="007931A6" w:rsidP="0096414C" w:rsidRDefault="007931A6" w14:paraId="790EE0C3" w14:textId="77777777">
            <w:pPr>
              <w:rPr>
                <w:ins w:author="Vaddhi, Jigisha Nmn (CDC/NCIRD/OD) (CTR)" w:date="2026-04-20T17:32:00Z" w16du:dateUtc="2026-04-20T21:32:00Z" w:id="915"/>
                <w:rFonts w:ascii="Aptos" w:hAnsi="Aptos"/>
              </w:rPr>
            </w:pPr>
            <w:ins w:author="Vaddhi, Jigisha Nmn (CDC/NCIRD/OD) (CTR)" w:date="2026-04-20T17:32:00Z" w16du:dateUtc="2026-04-20T21:32:00Z" w:id="916">
              <w:r w:rsidRPr="78F98758">
                <w:rPr>
                  <w:rFonts w:ascii="Aptos" w:hAnsi="Aptos"/>
                </w:rPr>
                <w:t>3</w:t>
              </w:r>
            </w:ins>
          </w:p>
        </w:tc>
        <w:tc>
          <w:tcPr>
            <w:tcW w:w="1895" w:type="dxa"/>
          </w:tcPr>
          <w:p w:rsidR="007931A6" w:rsidP="0096414C" w:rsidRDefault="007931A6" w14:paraId="4AD19811" w14:textId="77777777">
            <w:pPr>
              <w:rPr>
                <w:ins w:author="Vaddhi, Jigisha Nmn (CDC/NCIRD/OD) (CTR)" w:date="2026-04-20T17:32:00Z" w16du:dateUtc="2026-04-20T21:32:00Z" w:id="917"/>
                <w:rFonts w:ascii="Aptos" w:hAnsi="Aptos"/>
              </w:rPr>
            </w:pPr>
            <w:ins w:author="Vaddhi, Jigisha Nmn (CDC/NCIRD/OD) (CTR)" w:date="2026-04-20T17:32:00Z" w16du:dateUtc="2026-04-20T21:32:00Z" w:id="918">
              <w:r w:rsidRPr="78F98758">
                <w:rPr>
                  <w:rFonts w:ascii="Aptos" w:hAnsi="Aptos"/>
                </w:rPr>
                <w:t>Soft</w:t>
              </w:r>
            </w:ins>
          </w:p>
        </w:tc>
        <w:tc>
          <w:tcPr>
            <w:tcW w:w="5023" w:type="dxa"/>
          </w:tcPr>
          <w:p w:rsidR="007931A6" w:rsidP="0096414C" w:rsidRDefault="007931A6" w14:paraId="65C3AE7F" w14:textId="77777777">
            <w:pPr>
              <w:rPr>
                <w:ins w:author="Vaddhi, Jigisha Nmn (CDC/NCIRD/OD) (CTR)" w:date="2026-04-20T17:32:00Z" w16du:dateUtc="2026-04-20T21:32:00Z" w:id="919"/>
                <w:rFonts w:ascii="Aptos" w:hAnsi="Aptos"/>
              </w:rPr>
            </w:pPr>
            <w:ins w:author="Vaddhi, Jigisha Nmn (CDC/NCIRD/OD) (CTR)" w:date="2026-04-20T17:32:00Z" w16du:dateUtc="2026-04-20T21:32:00Z" w:id="920">
              <w:r w:rsidRPr="78F98758">
                <w:rPr>
                  <w:rFonts w:ascii="Aptos" w:hAnsi="Aptos"/>
                </w:rPr>
                <w:t>Shipping Conditions</w:t>
              </w:r>
            </w:ins>
          </w:p>
          <w:p w:rsidR="007931A6" w:rsidP="0096414C" w:rsidRDefault="007931A6" w14:paraId="1F0A34AD" w14:textId="77777777">
            <w:pPr>
              <w:rPr>
                <w:ins w:author="Vaddhi, Jigisha Nmn (CDC/NCIRD/OD) (CTR)" w:date="2026-04-20T17:32:00Z" w16du:dateUtc="2026-04-20T21:32:00Z" w:id="921"/>
                <w:rFonts w:ascii="Aptos" w:hAnsi="Aptos"/>
              </w:rPr>
            </w:pPr>
            <w:ins w:author="Vaddhi, Jigisha Nmn (CDC/NCIRD/OD) (CTR)" w:date="2026-04-20T17:32:00Z" w16du:dateUtc="2026-04-20T21:32:00Z" w:id="922">
              <w:r w:rsidRPr="78F98758">
                <w:rPr>
                  <w:rFonts w:ascii="Aptos" w:hAnsi="Aptos"/>
                </w:rPr>
                <w:t>-Standard Mail</w:t>
              </w:r>
            </w:ins>
          </w:p>
          <w:p w:rsidR="007931A6" w:rsidP="0096414C" w:rsidRDefault="007931A6" w14:paraId="659391F5" w14:textId="77777777">
            <w:pPr>
              <w:rPr>
                <w:ins w:author="Vaddhi, Jigisha Nmn (CDC/NCIRD/OD) (CTR)" w:date="2026-04-20T17:32:00Z" w16du:dateUtc="2026-04-20T21:32:00Z" w:id="923"/>
                <w:rFonts w:ascii="Aptos" w:hAnsi="Aptos"/>
              </w:rPr>
            </w:pPr>
            <w:ins w:author="Vaddhi, Jigisha Nmn (CDC/NCIRD/OD) (CTR)" w:date="2026-04-20T17:32:00Z" w16du:dateUtc="2026-04-20T21:32:00Z" w:id="924">
              <w:r w:rsidRPr="78F98758">
                <w:rPr>
                  <w:rFonts w:ascii="Aptos" w:hAnsi="Aptos"/>
                </w:rPr>
                <w:t>-Pickup</w:t>
              </w:r>
            </w:ins>
          </w:p>
          <w:p w:rsidR="007931A6" w:rsidP="0096414C" w:rsidRDefault="007931A6" w14:paraId="69535E49" w14:textId="77777777">
            <w:pPr>
              <w:rPr>
                <w:ins w:author="Vaddhi, Jigisha Nmn (CDC/NCIRD/OD) (CTR)" w:date="2026-04-20T17:32:00Z" w16du:dateUtc="2026-04-20T21:32:00Z" w:id="925"/>
                <w:rFonts w:ascii="Aptos" w:hAnsi="Aptos"/>
              </w:rPr>
            </w:pPr>
            <w:ins w:author="Vaddhi, Jigisha Nmn (CDC/NCIRD/OD) (CTR)" w:date="2026-04-20T17:32:00Z" w16du:dateUtc="2026-04-20T21:32:00Z" w:id="926">
              <w:r w:rsidRPr="78F98758">
                <w:rPr>
                  <w:rFonts w:ascii="Aptos" w:hAnsi="Aptos"/>
                </w:rPr>
                <w:t>-Stadard Email</w:t>
              </w:r>
            </w:ins>
          </w:p>
        </w:tc>
      </w:tr>
      <w:tr w:rsidR="007931A6" w:rsidTr="0096414C" w14:paraId="44CB97BA" w14:textId="77777777">
        <w:trPr>
          <w:trHeight w:val="300"/>
          <w:ins w:author="Vaddhi, Jigisha Nmn (CDC/NCIRD/OD) (CTR)" w:date="2026-04-20T17:32:00Z" w:id="927"/>
        </w:trPr>
        <w:tc>
          <w:tcPr>
            <w:tcW w:w="666" w:type="dxa"/>
          </w:tcPr>
          <w:p w:rsidR="007931A6" w:rsidP="0096414C" w:rsidRDefault="007931A6" w14:paraId="5E19AE20" w14:textId="77777777">
            <w:pPr>
              <w:rPr>
                <w:ins w:author="Vaddhi, Jigisha Nmn (CDC/NCIRD/OD) (CTR)" w:date="2026-04-20T17:32:00Z" w16du:dateUtc="2026-04-20T21:32:00Z" w:id="928"/>
                <w:rFonts w:ascii="Aptos" w:hAnsi="Aptos"/>
              </w:rPr>
            </w:pPr>
            <w:ins w:author="Vaddhi, Jigisha Nmn (CDC/NCIRD/OD) (CTR)" w:date="2026-04-20T17:32:00Z" w16du:dateUtc="2026-04-20T21:32:00Z" w:id="929">
              <w:r w:rsidRPr="78F98758">
                <w:rPr>
                  <w:rFonts w:ascii="Aptos" w:hAnsi="Aptos"/>
                </w:rPr>
                <w:t>4</w:t>
              </w:r>
            </w:ins>
          </w:p>
        </w:tc>
        <w:tc>
          <w:tcPr>
            <w:tcW w:w="1895" w:type="dxa"/>
          </w:tcPr>
          <w:p w:rsidR="007931A6" w:rsidP="0096414C" w:rsidRDefault="007931A6" w14:paraId="1A39D89F" w14:textId="77777777">
            <w:pPr>
              <w:rPr>
                <w:ins w:author="Vaddhi, Jigisha Nmn (CDC/NCIRD/OD) (CTR)" w:date="2026-04-20T17:32:00Z" w16du:dateUtc="2026-04-20T21:32:00Z" w:id="930"/>
                <w:rFonts w:ascii="Aptos" w:hAnsi="Aptos"/>
              </w:rPr>
            </w:pPr>
            <w:ins w:author="Vaddhi, Jigisha Nmn (CDC/NCIRD/OD) (CTR)" w:date="2026-04-20T17:32:00Z" w16du:dateUtc="2026-04-20T21:32:00Z" w:id="931">
              <w:r w:rsidRPr="78F98758">
                <w:rPr>
                  <w:rFonts w:ascii="Aptos" w:hAnsi="Aptos"/>
                </w:rPr>
                <w:t>Default</w:t>
              </w:r>
            </w:ins>
          </w:p>
        </w:tc>
        <w:tc>
          <w:tcPr>
            <w:tcW w:w="5023" w:type="dxa"/>
          </w:tcPr>
          <w:p w:rsidR="007931A6" w:rsidP="0096414C" w:rsidRDefault="007931A6" w14:paraId="3837FAD1" w14:textId="77777777">
            <w:pPr>
              <w:rPr>
                <w:ins w:author="Vaddhi, Jigisha Nmn (CDC/NCIRD/OD) (CTR)" w:date="2026-04-20T17:32:00Z" w16du:dateUtc="2026-04-20T21:32:00Z" w:id="932"/>
                <w:rFonts w:ascii="Aptos" w:hAnsi="Aptos"/>
              </w:rPr>
            </w:pPr>
            <w:ins w:author="Vaddhi, Jigisha Nmn (CDC/NCIRD/OD) (CTR)" w:date="2026-04-20T17:32:00Z" w16du:dateUtc="2026-04-20T21:32:00Z" w:id="933">
              <w:r w:rsidRPr="78F98758">
                <w:rPr>
                  <w:rFonts w:ascii="Aptos" w:hAnsi="Aptos"/>
                </w:rPr>
                <w:t>Delivery Status</w:t>
              </w:r>
            </w:ins>
          </w:p>
          <w:p w:rsidR="007931A6" w:rsidP="0096414C" w:rsidRDefault="007931A6" w14:paraId="569E0076" w14:textId="77777777">
            <w:pPr>
              <w:rPr>
                <w:ins w:author="Vaddhi, Jigisha Nmn (CDC/NCIRD/OD) (CTR)" w:date="2026-04-20T17:32:00Z" w16du:dateUtc="2026-04-20T21:32:00Z" w:id="934"/>
                <w:rFonts w:ascii="Aptos" w:hAnsi="Aptos"/>
              </w:rPr>
            </w:pPr>
            <w:ins w:author="Vaddhi, Jigisha Nmn (CDC/NCIRD/OD) (CTR)" w:date="2026-04-20T17:32:00Z" w16du:dateUtc="2026-04-20T21:32:00Z" w:id="935">
              <w:r w:rsidRPr="78F98758">
                <w:rPr>
                  <w:rFonts w:ascii="Aptos" w:hAnsi="Aptos"/>
                </w:rPr>
                <w:t>-should display the current delivery status</w:t>
              </w:r>
            </w:ins>
          </w:p>
          <w:p w:rsidR="007931A6" w:rsidP="0096414C" w:rsidRDefault="007931A6" w14:paraId="06849539" w14:textId="77777777">
            <w:pPr>
              <w:rPr>
                <w:ins w:author="Vaddhi, Jigisha Nmn (CDC/NCIRD/OD) (CTR)" w:date="2026-04-20T17:32:00Z" w16du:dateUtc="2026-04-20T21:32:00Z" w:id="936"/>
                <w:rFonts w:ascii="Aptos" w:hAnsi="Aptos"/>
              </w:rPr>
            </w:pPr>
            <w:ins w:author="Vaddhi, Jigisha Nmn (CDC/NCIRD/OD) (CTR)" w:date="2026-04-20T17:32:00Z" w16du:dateUtc="2026-04-20T21:32:00Z" w:id="937">
              <w:r w:rsidRPr="78F98758">
                <w:rPr>
                  <w:rFonts w:ascii="Aptos" w:hAnsi="Aptos"/>
                </w:rPr>
                <w:t>-defaults to No Items Delivered on a new Return Replacement</w:t>
              </w:r>
            </w:ins>
          </w:p>
          <w:p w:rsidR="007931A6" w:rsidP="0096414C" w:rsidRDefault="007931A6" w14:paraId="275D63D5" w14:textId="77777777">
            <w:pPr>
              <w:rPr>
                <w:ins w:author="Vaddhi, Jigisha Nmn (CDC/NCIRD/OD) (CTR)" w:date="2026-04-20T17:32:00Z" w16du:dateUtc="2026-04-20T21:32:00Z" w:id="938"/>
                <w:rFonts w:ascii="Aptos" w:hAnsi="Aptos"/>
              </w:rPr>
            </w:pPr>
          </w:p>
        </w:tc>
      </w:tr>
      <w:tr w:rsidR="007931A6" w:rsidTr="0096414C" w14:paraId="0EFF39B9" w14:textId="77777777">
        <w:trPr>
          <w:trHeight w:val="300"/>
          <w:ins w:author="Vaddhi, Jigisha Nmn (CDC/NCIRD/OD) (CTR)" w:date="2026-04-20T17:32:00Z" w:id="939"/>
        </w:trPr>
        <w:tc>
          <w:tcPr>
            <w:tcW w:w="666" w:type="dxa"/>
          </w:tcPr>
          <w:p w:rsidR="007931A6" w:rsidP="0096414C" w:rsidRDefault="007931A6" w14:paraId="5188A0FF" w14:textId="77777777">
            <w:pPr>
              <w:rPr>
                <w:ins w:author="Vaddhi, Jigisha Nmn (CDC/NCIRD/OD) (CTR)" w:date="2026-04-20T17:32:00Z" w16du:dateUtc="2026-04-20T21:32:00Z" w:id="940"/>
                <w:rFonts w:ascii="Aptos" w:hAnsi="Aptos"/>
              </w:rPr>
            </w:pPr>
            <w:ins w:author="Vaddhi, Jigisha Nmn (CDC/NCIRD/OD) (CTR)" w:date="2026-04-20T17:32:00Z" w16du:dateUtc="2026-04-20T21:32:00Z" w:id="941">
              <w:r w:rsidRPr="78F98758">
                <w:rPr>
                  <w:rFonts w:ascii="Aptos" w:hAnsi="Aptos"/>
                </w:rPr>
                <w:t>5</w:t>
              </w:r>
            </w:ins>
          </w:p>
        </w:tc>
        <w:tc>
          <w:tcPr>
            <w:tcW w:w="1895" w:type="dxa"/>
          </w:tcPr>
          <w:p w:rsidR="007931A6" w:rsidP="0096414C" w:rsidRDefault="007931A6" w14:paraId="01953C18" w14:textId="77777777">
            <w:pPr>
              <w:rPr>
                <w:ins w:author="Vaddhi, Jigisha Nmn (CDC/NCIRD/OD) (CTR)" w:date="2026-04-20T17:32:00Z" w16du:dateUtc="2026-04-20T21:32:00Z" w:id="942"/>
                <w:rFonts w:ascii="Aptos" w:hAnsi="Aptos"/>
              </w:rPr>
            </w:pPr>
            <w:ins w:author="Vaddhi, Jigisha Nmn (CDC/NCIRD/OD) (CTR)" w:date="2026-04-20T17:32:00Z" w16du:dateUtc="2026-04-20T21:32:00Z" w:id="943">
              <w:r w:rsidRPr="78F98758">
                <w:rPr>
                  <w:rFonts w:ascii="Aptos" w:hAnsi="Aptos"/>
                </w:rPr>
                <w:t>Default</w:t>
              </w:r>
            </w:ins>
          </w:p>
        </w:tc>
        <w:tc>
          <w:tcPr>
            <w:tcW w:w="5023" w:type="dxa"/>
          </w:tcPr>
          <w:p w:rsidR="007931A6" w:rsidP="0096414C" w:rsidRDefault="007931A6" w14:paraId="552F15F2" w14:textId="77777777">
            <w:pPr>
              <w:rPr>
                <w:ins w:author="Vaddhi, Jigisha Nmn (CDC/NCIRD/OD) (CTR)" w:date="2026-04-20T17:32:00Z" w16du:dateUtc="2026-04-20T21:32:00Z" w:id="944"/>
                <w:rFonts w:ascii="Aptos" w:hAnsi="Aptos"/>
              </w:rPr>
            </w:pPr>
            <w:ins w:author="Vaddhi, Jigisha Nmn (CDC/NCIRD/OD) (CTR)" w:date="2026-04-20T17:32:00Z" w16du:dateUtc="2026-04-20T21:32:00Z" w:id="945">
              <w:r w:rsidRPr="78F98758">
                <w:rPr>
                  <w:rFonts w:ascii="Aptos" w:hAnsi="Aptos"/>
                </w:rPr>
                <w:t>Delivery Block Status</w:t>
              </w:r>
            </w:ins>
          </w:p>
          <w:p w:rsidR="007931A6" w:rsidP="0096414C" w:rsidRDefault="007931A6" w14:paraId="0A69CBB8" w14:textId="77777777">
            <w:pPr>
              <w:rPr>
                <w:ins w:author="Vaddhi, Jigisha Nmn (CDC/NCIRD/OD) (CTR)" w:date="2026-04-20T17:32:00Z" w16du:dateUtc="2026-04-20T21:32:00Z" w:id="946"/>
                <w:rFonts w:ascii="Aptos" w:hAnsi="Aptos"/>
              </w:rPr>
            </w:pPr>
            <w:ins w:author="Vaddhi, Jigisha Nmn (CDC/NCIRD/OD) (CTR)" w:date="2026-04-20T17:32:00Z" w16du:dateUtc="2026-04-20T21:32:00Z" w:id="947">
              <w:r w:rsidRPr="78F98758">
                <w:rPr>
                  <w:rFonts w:ascii="Aptos" w:hAnsi="Aptos"/>
                </w:rPr>
                <w:t>- should display the current delivery block status</w:t>
              </w:r>
            </w:ins>
          </w:p>
          <w:p w:rsidR="007931A6" w:rsidP="0096414C" w:rsidRDefault="007931A6" w14:paraId="17B918E1" w14:textId="77777777">
            <w:pPr>
              <w:rPr>
                <w:ins w:author="Vaddhi, Jigisha Nmn (CDC/NCIRD/OD) (CTR)" w:date="2026-04-20T17:32:00Z" w16du:dateUtc="2026-04-20T21:32:00Z" w:id="948"/>
                <w:rFonts w:ascii="Aptos" w:hAnsi="Aptos"/>
              </w:rPr>
            </w:pPr>
            <w:ins w:author="Vaddhi, Jigisha Nmn (CDC/NCIRD/OD) (CTR)" w:date="2026-04-20T17:32:00Z" w16du:dateUtc="2026-04-20T21:32:00Z" w:id="949">
              <w:r w:rsidRPr="78F98758">
                <w:rPr>
                  <w:rFonts w:ascii="Aptos" w:hAnsi="Aptos"/>
                </w:rPr>
                <w:t>-defaults to Nothing Items Blocked for Delivery on a new Return Replacement</w:t>
              </w:r>
            </w:ins>
          </w:p>
          <w:p w:rsidR="007931A6" w:rsidP="0096414C" w:rsidRDefault="007931A6" w14:paraId="32FC2AB5" w14:textId="77777777">
            <w:pPr>
              <w:rPr>
                <w:ins w:author="Vaddhi, Jigisha Nmn (CDC/NCIRD/OD) (CTR)" w:date="2026-04-20T17:32:00Z" w16du:dateUtc="2026-04-20T21:32:00Z" w:id="950"/>
                <w:rFonts w:ascii="Aptos" w:hAnsi="Aptos"/>
              </w:rPr>
            </w:pPr>
          </w:p>
        </w:tc>
      </w:tr>
    </w:tbl>
    <w:p w:rsidR="007931A6" w:rsidP="007931A6" w:rsidRDefault="007931A6" w14:paraId="70562B1F" w14:textId="77777777">
      <w:pPr>
        <w:rPr>
          <w:ins w:author="Vaddhi, Jigisha Nmn (CDC/NCIRD/OD) (CTR)" w:date="2026-04-20T17:32:00Z" w16du:dateUtc="2026-04-20T21:32:00Z" w:id="951"/>
          <w:rFonts w:ascii="Aptos" w:hAnsi="Aptos"/>
          <w:b/>
          <w:bCs/>
        </w:rPr>
      </w:pPr>
    </w:p>
    <w:p w:rsidRPr="006D6054" w:rsidR="007931A6" w:rsidP="007931A6" w:rsidRDefault="007931A6" w14:paraId="34C137F4" w14:textId="77777777">
      <w:pPr>
        <w:tabs>
          <w:tab w:val="left" w:pos="2510"/>
        </w:tabs>
        <w:rPr>
          <w:ins w:author="Vaddhi, Jigisha Nmn (CDC/NCIRD/OD) (CTR)" w:date="2026-04-20T17:32:00Z" w16du:dateUtc="2026-04-20T21:32:00Z" w:id="952"/>
          <w:rFonts w:ascii="Aptos" w:hAnsi="Aptos"/>
          <w:b/>
          <w:bCs/>
        </w:rPr>
      </w:pPr>
      <w:ins w:author="Vaddhi, Jigisha Nmn (CDC/NCIRD/OD) (CTR)" w:date="2026-04-20T17:32:00Z" w16du:dateUtc="2026-04-20T21:32:00Z" w:id="953">
        <w:r>
          <w:rPr>
            <w:rFonts w:ascii="Aptos" w:hAnsi="Aptos"/>
            <w:b/>
            <w:bCs/>
          </w:rPr>
          <w:t xml:space="preserve">Alternative Shipping Address </w:t>
        </w:r>
      </w:ins>
    </w:p>
    <w:tbl>
      <w:tblPr>
        <w:tblStyle w:val="TableGrid"/>
        <w:tblW w:w="7646" w:type="dxa"/>
        <w:tblLook w:val="04A0" w:firstRow="1" w:lastRow="0" w:firstColumn="1" w:lastColumn="0" w:noHBand="0" w:noVBand="1"/>
      </w:tblPr>
      <w:tblGrid>
        <w:gridCol w:w="668"/>
        <w:gridCol w:w="1397"/>
        <w:gridCol w:w="5581"/>
      </w:tblGrid>
      <w:tr w:rsidRPr="004D5AFC" w:rsidR="007931A6" w:rsidTr="0096414C" w14:paraId="142255F9" w14:textId="77777777">
        <w:trPr>
          <w:ins w:author="Vaddhi, Jigisha Nmn (CDC/NCIRD/OD) (CTR)" w:date="2026-04-20T17:32:00Z" w:id="954"/>
        </w:trPr>
        <w:tc>
          <w:tcPr>
            <w:tcW w:w="668" w:type="dxa"/>
            <w:shd w:val="clear" w:color="auto" w:fill="ACB9CA" w:themeFill="text2" w:themeFillTint="66"/>
          </w:tcPr>
          <w:p w:rsidRPr="004D5AFC" w:rsidR="007931A6" w:rsidP="0096414C" w:rsidRDefault="007931A6" w14:paraId="738C507F" w14:textId="77777777">
            <w:pPr>
              <w:rPr>
                <w:ins w:author="Vaddhi, Jigisha Nmn (CDC/NCIRD/OD) (CTR)" w:date="2026-04-20T17:32:00Z" w16du:dateUtc="2026-04-20T21:32:00Z" w:id="955"/>
                <w:rFonts w:ascii="Aptos" w:hAnsi="Aptos"/>
                <w:b/>
                <w:bCs/>
              </w:rPr>
            </w:pPr>
            <w:ins w:author="Vaddhi, Jigisha Nmn (CDC/NCIRD/OD) (CTR)" w:date="2026-04-20T17:32:00Z" w16du:dateUtc="2026-04-20T21:32:00Z" w:id="956">
              <w:r w:rsidRPr="004D5AFC">
                <w:rPr>
                  <w:rFonts w:ascii="Aptos" w:hAnsi="Aptos"/>
                  <w:b/>
                  <w:bCs/>
                </w:rPr>
                <w:t>Seq</w:t>
              </w:r>
            </w:ins>
          </w:p>
        </w:tc>
        <w:tc>
          <w:tcPr>
            <w:tcW w:w="1397" w:type="dxa"/>
            <w:shd w:val="clear" w:color="auto" w:fill="ACB9CA" w:themeFill="text2" w:themeFillTint="66"/>
          </w:tcPr>
          <w:p w:rsidRPr="004D5AFC" w:rsidR="007931A6" w:rsidP="0096414C" w:rsidRDefault="007931A6" w14:paraId="68F91591" w14:textId="77777777">
            <w:pPr>
              <w:rPr>
                <w:ins w:author="Vaddhi, Jigisha Nmn (CDC/NCIRD/OD) (CTR)" w:date="2026-04-20T17:32:00Z" w16du:dateUtc="2026-04-20T21:32:00Z" w:id="957"/>
                <w:rFonts w:ascii="Aptos" w:hAnsi="Aptos"/>
                <w:b/>
                <w:bCs/>
              </w:rPr>
            </w:pPr>
            <w:ins w:author="Vaddhi, Jigisha Nmn (CDC/NCIRD/OD) (CTR)" w:date="2026-04-20T17:32:00Z" w16du:dateUtc="2026-04-20T21:32:00Z" w:id="958">
              <w:r w:rsidRPr="004D5AFC">
                <w:rPr>
                  <w:rFonts w:ascii="Aptos" w:hAnsi="Aptos"/>
                  <w:b/>
                  <w:bCs/>
                </w:rPr>
                <w:t>Hard / Soft</w:t>
              </w:r>
            </w:ins>
          </w:p>
        </w:tc>
        <w:tc>
          <w:tcPr>
            <w:tcW w:w="5581" w:type="dxa"/>
            <w:shd w:val="clear" w:color="auto" w:fill="ACB9CA" w:themeFill="text2" w:themeFillTint="66"/>
          </w:tcPr>
          <w:p w:rsidRPr="004D5AFC" w:rsidR="007931A6" w:rsidP="0096414C" w:rsidRDefault="007931A6" w14:paraId="36BD3837" w14:textId="77777777">
            <w:pPr>
              <w:rPr>
                <w:ins w:author="Vaddhi, Jigisha Nmn (CDC/NCIRD/OD) (CTR)" w:date="2026-04-20T17:32:00Z" w16du:dateUtc="2026-04-20T21:32:00Z" w:id="959"/>
                <w:rFonts w:ascii="Aptos" w:hAnsi="Aptos"/>
                <w:b/>
                <w:bCs/>
              </w:rPr>
            </w:pPr>
            <w:ins w:author="Vaddhi, Jigisha Nmn (CDC/NCIRD/OD) (CTR)" w:date="2026-04-20T17:32:00Z" w16du:dateUtc="2026-04-20T21:32:00Z" w:id="960">
              <w:r>
                <w:rPr>
                  <w:rFonts w:ascii="Aptos" w:hAnsi="Aptos"/>
                  <w:b/>
                  <w:bCs/>
                </w:rPr>
                <w:t>Field Name</w:t>
              </w:r>
            </w:ins>
          </w:p>
        </w:tc>
      </w:tr>
      <w:tr w:rsidR="007931A6" w:rsidTr="0096414C" w14:paraId="0FECD8EB" w14:textId="77777777">
        <w:trPr>
          <w:ins w:author="Vaddhi, Jigisha Nmn (CDC/NCIRD/OD) (CTR)" w:date="2026-04-20T17:32:00Z" w:id="961"/>
        </w:trPr>
        <w:tc>
          <w:tcPr>
            <w:tcW w:w="668" w:type="dxa"/>
          </w:tcPr>
          <w:p w:rsidR="007931A6" w:rsidP="0096414C" w:rsidRDefault="007931A6" w14:paraId="0448E995" w14:textId="77777777">
            <w:pPr>
              <w:rPr>
                <w:ins w:author="Vaddhi, Jigisha Nmn (CDC/NCIRD/OD) (CTR)" w:date="2026-04-20T17:32:00Z" w16du:dateUtc="2026-04-20T21:32:00Z" w:id="962"/>
                <w:rFonts w:ascii="Aptos" w:hAnsi="Aptos"/>
              </w:rPr>
            </w:pPr>
            <w:ins w:author="Vaddhi, Jigisha Nmn (CDC/NCIRD/OD) (CTR)" w:date="2026-04-20T17:32:00Z" w16du:dateUtc="2026-04-20T21:32:00Z" w:id="963">
              <w:r>
                <w:rPr>
                  <w:rFonts w:ascii="Aptos" w:hAnsi="Aptos"/>
                </w:rPr>
                <w:t>1</w:t>
              </w:r>
            </w:ins>
          </w:p>
        </w:tc>
        <w:tc>
          <w:tcPr>
            <w:tcW w:w="1397" w:type="dxa"/>
          </w:tcPr>
          <w:p w:rsidR="007931A6" w:rsidP="0096414C" w:rsidRDefault="007931A6" w14:paraId="7C35AE79" w14:textId="77777777">
            <w:pPr>
              <w:rPr>
                <w:ins w:author="Vaddhi, Jigisha Nmn (CDC/NCIRD/OD) (CTR)" w:date="2026-04-20T17:32:00Z" w16du:dateUtc="2026-04-20T21:32:00Z" w:id="964"/>
                <w:rFonts w:ascii="Aptos" w:hAnsi="Aptos"/>
              </w:rPr>
            </w:pPr>
            <w:ins w:author="Vaddhi, Jigisha Nmn (CDC/NCIRD/OD) (CTR)" w:date="2026-04-20T17:32:00Z" w16du:dateUtc="2026-04-20T21:32:00Z" w:id="965">
              <w:r>
                <w:rPr>
                  <w:rFonts w:ascii="Aptos" w:hAnsi="Aptos"/>
                </w:rPr>
                <w:t>Soft</w:t>
              </w:r>
            </w:ins>
          </w:p>
        </w:tc>
        <w:tc>
          <w:tcPr>
            <w:tcW w:w="5581" w:type="dxa"/>
          </w:tcPr>
          <w:p w:rsidR="007931A6" w:rsidP="0096414C" w:rsidRDefault="007931A6" w14:paraId="327364C0" w14:textId="77777777">
            <w:pPr>
              <w:rPr>
                <w:ins w:author="Vaddhi, Jigisha Nmn (CDC/NCIRD/OD) (CTR)" w:date="2026-04-20T17:32:00Z" w16du:dateUtc="2026-04-20T21:32:00Z" w:id="966"/>
                <w:rFonts w:ascii="Aptos" w:hAnsi="Aptos"/>
              </w:rPr>
            </w:pPr>
            <w:ins w:author="Vaddhi, Jigisha Nmn (CDC/NCIRD/OD) (CTR)" w:date="2026-04-20T17:32:00Z" w16du:dateUtc="2026-04-20T21:32:00Z" w:id="967">
              <w:r>
                <w:rPr>
                  <w:rFonts w:ascii="Aptos" w:hAnsi="Aptos"/>
                </w:rPr>
                <w:t>Last Name</w:t>
              </w:r>
            </w:ins>
          </w:p>
        </w:tc>
      </w:tr>
      <w:tr w:rsidR="007931A6" w:rsidTr="0096414C" w14:paraId="257D6E9D" w14:textId="77777777">
        <w:trPr>
          <w:ins w:author="Vaddhi, Jigisha Nmn (CDC/NCIRD/OD) (CTR)" w:date="2026-04-20T17:32:00Z" w:id="968"/>
        </w:trPr>
        <w:tc>
          <w:tcPr>
            <w:tcW w:w="668" w:type="dxa"/>
          </w:tcPr>
          <w:p w:rsidR="007931A6" w:rsidP="0096414C" w:rsidRDefault="007931A6" w14:paraId="0C4A6792" w14:textId="77777777">
            <w:pPr>
              <w:rPr>
                <w:ins w:author="Vaddhi, Jigisha Nmn (CDC/NCIRD/OD) (CTR)" w:date="2026-04-20T17:32:00Z" w16du:dateUtc="2026-04-20T21:32:00Z" w:id="969"/>
                <w:rFonts w:ascii="Aptos" w:hAnsi="Aptos"/>
              </w:rPr>
            </w:pPr>
            <w:ins w:author="Vaddhi, Jigisha Nmn (CDC/NCIRD/OD) (CTR)" w:date="2026-04-20T17:32:00Z" w16du:dateUtc="2026-04-20T21:32:00Z" w:id="970">
              <w:r>
                <w:rPr>
                  <w:rFonts w:ascii="Aptos" w:hAnsi="Aptos"/>
                </w:rPr>
                <w:t>2</w:t>
              </w:r>
            </w:ins>
          </w:p>
        </w:tc>
        <w:tc>
          <w:tcPr>
            <w:tcW w:w="1397" w:type="dxa"/>
          </w:tcPr>
          <w:p w:rsidR="007931A6" w:rsidP="0096414C" w:rsidRDefault="007931A6" w14:paraId="1D74085C" w14:textId="77777777">
            <w:pPr>
              <w:rPr>
                <w:ins w:author="Vaddhi, Jigisha Nmn (CDC/NCIRD/OD) (CTR)" w:date="2026-04-20T17:32:00Z" w16du:dateUtc="2026-04-20T21:32:00Z" w:id="971"/>
                <w:rFonts w:ascii="Aptos" w:hAnsi="Aptos"/>
              </w:rPr>
            </w:pPr>
            <w:ins w:author="Vaddhi, Jigisha Nmn (CDC/NCIRD/OD) (CTR)" w:date="2026-04-20T17:32:00Z" w16du:dateUtc="2026-04-20T21:32:00Z" w:id="972">
              <w:r>
                <w:rPr>
                  <w:rFonts w:ascii="Aptos" w:hAnsi="Aptos"/>
                </w:rPr>
                <w:t>Soft</w:t>
              </w:r>
            </w:ins>
          </w:p>
        </w:tc>
        <w:tc>
          <w:tcPr>
            <w:tcW w:w="5581" w:type="dxa"/>
          </w:tcPr>
          <w:p w:rsidR="007931A6" w:rsidP="0096414C" w:rsidRDefault="007931A6" w14:paraId="07716D5E" w14:textId="77777777">
            <w:pPr>
              <w:rPr>
                <w:ins w:author="Vaddhi, Jigisha Nmn (CDC/NCIRD/OD) (CTR)" w:date="2026-04-20T17:32:00Z" w16du:dateUtc="2026-04-20T21:32:00Z" w:id="973"/>
                <w:rFonts w:ascii="Aptos" w:hAnsi="Aptos"/>
              </w:rPr>
            </w:pPr>
            <w:ins w:author="Vaddhi, Jigisha Nmn (CDC/NCIRD/OD) (CTR)" w:date="2026-04-20T17:32:00Z" w16du:dateUtc="2026-04-20T21:32:00Z" w:id="974">
              <w:r>
                <w:rPr>
                  <w:rFonts w:ascii="Aptos" w:hAnsi="Aptos"/>
                </w:rPr>
                <w:t>First Name</w:t>
              </w:r>
            </w:ins>
          </w:p>
        </w:tc>
      </w:tr>
      <w:tr w:rsidR="007931A6" w:rsidTr="0096414C" w14:paraId="76E6CE5C" w14:textId="77777777">
        <w:trPr>
          <w:ins w:author="Vaddhi, Jigisha Nmn (CDC/NCIRD/OD) (CTR)" w:date="2026-04-20T17:32:00Z" w:id="975"/>
        </w:trPr>
        <w:tc>
          <w:tcPr>
            <w:tcW w:w="668" w:type="dxa"/>
          </w:tcPr>
          <w:p w:rsidR="007931A6" w:rsidP="0096414C" w:rsidRDefault="007931A6" w14:paraId="5809511B" w14:textId="77777777">
            <w:pPr>
              <w:rPr>
                <w:ins w:author="Vaddhi, Jigisha Nmn (CDC/NCIRD/OD) (CTR)" w:date="2026-04-20T17:32:00Z" w16du:dateUtc="2026-04-20T21:32:00Z" w:id="976"/>
                <w:rFonts w:ascii="Aptos" w:hAnsi="Aptos"/>
              </w:rPr>
            </w:pPr>
            <w:ins w:author="Vaddhi, Jigisha Nmn (CDC/NCIRD/OD) (CTR)" w:date="2026-04-20T17:32:00Z" w16du:dateUtc="2026-04-20T21:32:00Z" w:id="977">
              <w:r>
                <w:rPr>
                  <w:rFonts w:ascii="Aptos" w:hAnsi="Aptos"/>
                </w:rPr>
                <w:t>3</w:t>
              </w:r>
            </w:ins>
          </w:p>
        </w:tc>
        <w:tc>
          <w:tcPr>
            <w:tcW w:w="1397" w:type="dxa"/>
          </w:tcPr>
          <w:p w:rsidR="007931A6" w:rsidP="0096414C" w:rsidRDefault="007931A6" w14:paraId="78794B00" w14:textId="77777777">
            <w:pPr>
              <w:rPr>
                <w:ins w:author="Vaddhi, Jigisha Nmn (CDC/NCIRD/OD) (CTR)" w:date="2026-04-20T17:32:00Z" w16du:dateUtc="2026-04-20T21:32:00Z" w:id="978"/>
                <w:rFonts w:ascii="Aptos" w:hAnsi="Aptos"/>
              </w:rPr>
            </w:pPr>
            <w:ins w:author="Vaddhi, Jigisha Nmn (CDC/NCIRD/OD) (CTR)" w:date="2026-04-20T17:32:00Z" w16du:dateUtc="2026-04-20T21:32:00Z" w:id="979">
              <w:r>
                <w:rPr>
                  <w:rFonts w:ascii="Aptos" w:hAnsi="Aptos"/>
                </w:rPr>
                <w:t>Soft</w:t>
              </w:r>
            </w:ins>
          </w:p>
        </w:tc>
        <w:tc>
          <w:tcPr>
            <w:tcW w:w="5581" w:type="dxa"/>
          </w:tcPr>
          <w:p w:rsidR="007931A6" w:rsidP="0096414C" w:rsidRDefault="007931A6" w14:paraId="603F492B" w14:textId="77777777">
            <w:pPr>
              <w:rPr>
                <w:ins w:author="Vaddhi, Jigisha Nmn (CDC/NCIRD/OD) (CTR)" w:date="2026-04-20T17:32:00Z" w16du:dateUtc="2026-04-20T21:32:00Z" w:id="980"/>
                <w:rFonts w:ascii="Aptos" w:hAnsi="Aptos"/>
              </w:rPr>
            </w:pPr>
            <w:ins w:author="Vaddhi, Jigisha Nmn (CDC/NCIRD/OD) (CTR)" w:date="2026-04-20T17:32:00Z" w16du:dateUtc="2026-04-20T21:32:00Z" w:id="981">
              <w:r>
                <w:rPr>
                  <w:rFonts w:ascii="Aptos" w:hAnsi="Aptos"/>
                </w:rPr>
                <w:t>Street/House No.</w:t>
              </w:r>
            </w:ins>
          </w:p>
        </w:tc>
      </w:tr>
      <w:tr w:rsidR="007931A6" w:rsidTr="0096414C" w14:paraId="0D593E7D" w14:textId="77777777">
        <w:trPr>
          <w:ins w:author="Vaddhi, Jigisha Nmn (CDC/NCIRD/OD) (CTR)" w:date="2026-04-20T17:32:00Z" w:id="982"/>
        </w:trPr>
        <w:tc>
          <w:tcPr>
            <w:tcW w:w="668" w:type="dxa"/>
          </w:tcPr>
          <w:p w:rsidR="007931A6" w:rsidP="0096414C" w:rsidRDefault="007931A6" w14:paraId="0F87942A" w14:textId="77777777">
            <w:pPr>
              <w:rPr>
                <w:ins w:author="Vaddhi, Jigisha Nmn (CDC/NCIRD/OD) (CTR)" w:date="2026-04-20T17:32:00Z" w16du:dateUtc="2026-04-20T21:32:00Z" w:id="983"/>
                <w:rFonts w:ascii="Aptos" w:hAnsi="Aptos"/>
              </w:rPr>
            </w:pPr>
            <w:ins w:author="Vaddhi, Jigisha Nmn (CDC/NCIRD/OD) (CTR)" w:date="2026-04-20T17:32:00Z" w16du:dateUtc="2026-04-20T21:32:00Z" w:id="984">
              <w:r>
                <w:rPr>
                  <w:rFonts w:ascii="Aptos" w:hAnsi="Aptos"/>
                </w:rPr>
                <w:lastRenderedPageBreak/>
                <w:t>4</w:t>
              </w:r>
            </w:ins>
          </w:p>
        </w:tc>
        <w:tc>
          <w:tcPr>
            <w:tcW w:w="1397" w:type="dxa"/>
          </w:tcPr>
          <w:p w:rsidR="007931A6" w:rsidP="0096414C" w:rsidRDefault="007931A6" w14:paraId="5F4BC2BB" w14:textId="77777777">
            <w:pPr>
              <w:rPr>
                <w:ins w:author="Vaddhi, Jigisha Nmn (CDC/NCIRD/OD) (CTR)" w:date="2026-04-20T17:32:00Z" w16du:dateUtc="2026-04-20T21:32:00Z" w:id="985"/>
                <w:rFonts w:ascii="Aptos" w:hAnsi="Aptos"/>
              </w:rPr>
            </w:pPr>
            <w:ins w:author="Vaddhi, Jigisha Nmn (CDC/NCIRD/OD) (CTR)" w:date="2026-04-20T17:32:00Z" w16du:dateUtc="2026-04-20T21:32:00Z" w:id="986">
              <w:r>
                <w:rPr>
                  <w:rFonts w:ascii="Aptos" w:hAnsi="Aptos"/>
                </w:rPr>
                <w:t>Soft</w:t>
              </w:r>
            </w:ins>
          </w:p>
        </w:tc>
        <w:tc>
          <w:tcPr>
            <w:tcW w:w="5581" w:type="dxa"/>
          </w:tcPr>
          <w:p w:rsidR="007931A6" w:rsidP="0096414C" w:rsidRDefault="007931A6" w14:paraId="787A77F7" w14:textId="77777777">
            <w:pPr>
              <w:rPr>
                <w:ins w:author="Vaddhi, Jigisha Nmn (CDC/NCIRD/OD) (CTR)" w:date="2026-04-20T17:32:00Z" w16du:dateUtc="2026-04-20T21:32:00Z" w:id="987"/>
                <w:rFonts w:ascii="Aptos" w:hAnsi="Aptos"/>
              </w:rPr>
            </w:pPr>
            <w:ins w:author="Vaddhi, Jigisha Nmn (CDC/NCIRD/OD) (CTR)" w:date="2026-04-20T17:32:00Z" w16du:dateUtc="2026-04-20T21:32:00Z" w:id="988">
              <w:r>
                <w:rPr>
                  <w:rFonts w:ascii="Aptos" w:hAnsi="Aptos"/>
                </w:rPr>
                <w:t>Postal Code/City</w:t>
              </w:r>
            </w:ins>
          </w:p>
        </w:tc>
      </w:tr>
      <w:tr w:rsidR="007931A6" w:rsidTr="0096414C" w14:paraId="076A1CD0" w14:textId="77777777">
        <w:trPr>
          <w:ins w:author="Vaddhi, Jigisha Nmn (CDC/NCIRD/OD) (CTR)" w:date="2026-04-20T17:32:00Z" w:id="989"/>
        </w:trPr>
        <w:tc>
          <w:tcPr>
            <w:tcW w:w="668" w:type="dxa"/>
          </w:tcPr>
          <w:p w:rsidR="007931A6" w:rsidP="0096414C" w:rsidRDefault="007931A6" w14:paraId="33BEE959" w14:textId="77777777">
            <w:pPr>
              <w:rPr>
                <w:ins w:author="Vaddhi, Jigisha Nmn (CDC/NCIRD/OD) (CTR)" w:date="2026-04-20T17:32:00Z" w16du:dateUtc="2026-04-20T21:32:00Z" w:id="990"/>
                <w:rFonts w:ascii="Aptos" w:hAnsi="Aptos"/>
              </w:rPr>
            </w:pPr>
            <w:ins w:author="Vaddhi, Jigisha Nmn (CDC/NCIRD/OD) (CTR)" w:date="2026-04-20T17:32:00Z" w16du:dateUtc="2026-04-20T21:32:00Z" w:id="991">
              <w:r>
                <w:rPr>
                  <w:rFonts w:ascii="Aptos" w:hAnsi="Aptos"/>
                </w:rPr>
                <w:t>5</w:t>
              </w:r>
            </w:ins>
          </w:p>
        </w:tc>
        <w:tc>
          <w:tcPr>
            <w:tcW w:w="1397" w:type="dxa"/>
          </w:tcPr>
          <w:p w:rsidR="007931A6" w:rsidP="0096414C" w:rsidRDefault="007931A6" w14:paraId="3E0ACE0E" w14:textId="77777777">
            <w:pPr>
              <w:rPr>
                <w:ins w:author="Vaddhi, Jigisha Nmn (CDC/NCIRD/OD) (CTR)" w:date="2026-04-20T17:32:00Z" w16du:dateUtc="2026-04-20T21:32:00Z" w:id="992"/>
                <w:rFonts w:ascii="Aptos" w:hAnsi="Aptos"/>
              </w:rPr>
            </w:pPr>
            <w:ins w:author="Vaddhi, Jigisha Nmn (CDC/NCIRD/OD) (CTR)" w:date="2026-04-20T17:32:00Z" w16du:dateUtc="2026-04-20T21:32:00Z" w:id="993">
              <w:r>
                <w:rPr>
                  <w:rFonts w:ascii="Aptos" w:hAnsi="Aptos"/>
                </w:rPr>
                <w:t>Soft</w:t>
              </w:r>
            </w:ins>
          </w:p>
        </w:tc>
        <w:tc>
          <w:tcPr>
            <w:tcW w:w="5581" w:type="dxa"/>
          </w:tcPr>
          <w:p w:rsidR="007931A6" w:rsidP="0096414C" w:rsidRDefault="007931A6" w14:paraId="3F8FB6F1" w14:textId="77777777">
            <w:pPr>
              <w:rPr>
                <w:ins w:author="Vaddhi, Jigisha Nmn (CDC/NCIRD/OD) (CTR)" w:date="2026-04-20T17:32:00Z" w16du:dateUtc="2026-04-20T21:32:00Z" w:id="994"/>
                <w:rFonts w:ascii="Aptos" w:hAnsi="Aptos"/>
              </w:rPr>
            </w:pPr>
            <w:ins w:author="Vaddhi, Jigisha Nmn (CDC/NCIRD/OD) (CTR)" w:date="2026-04-20T17:32:00Z" w16du:dateUtc="2026-04-20T21:32:00Z" w:id="995">
              <w:r>
                <w:rPr>
                  <w:rFonts w:ascii="Aptos" w:hAnsi="Aptos"/>
                </w:rPr>
                <w:t>Country</w:t>
              </w:r>
            </w:ins>
          </w:p>
        </w:tc>
      </w:tr>
      <w:tr w:rsidR="007931A6" w:rsidTr="0096414C" w14:paraId="2B3E4ADF" w14:textId="77777777">
        <w:trPr>
          <w:ins w:author="Vaddhi, Jigisha Nmn (CDC/NCIRD/OD) (CTR)" w:date="2026-04-20T17:32:00Z" w:id="996"/>
        </w:trPr>
        <w:tc>
          <w:tcPr>
            <w:tcW w:w="668" w:type="dxa"/>
          </w:tcPr>
          <w:p w:rsidR="007931A6" w:rsidP="0096414C" w:rsidRDefault="007931A6" w14:paraId="0CE00233" w14:textId="77777777">
            <w:pPr>
              <w:rPr>
                <w:ins w:author="Vaddhi, Jigisha Nmn (CDC/NCIRD/OD) (CTR)" w:date="2026-04-20T17:32:00Z" w16du:dateUtc="2026-04-20T21:32:00Z" w:id="997"/>
                <w:rFonts w:ascii="Aptos" w:hAnsi="Aptos"/>
              </w:rPr>
            </w:pPr>
            <w:ins w:author="Vaddhi, Jigisha Nmn (CDC/NCIRD/OD) (CTR)" w:date="2026-04-20T17:32:00Z" w16du:dateUtc="2026-04-20T21:32:00Z" w:id="998">
              <w:r>
                <w:rPr>
                  <w:rFonts w:ascii="Aptos" w:hAnsi="Aptos"/>
                </w:rPr>
                <w:t>6</w:t>
              </w:r>
            </w:ins>
          </w:p>
        </w:tc>
        <w:tc>
          <w:tcPr>
            <w:tcW w:w="1397" w:type="dxa"/>
          </w:tcPr>
          <w:p w:rsidR="007931A6" w:rsidP="0096414C" w:rsidRDefault="007931A6" w14:paraId="08C11F92" w14:textId="77777777">
            <w:pPr>
              <w:rPr>
                <w:ins w:author="Vaddhi, Jigisha Nmn (CDC/NCIRD/OD) (CTR)" w:date="2026-04-20T17:32:00Z" w16du:dateUtc="2026-04-20T21:32:00Z" w:id="999"/>
                <w:rFonts w:ascii="Aptos" w:hAnsi="Aptos"/>
              </w:rPr>
            </w:pPr>
            <w:ins w:author="Vaddhi, Jigisha Nmn (CDC/NCIRD/OD) (CTR)" w:date="2026-04-20T17:32:00Z" w16du:dateUtc="2026-04-20T21:32:00Z" w:id="1000">
              <w:r>
                <w:rPr>
                  <w:rFonts w:ascii="Aptos" w:hAnsi="Aptos"/>
                </w:rPr>
                <w:t>Soft</w:t>
              </w:r>
            </w:ins>
          </w:p>
        </w:tc>
        <w:tc>
          <w:tcPr>
            <w:tcW w:w="5581" w:type="dxa"/>
          </w:tcPr>
          <w:p w:rsidR="007931A6" w:rsidP="0096414C" w:rsidRDefault="007931A6" w14:paraId="73E4CAA0" w14:textId="77777777">
            <w:pPr>
              <w:rPr>
                <w:ins w:author="Vaddhi, Jigisha Nmn (CDC/NCIRD/OD) (CTR)" w:date="2026-04-20T17:32:00Z" w16du:dateUtc="2026-04-20T21:32:00Z" w:id="1001"/>
                <w:rFonts w:ascii="Aptos" w:hAnsi="Aptos"/>
              </w:rPr>
            </w:pPr>
            <w:ins w:author="Vaddhi, Jigisha Nmn (CDC/NCIRD/OD) (CTR)" w:date="2026-04-20T17:32:00Z" w16du:dateUtc="2026-04-20T21:32:00Z" w:id="1002">
              <w:r>
                <w:rPr>
                  <w:rFonts w:ascii="Aptos" w:hAnsi="Aptos"/>
                </w:rPr>
                <w:t>Region</w:t>
              </w:r>
            </w:ins>
          </w:p>
        </w:tc>
      </w:tr>
    </w:tbl>
    <w:p w:rsidR="007931A6" w:rsidP="00084D2E" w:rsidRDefault="007931A6" w14:paraId="48D0079E" w14:textId="77777777">
      <w:pPr>
        <w:spacing w:after="0" w:line="240" w:lineRule="auto"/>
        <w:rPr>
          <w:ins w:author="Vaddhi, Jigisha Nmn (CDC/NCIRD/OD) (CTR)" w:date="2026-04-20T17:32:00Z" w16du:dateUtc="2026-04-20T21:32:00Z" w:id="1003"/>
          <w:rFonts w:cstheme="minorHAnsi"/>
        </w:rPr>
      </w:pPr>
    </w:p>
    <w:p w:rsidR="007931A6" w:rsidP="00084D2E" w:rsidRDefault="007931A6" w14:paraId="0383D617" w14:textId="77777777">
      <w:pPr>
        <w:spacing w:after="0" w:line="240" w:lineRule="auto"/>
        <w:rPr>
          <w:ins w:author="Vaddhi, Jigisha Nmn (CDC/NCIRD/OD) (CTR)" w:date="2026-04-20T17:32:00Z" w16du:dateUtc="2026-04-20T21:32:00Z" w:id="1004"/>
          <w:rFonts w:cstheme="minorHAnsi"/>
        </w:rPr>
      </w:pPr>
    </w:p>
    <w:p w:rsidRPr="00084D2E" w:rsidR="007931A6" w:rsidRDefault="007931A6" w14:paraId="1845E483" w14:textId="77777777">
      <w:pPr>
        <w:spacing w:after="0" w:line="240" w:lineRule="auto"/>
        <w:rPr>
          <w:rFonts w:cstheme="minorHAnsi"/>
        </w:rPr>
        <w:pPrChange w:author="Vaddhi, Jigisha Nmn (CDC/NCIRD/OD) (CTR)" w:date="2026-04-20T17:28:00Z" w16du:dateUtc="2026-04-20T21:28:00Z" w:id="1005">
          <w:pPr>
            <w:pStyle w:val="ListParagraph"/>
            <w:numPr>
              <w:ilvl w:val="3"/>
              <w:numId w:val="19"/>
            </w:numPr>
            <w:spacing w:after="0" w:line="240" w:lineRule="auto"/>
            <w:ind w:left="2880" w:hanging="360"/>
          </w:pPr>
        </w:pPrChange>
      </w:pPr>
    </w:p>
    <w:p w:rsidRPr="00B531FA" w:rsidR="00775013" w:rsidP="009719B8" w:rsidRDefault="00635757" w14:paraId="530F32F4" w14:textId="2E9086FF">
      <w:pPr>
        <w:pStyle w:val="ListParagraph"/>
        <w:numPr>
          <w:ilvl w:val="0"/>
          <w:numId w:val="18"/>
        </w:numPr>
        <w:spacing w:after="0" w:line="240" w:lineRule="auto"/>
        <w:rPr>
          <w:rFonts w:eastAsia="Arial" w:cstheme="minorHAnsi"/>
          <w:b/>
        </w:rPr>
      </w:pPr>
      <w:r w:rsidRPr="00B531FA">
        <w:rPr>
          <w:rFonts w:eastAsia="Arial" w:cstheme="minorHAnsi"/>
          <w:b/>
          <w:bCs/>
        </w:rPr>
        <w:t xml:space="preserve">Update / Display </w:t>
      </w:r>
      <w:r w:rsidRPr="00B531FA" w:rsidR="00775013">
        <w:rPr>
          <w:rFonts w:eastAsia="Arial" w:cstheme="minorHAnsi"/>
          <w:b/>
          <w:bCs/>
        </w:rPr>
        <w:t xml:space="preserve">: </w:t>
      </w:r>
    </w:p>
    <w:p w:rsidRPr="00B531FA" w:rsidR="00775013" w:rsidP="009719B8" w:rsidRDefault="00775013" w14:paraId="0922A5A4" w14:textId="77777777">
      <w:pPr>
        <w:pStyle w:val="ListParagraph"/>
        <w:numPr>
          <w:ilvl w:val="1"/>
          <w:numId w:val="18"/>
        </w:numPr>
        <w:spacing w:after="0" w:line="240" w:lineRule="auto"/>
        <w:rPr>
          <w:rFonts w:eastAsia="Arial" w:cstheme="minorHAnsi"/>
        </w:rPr>
      </w:pPr>
      <w:r w:rsidRPr="00B531FA">
        <w:rPr>
          <w:rFonts w:eastAsia="Arial" w:cstheme="minorHAnsi"/>
        </w:rPr>
        <w:t>Ability to maintain a Request from the Request Transactions to Search Criteria enter search information then open Vaccine Request or Click Provider Master go down to Vaccine Request click on the Vaccine Request ID to access Request make sure it is not completed.</w:t>
      </w:r>
    </w:p>
    <w:p w:rsidRPr="00B531FA" w:rsidR="00775013" w:rsidP="009719B8" w:rsidRDefault="00775013" w14:paraId="113946BE" w14:textId="77777777">
      <w:pPr>
        <w:pStyle w:val="ListParagraph"/>
        <w:numPr>
          <w:ilvl w:val="1"/>
          <w:numId w:val="18"/>
        </w:numPr>
        <w:spacing w:after="0" w:line="240" w:lineRule="auto"/>
        <w:rPr>
          <w:rFonts w:eastAsia="Arial" w:cstheme="minorHAnsi"/>
        </w:rPr>
      </w:pPr>
      <w:r w:rsidRPr="00B531FA">
        <w:rPr>
          <w:rFonts w:eastAsia="Arial" w:cstheme="minorHAnsi"/>
        </w:rPr>
        <w:t xml:space="preserve">Ability to Edit on the Vaccine Request in the Request Details Section for General Data that’s not completed or cancelled.   </w:t>
      </w:r>
    </w:p>
    <w:p w:rsidRPr="00B531FA" w:rsidR="00775013" w:rsidP="009719B8" w:rsidRDefault="00775013" w14:paraId="5D5BA969" w14:textId="77777777">
      <w:pPr>
        <w:pStyle w:val="ListParagraph"/>
        <w:numPr>
          <w:ilvl w:val="1"/>
          <w:numId w:val="18"/>
        </w:numPr>
        <w:spacing w:after="0" w:line="240" w:lineRule="auto"/>
        <w:rPr>
          <w:ins w:author="Vaddhi, Jigisha Nmn (CDC/NCIRD/OD) (CTR)" w:date="2026-04-16T09:59:00Z" w16du:dateUtc="2026-04-16T13:59:00Z" w:id="1006"/>
          <w:rFonts w:eastAsia="Arial" w:cstheme="minorHAnsi"/>
        </w:rPr>
      </w:pPr>
      <w:r w:rsidRPr="00B531FA">
        <w:rPr>
          <w:rFonts w:eastAsia="Arial" w:cstheme="minorHAnsi"/>
        </w:rPr>
        <w:t>The pre-populated fields that are disabled are unable to be changed if status is sent to distributor except the status to be cancelled.</w:t>
      </w:r>
    </w:p>
    <w:p w:rsidRPr="00B531FA" w:rsidR="00885377" w:rsidP="009719B8" w:rsidRDefault="00885377" w14:paraId="531A3725" w14:textId="1E0C5F0F">
      <w:pPr>
        <w:pStyle w:val="ListParagraph"/>
        <w:numPr>
          <w:ilvl w:val="1"/>
          <w:numId w:val="18"/>
        </w:numPr>
        <w:spacing w:after="0" w:line="240" w:lineRule="auto"/>
        <w:rPr>
          <w:rFonts w:eastAsia="Arial" w:cstheme="minorHAnsi"/>
        </w:rPr>
      </w:pPr>
      <w:ins w:author="Vaddhi, Jigisha Nmn (CDC/NCIRD/OD) (CTR)" w:date="2026-04-16T09:59:00Z" w16du:dateUtc="2026-04-16T13:59:00Z" w:id="1007">
        <w:r>
          <w:rPr>
            <w:rFonts w:eastAsia="Arial" w:cstheme="minorHAnsi"/>
          </w:rPr>
          <w:t>Ability to cancel the header ite</w:t>
        </w:r>
        <w:r w:rsidR="005C1788">
          <w:rPr>
            <w:rFonts w:eastAsia="Arial" w:cstheme="minorHAnsi"/>
          </w:rPr>
          <w:t>m</w:t>
        </w:r>
      </w:ins>
    </w:p>
    <w:p w:rsidRPr="00B531FA" w:rsidR="00775013" w:rsidP="00234FF5" w:rsidRDefault="00775013" w14:paraId="207EF870" w14:textId="77777777">
      <w:pPr>
        <w:pStyle w:val="ListParagraph"/>
        <w:spacing w:after="0" w:line="240" w:lineRule="auto"/>
        <w:ind w:left="990"/>
        <w:rPr>
          <w:rFonts w:eastAsia="Arial" w:cstheme="minorHAnsi"/>
        </w:rPr>
      </w:pPr>
    </w:p>
    <w:p w:rsidRPr="00B531FA" w:rsidR="00775013" w:rsidP="009719B8" w:rsidRDefault="00775013" w14:paraId="2DC39DFD" w14:textId="7ABB156D">
      <w:pPr>
        <w:pStyle w:val="ListParagraph"/>
        <w:numPr>
          <w:ilvl w:val="1"/>
          <w:numId w:val="18"/>
        </w:numPr>
        <w:spacing w:after="0" w:line="240" w:lineRule="auto"/>
        <w:rPr>
          <w:rFonts w:eastAsia="Arial" w:cstheme="minorHAnsi"/>
        </w:rPr>
      </w:pPr>
      <w:commentRangeStart w:id="1008"/>
      <w:commentRangeStart w:id="1009"/>
      <w:r w:rsidRPr="00B531FA">
        <w:rPr>
          <w:rFonts w:eastAsia="Arial" w:cstheme="minorHAnsi"/>
        </w:rPr>
        <w:t xml:space="preserve">Ability to cancel the line item by selecting </w:t>
      </w:r>
      <w:r w:rsidRPr="00B531FA" w:rsidR="008440CD">
        <w:rPr>
          <w:rFonts w:eastAsia="Arial" w:cstheme="minorHAnsi"/>
        </w:rPr>
        <w:t>Rejection</w:t>
      </w:r>
      <w:r w:rsidRPr="00B531FA">
        <w:rPr>
          <w:rFonts w:eastAsia="Arial" w:cstheme="minorHAnsi"/>
        </w:rPr>
        <w:t xml:space="preserve"> Reason</w:t>
      </w:r>
      <w:commentRangeEnd w:id="1008"/>
      <w:r w:rsidRPr="00B531FA" w:rsidR="00694D64">
        <w:rPr>
          <w:rStyle w:val="CommentReference"/>
          <w:rFonts w:eastAsia="Arial" w:cstheme="minorHAnsi"/>
          <w:sz w:val="24"/>
          <w:szCs w:val="24"/>
        </w:rPr>
        <w:commentReference w:id="1008"/>
      </w:r>
      <w:commentRangeEnd w:id="1009"/>
      <w:r>
        <w:rPr>
          <w:rStyle w:val="CommentReference"/>
        </w:rPr>
        <w:commentReference w:id="1009"/>
      </w:r>
      <w:r w:rsidRPr="00B531FA">
        <w:rPr>
          <w:rFonts w:eastAsia="Arial" w:cstheme="minorHAnsi"/>
        </w:rPr>
        <w:t xml:space="preserve">: </w:t>
      </w:r>
    </w:p>
    <w:p w:rsidRPr="00B531FA" w:rsidR="00775013" w:rsidP="009719B8" w:rsidRDefault="00775013" w14:paraId="4490C0FC" w14:textId="77777777">
      <w:pPr>
        <w:pStyle w:val="ListParagraph"/>
        <w:numPr>
          <w:ilvl w:val="2"/>
          <w:numId w:val="18"/>
        </w:numPr>
        <w:spacing w:after="0" w:line="240" w:lineRule="auto"/>
        <w:rPr>
          <w:rFonts w:eastAsia="Arial" w:cstheme="minorHAnsi"/>
        </w:rPr>
      </w:pPr>
      <w:r w:rsidRPr="00B531FA">
        <w:rPr>
          <w:rFonts w:eastAsia="Arial" w:cstheme="minorHAnsi"/>
        </w:rPr>
        <w:t>Incorrect Submission</w:t>
      </w:r>
    </w:p>
    <w:p w:rsidRPr="00B531FA" w:rsidR="00775013" w:rsidP="009719B8" w:rsidRDefault="00775013" w14:paraId="004867BB" w14:textId="77777777">
      <w:pPr>
        <w:pStyle w:val="ListParagraph"/>
        <w:numPr>
          <w:ilvl w:val="2"/>
          <w:numId w:val="18"/>
        </w:numPr>
        <w:spacing w:after="0" w:line="240" w:lineRule="auto"/>
        <w:rPr>
          <w:rFonts w:eastAsia="Arial" w:cstheme="minorHAnsi"/>
        </w:rPr>
      </w:pPr>
      <w:r w:rsidRPr="00B531FA">
        <w:rPr>
          <w:rFonts w:eastAsia="Arial" w:cstheme="minorHAnsi"/>
        </w:rPr>
        <w:t xml:space="preserve">Office Will be Closed </w:t>
      </w:r>
    </w:p>
    <w:p w:rsidRPr="00B531FA" w:rsidR="00775013" w:rsidP="009719B8" w:rsidRDefault="00775013" w14:paraId="74C01EC9" w14:textId="77777777">
      <w:pPr>
        <w:pStyle w:val="ListParagraph"/>
        <w:numPr>
          <w:ilvl w:val="2"/>
          <w:numId w:val="18"/>
        </w:numPr>
        <w:spacing w:after="0" w:line="240" w:lineRule="auto"/>
        <w:rPr>
          <w:rFonts w:eastAsia="Arial" w:cstheme="minorHAnsi"/>
          <w:lang w:val="de"/>
        </w:rPr>
      </w:pPr>
      <w:r w:rsidRPr="00B531FA">
        <w:rPr>
          <w:rFonts w:eastAsia="Arial" w:cstheme="minorHAnsi"/>
          <w:lang w:val="de"/>
        </w:rPr>
        <w:t>Order Input Error</w:t>
      </w:r>
    </w:p>
    <w:p w:rsidRPr="00B531FA" w:rsidR="00775013" w:rsidP="009719B8" w:rsidRDefault="00775013" w14:paraId="096A0B85" w14:textId="77777777">
      <w:pPr>
        <w:pStyle w:val="ListParagraph"/>
        <w:numPr>
          <w:ilvl w:val="2"/>
          <w:numId w:val="18"/>
        </w:numPr>
        <w:spacing w:after="0" w:line="240" w:lineRule="auto"/>
        <w:rPr>
          <w:rFonts w:eastAsia="Arial" w:cstheme="minorHAnsi"/>
        </w:rPr>
      </w:pPr>
      <w:r w:rsidRPr="00B531FA">
        <w:rPr>
          <w:rFonts w:eastAsia="Arial" w:cstheme="minorHAnsi"/>
        </w:rPr>
        <w:t>Other Reason</w:t>
      </w:r>
    </w:p>
    <w:p w:rsidRPr="00B531FA" w:rsidR="00775013" w:rsidP="009719B8" w:rsidRDefault="00775013" w14:paraId="4448B0FA" w14:textId="77777777">
      <w:pPr>
        <w:pStyle w:val="ListParagraph"/>
        <w:numPr>
          <w:ilvl w:val="2"/>
          <w:numId w:val="18"/>
        </w:numPr>
        <w:spacing w:after="0" w:line="240" w:lineRule="auto"/>
        <w:rPr>
          <w:rFonts w:eastAsia="Arial" w:cstheme="minorHAnsi"/>
        </w:rPr>
      </w:pPr>
      <w:r w:rsidRPr="00B531FA">
        <w:rPr>
          <w:rFonts w:eastAsia="Arial" w:cstheme="minorHAnsi"/>
        </w:rPr>
        <w:t xml:space="preserve">Product On Extended Backorder. </w:t>
      </w:r>
    </w:p>
    <w:p w:rsidRPr="00B531FA" w:rsidR="00775013" w:rsidP="009719B8" w:rsidRDefault="00775013" w14:paraId="33BA417C" w14:textId="72830E7F">
      <w:pPr>
        <w:pStyle w:val="ListParagraph"/>
        <w:numPr>
          <w:ilvl w:val="2"/>
          <w:numId w:val="18"/>
        </w:numPr>
        <w:spacing w:after="0" w:line="240" w:lineRule="auto"/>
        <w:rPr>
          <w:rFonts w:eastAsia="Arial" w:cstheme="minorHAnsi"/>
        </w:rPr>
      </w:pPr>
      <w:r w:rsidRPr="00B531FA">
        <w:rPr>
          <w:rFonts w:eastAsia="Arial" w:cstheme="minorHAnsi"/>
        </w:rPr>
        <w:t xml:space="preserve">Ability to add a new </w:t>
      </w:r>
      <w:r w:rsidRPr="00B531FA" w:rsidR="008440CD">
        <w:rPr>
          <w:rFonts w:eastAsia="Arial" w:cstheme="minorHAnsi"/>
        </w:rPr>
        <w:t xml:space="preserve">line </w:t>
      </w:r>
      <w:r w:rsidRPr="00B531FA">
        <w:rPr>
          <w:rFonts w:eastAsia="Arial" w:cstheme="minorHAnsi"/>
        </w:rPr>
        <w:t>.</w:t>
      </w:r>
    </w:p>
    <w:p w:rsidRPr="00B531FA" w:rsidR="00775013" w:rsidP="009719B8" w:rsidRDefault="00775013" w14:paraId="0B6F03A6" w14:textId="77777777">
      <w:pPr>
        <w:pStyle w:val="ListParagraph"/>
        <w:numPr>
          <w:ilvl w:val="2"/>
          <w:numId w:val="18"/>
        </w:numPr>
        <w:spacing w:after="0" w:line="240" w:lineRule="auto"/>
        <w:rPr>
          <w:rFonts w:eastAsia="Arial" w:cstheme="minorHAnsi"/>
        </w:rPr>
      </w:pPr>
      <w:r w:rsidRPr="00B531FA">
        <w:rPr>
          <w:rFonts w:eastAsia="Arial" w:cstheme="minorHAnsi"/>
        </w:rPr>
        <w:t>Awardees cannot cancel the Direct Ship line items approved and sent to distributor.</w:t>
      </w:r>
    </w:p>
    <w:p w:rsidRPr="00B531FA" w:rsidR="00775013" w:rsidP="009719B8" w:rsidRDefault="00775013" w14:paraId="3CEBA35D" w14:textId="77777777">
      <w:pPr>
        <w:pStyle w:val="ListParagraph"/>
        <w:numPr>
          <w:ilvl w:val="2"/>
          <w:numId w:val="18"/>
        </w:numPr>
        <w:spacing w:after="0" w:line="240" w:lineRule="auto"/>
        <w:rPr>
          <w:ins w:author="Vaddhi, Jigisha Nmn (CDC/NCIRD/OD) (CTR)" w:date="2026-04-20T17:42:00Z" w16du:dateUtc="2026-04-20T21:42:00Z" w:id="1010"/>
          <w:rFonts w:eastAsia="Arial" w:cstheme="minorHAnsi"/>
        </w:rPr>
      </w:pPr>
      <w:r w:rsidRPr="00B531FA">
        <w:rPr>
          <w:rFonts w:eastAsia="Arial" w:cstheme="minorHAnsi"/>
        </w:rPr>
        <w:t>Special Circumstances business rules will be applied for each line item</w:t>
      </w:r>
    </w:p>
    <w:p w:rsidRPr="001122F2" w:rsidR="001122F2" w:rsidRDefault="001122F2" w14:paraId="0F768DE0" w14:textId="6FA1345C">
      <w:pPr>
        <w:pStyle w:val="ListParagraph"/>
        <w:numPr>
          <w:ilvl w:val="1"/>
          <w:numId w:val="18"/>
        </w:numPr>
        <w:spacing w:after="0" w:line="240" w:lineRule="auto"/>
        <w:rPr>
          <w:ins w:author="Vaddhi, Jigisha Nmn (CDC/NCIRD/OD) (CTR)" w:date="2026-04-20T17:42:00Z" w16du:dateUtc="2026-04-20T21:42:00Z" w:id="1011"/>
          <w:rFonts w:eastAsia="Arial" w:cstheme="minorHAnsi"/>
          <w:rPrChange w:author="Vaddhi, Jigisha Nmn (CDC/NCIRD/OD) (CTR)" w:date="2026-04-20T17:42:00Z" w16du:dateUtc="2026-04-20T21:42:00Z" w:id="1012">
            <w:rPr>
              <w:ins w:author="Vaddhi, Jigisha Nmn (CDC/NCIRD/OD) (CTR)" w:date="2026-04-20T17:42:00Z" w16du:dateUtc="2026-04-20T21:42:00Z" w:id="1013"/>
              <w:rFonts w:asciiTheme="minorHAnsi" w:hAnsiTheme="minorHAnsi" w:eastAsiaTheme="minorEastAsia" w:cstheme="minorHAnsi"/>
              <w:color w:val="auto"/>
              <w:sz w:val="24"/>
              <w:szCs w:val="24"/>
              <w:lang w:eastAsia="ja-JP"/>
            </w:rPr>
          </w:rPrChange>
        </w:rPr>
        <w:pPrChange w:author="Vaddhi, Jigisha Nmn (CDC/NCIRD/OD) (CTR)" w:date="2026-04-20T17:42:00Z" w16du:dateUtc="2026-04-20T21:42:00Z" w:id="1014">
          <w:pPr>
            <w:pStyle w:val="Bodycopy"/>
          </w:pPr>
        </w:pPrChange>
      </w:pPr>
      <w:ins w:author="Vaddhi, Jigisha Nmn (CDC/NCIRD/OD) (CTR)" w:date="2026-04-20T17:42:00Z" w16du:dateUtc="2026-04-20T21:42:00Z" w:id="1015">
        <w:r w:rsidRPr="001122F2">
          <w:rPr>
            <w:rFonts w:eastAsia="Arial" w:cstheme="minorHAnsi"/>
            <w:rPrChange w:author="Vaddhi, Jigisha Nmn (CDC/NCIRD/OD) (CTR)" w:date="2026-04-20T17:42:00Z" w16du:dateUtc="2026-04-20T21:42:00Z" w:id="1016">
              <w:rPr>
                <w:rFonts w:cstheme="minorHAnsi"/>
              </w:rPr>
            </w:rPrChange>
          </w:rPr>
          <w:t xml:space="preserve">Orders can be cancelled at the header or the line item level. </w:t>
        </w:r>
      </w:ins>
    </w:p>
    <w:p w:rsidR="001122F2" w:rsidRDefault="001122F2" w14:paraId="522D850B" w14:textId="52E9DB1F">
      <w:pPr>
        <w:pStyle w:val="ListParagraph"/>
        <w:numPr>
          <w:ilvl w:val="0"/>
          <w:numId w:val="29"/>
        </w:numPr>
        <w:spacing w:after="0" w:line="240" w:lineRule="auto"/>
        <w:rPr>
          <w:ins w:author="Vaddhi, Jigisha Nmn (CDC/NCIRD/OD) (CTR)" w:date="2026-04-20T17:42:00Z" w16du:dateUtc="2026-04-20T21:42:00Z" w:id="1017"/>
          <w:rFonts w:cstheme="minorHAnsi"/>
        </w:rPr>
        <w:pPrChange w:author="Vaddhi, Jigisha Nmn (CDC/NCIRD/OD) (CTR)" w:date="2026-04-20T17:45:00Z" w16du:dateUtc="2026-04-20T21:45:00Z" w:id="1018">
          <w:pPr>
            <w:pStyle w:val="Bodycopy"/>
            <w:ind w:left="720"/>
          </w:pPr>
        </w:pPrChange>
      </w:pPr>
      <w:ins w:author="Vaddhi, Jigisha Nmn (CDC/NCIRD/OD) (CTR)" w:date="2026-04-20T17:42:00Z" w16du:dateUtc="2026-04-20T21:42:00Z" w:id="1019">
        <w:r w:rsidRPr="007416A9">
          <w:rPr>
            <w:rFonts w:cstheme="minorHAnsi"/>
          </w:rPr>
          <w:t>When awardees cancel orders at the header, all non direct ship open line items will be cancelled</w:t>
        </w:r>
      </w:ins>
    </w:p>
    <w:p w:rsidR="001122F2" w:rsidP="003D7C6D" w:rsidRDefault="001122F2" w14:paraId="0B99F617" w14:textId="5A51156E">
      <w:pPr>
        <w:pStyle w:val="ListParagraph"/>
        <w:numPr>
          <w:ilvl w:val="0"/>
          <w:numId w:val="29"/>
        </w:numPr>
        <w:spacing w:after="0" w:line="240" w:lineRule="auto"/>
        <w:rPr>
          <w:ins w:author="Vaddhi, Jigisha Nmn (CDC/NCIRD/OD) (CTR)" w:date="2026-04-20T17:46:00Z" w16du:dateUtc="2026-04-20T21:46:00Z" w:id="1020"/>
          <w:rFonts w:cstheme="minorHAnsi"/>
        </w:rPr>
      </w:pPr>
      <w:ins w:author="Vaddhi, Jigisha Nmn (CDC/NCIRD/OD) (CTR)" w:date="2026-04-20T17:42:00Z" w16du:dateUtc="2026-04-20T21:42:00Z" w:id="1021">
        <w:r w:rsidRPr="003D7C6D">
          <w:rPr>
            <w:rFonts w:cstheme="minorHAnsi"/>
          </w:rPr>
          <w:t xml:space="preserve">When CDC cancels orders at the header, all </w:t>
        </w:r>
      </w:ins>
      <w:ins w:author="Vaddhi, Jigisha Nmn (CDC/NCIRD/OD) (CTR)" w:date="2026-04-20T17:43:00Z" w16du:dateUtc="2026-04-20T21:43:00Z" w:id="1022">
        <w:r w:rsidRPr="003D7C6D">
          <w:rPr>
            <w:rFonts w:cstheme="minorHAnsi"/>
          </w:rPr>
          <w:t>non-direct</w:t>
        </w:r>
      </w:ins>
      <w:ins w:author="Vaddhi, Jigisha Nmn (CDC/NCIRD/OD) (CTR)" w:date="2026-04-20T17:42:00Z" w16du:dateUtc="2026-04-20T21:42:00Z" w:id="1023">
        <w:r w:rsidRPr="003D7C6D">
          <w:rPr>
            <w:rFonts w:cstheme="minorHAnsi"/>
          </w:rPr>
          <w:t xml:space="preserve"> ship and direct ship open line </w:t>
        </w:r>
      </w:ins>
      <w:ins w:author="Vaddhi, Jigisha Nmn (CDC/NCIRD/OD) (CTR)" w:date="2026-04-20T17:43:00Z" w16du:dateUtc="2026-04-20T21:43:00Z" w:id="1024">
        <w:r w:rsidRPr="003D7C6D">
          <w:rPr>
            <w:rFonts w:cstheme="minorHAnsi"/>
          </w:rPr>
          <w:t xml:space="preserve">                 </w:t>
        </w:r>
      </w:ins>
      <w:ins w:author="Vaddhi, Jigisha Nmn (CDC/NCIRD/OD) (CTR)" w:date="2026-04-20T17:42:00Z" w16du:dateUtc="2026-04-20T21:42:00Z" w:id="1025">
        <w:r w:rsidRPr="003D7C6D">
          <w:rPr>
            <w:rFonts w:cstheme="minorHAnsi"/>
          </w:rPr>
          <w:t>items will be cancelled</w:t>
        </w:r>
      </w:ins>
    </w:p>
    <w:p w:rsidRPr="003D7C6D" w:rsidR="008F45C1" w:rsidRDefault="008F45C1" w14:paraId="3D6E9DF5" w14:textId="6ABDCCF7">
      <w:pPr>
        <w:pStyle w:val="ListParagraph"/>
        <w:spacing w:after="0" w:line="240" w:lineRule="auto"/>
        <w:ind w:left="1080"/>
        <w:rPr>
          <w:ins w:author="Vaddhi, Jigisha Nmn (CDC/NCIRD/OD) (CTR)" w:date="2026-04-20T17:45:00Z" w16du:dateUtc="2026-04-20T21:45:00Z" w:id="1026"/>
          <w:rFonts w:cstheme="minorHAnsi"/>
        </w:rPr>
        <w:pPrChange w:author="Vaddhi, Jigisha Nmn (CDC/NCIRD/OD) (CTR)" w:date="2026-04-20T17:46:00Z" w16du:dateUtc="2026-04-20T21:46:00Z" w:id="1027">
          <w:pPr>
            <w:spacing w:after="0" w:line="240" w:lineRule="auto"/>
          </w:pPr>
        </w:pPrChange>
      </w:pPr>
      <w:ins w:author="Vaddhi, Jigisha Nmn (CDC/NCIRD/OD) (CTR)" w:date="2026-04-20T17:46:00Z" w16du:dateUtc="2026-04-20T21:46:00Z" w:id="1028">
        <w:r w:rsidRPr="008F4EF8">
          <w:rPr>
            <w:rFonts w:eastAsia="Arial" w:cstheme="minorHAnsi"/>
          </w:rPr>
          <w:t xml:space="preserve">Refer to the </w:t>
        </w:r>
      </w:ins>
      <w:ins w:author="Vaddhi, Jigisha Nmn (CDC/NCIRD/OD) (CTR)" w:date="2026-04-20T17:47:00Z" w16du:dateUtc="2026-04-20T21:47:00Z" w:id="1029">
        <w:r w:rsidR="004A3DF3">
          <w:rPr>
            <w:rFonts w:eastAsia="Arial" w:cstheme="minorHAnsi"/>
          </w:rPr>
          <w:t xml:space="preserve">business rules </w:t>
        </w:r>
      </w:ins>
      <w:ins w:author="Vaddhi, Jigisha Nmn (CDC/NCIRD/OD) (CTR)" w:date="2026-04-20T17:46:00Z" w16du:dateUtc="2026-04-20T21:46:00Z" w:id="1030">
        <w:r w:rsidRPr="008F4EF8">
          <w:rPr>
            <w:rFonts w:eastAsia="Arial" w:cstheme="minorHAnsi"/>
          </w:rPr>
          <w:t>details of order cancellation included in E006</w:t>
        </w:r>
      </w:ins>
    </w:p>
    <w:p w:rsidR="003D7C6D" w:rsidP="003D7C6D" w:rsidRDefault="003D7C6D" w14:paraId="535E8CAA" w14:textId="77777777">
      <w:pPr>
        <w:pStyle w:val="Bodycopy"/>
        <w:ind w:left="1080"/>
        <w:rPr>
          <w:ins w:author="Vaddhi, Jigisha Nmn (CDC/NCIRD/OD) (CTR)" w:date="2026-04-20T17:45:00Z" w16du:dateUtc="2026-04-20T21:45:00Z" w:id="1031"/>
          <w:rFonts w:asciiTheme="minorHAnsi" w:hAnsiTheme="minorHAnsi" w:eastAsiaTheme="minorEastAsia" w:cstheme="minorHAnsi"/>
          <w:color w:val="auto"/>
          <w:sz w:val="24"/>
          <w:szCs w:val="24"/>
          <w:lang w:eastAsia="ja-JP"/>
        </w:rPr>
      </w:pPr>
    </w:p>
    <w:p w:rsidR="003D7C6D" w:rsidRDefault="003D7C6D" w14:paraId="4BC75297" w14:textId="4C7F86AE">
      <w:pPr>
        <w:pStyle w:val="Bodycopy"/>
        <w:ind w:left="1080"/>
        <w:rPr>
          <w:ins w:author="Vaddhi, Jigisha Nmn (CDC/NCIRD/OD) (CTR)" w:date="2026-04-20T17:45:00Z" w16du:dateUtc="2026-04-20T21:45:00Z" w:id="1032"/>
          <w:rFonts w:asciiTheme="minorHAnsi" w:hAnsiTheme="minorHAnsi" w:eastAsiaTheme="minorEastAsia" w:cstheme="minorHAnsi"/>
          <w:color w:val="auto"/>
          <w:sz w:val="24"/>
          <w:szCs w:val="24"/>
          <w:lang w:eastAsia="ja-JP"/>
        </w:rPr>
        <w:pPrChange w:author="Vaddhi, Jigisha Nmn (CDC/NCIRD/OD) (CTR)" w:date="2026-04-20T17:45:00Z" w16du:dateUtc="2026-04-20T21:45:00Z" w:id="1033">
          <w:pPr>
            <w:pStyle w:val="Bodycopy"/>
            <w:numPr>
              <w:numId w:val="29"/>
            </w:numPr>
            <w:ind w:left="1080" w:hanging="360"/>
          </w:pPr>
        </w:pPrChange>
      </w:pPr>
      <w:commentRangeStart w:id="1034"/>
      <w:commentRangeStart w:id="1035"/>
      <w:ins w:author="Vaddhi, Jigisha Nmn (CDC/NCIRD/OD) (CTR)" w:date="2026-04-20T17:45:00Z" w16du:dateUtc="2026-04-20T21:45:00Z" w:id="1036">
        <w:r w:rsidRPr="00BC2F5C">
          <w:rPr>
            <w:rFonts w:asciiTheme="minorHAnsi" w:hAnsiTheme="minorHAnsi" w:eastAsiaTheme="minorEastAsia" w:cstheme="minorHAnsi"/>
            <w:color w:val="auto"/>
            <w:sz w:val="24"/>
            <w:szCs w:val="24"/>
            <w:lang w:eastAsia="ja-JP"/>
          </w:rPr>
          <w:t>Note: Direct ship line items can only be cancelled by CDC.</w:t>
        </w:r>
        <w:commentRangeEnd w:id="1034"/>
        <w:r w:rsidRPr="005A09A5">
          <w:rPr>
            <w:rStyle w:val="CommentReference"/>
            <w:rFonts w:ascii="Segoe UI" w:hAnsi="Segoe UI" w:cs="Segoe UI" w:eastAsiaTheme="minorEastAsia"/>
            <w:color w:val="auto"/>
            <w:sz w:val="18"/>
            <w:szCs w:val="18"/>
            <w:lang w:eastAsia="ja-JP"/>
          </w:rPr>
          <w:commentReference w:id="1034"/>
        </w:r>
        <w:commentRangeEnd w:id="1035"/>
        <w:r>
          <w:rPr>
            <w:rStyle w:val="CommentReference"/>
          </w:rPr>
          <w:commentReference w:id="1035"/>
        </w:r>
        <w:r w:rsidRPr="005A09A5">
          <w:rPr>
            <w:rFonts w:ascii="Segoe UI" w:hAnsi="Segoe UI" w:cs="Segoe UI" w:eastAsiaTheme="minorEastAsia"/>
            <w:color w:val="auto"/>
            <w:sz w:val="18"/>
            <w:szCs w:val="18"/>
            <w:lang w:eastAsia="ja-JP"/>
          </w:rPr>
          <w:t xml:space="preserve"> </w:t>
        </w:r>
        <w:r w:rsidRPr="005A09A5">
          <w:rPr>
            <w:rFonts w:asciiTheme="minorHAnsi" w:hAnsiTheme="minorHAnsi" w:eastAsiaTheme="minorEastAsia" w:cstheme="minorHAnsi"/>
            <w:color w:val="auto"/>
            <w:sz w:val="24"/>
            <w:szCs w:val="24"/>
            <w:lang w:eastAsia="ja-JP"/>
          </w:rPr>
          <w:t>When CDC cancels a direct ship line item, the sales order line item, PO and PR all need to be cancelled.</w:t>
        </w:r>
      </w:ins>
    </w:p>
    <w:p w:rsidRPr="001122F2" w:rsidR="00390801" w:rsidRDefault="00390801" w14:paraId="1D910887" w14:textId="77777777">
      <w:pPr>
        <w:spacing w:after="0" w:line="240" w:lineRule="auto"/>
        <w:rPr>
          <w:rFonts w:cstheme="minorHAnsi"/>
        </w:rPr>
        <w:pPrChange w:author="Vaddhi, Jigisha Nmn (CDC/NCIRD/OD) (CTR)" w:date="2026-04-20T17:43:00Z" w16du:dateUtc="2026-04-20T21:43:00Z" w:id="1037">
          <w:pPr>
            <w:pStyle w:val="ListParagraph"/>
            <w:numPr>
              <w:ilvl w:val="2"/>
              <w:numId w:val="19"/>
            </w:numPr>
            <w:spacing w:after="0" w:line="240" w:lineRule="auto"/>
            <w:ind w:left="2340" w:hanging="360"/>
          </w:pPr>
        </w:pPrChange>
      </w:pPr>
    </w:p>
    <w:p w:rsidRPr="00B531FA" w:rsidR="00775013" w:rsidP="00775013" w:rsidRDefault="00775013" w14:paraId="36E6F922" w14:textId="77777777">
      <w:pPr>
        <w:pStyle w:val="ListParagraph"/>
        <w:ind w:left="2160"/>
        <w:rPr>
          <w:rFonts w:eastAsia="Arial" w:cstheme="minorHAnsi"/>
          <w:lang w:val="de"/>
        </w:rPr>
      </w:pPr>
    </w:p>
    <w:p w:rsidRPr="00B531FA" w:rsidR="00775013" w:rsidP="009719B8" w:rsidRDefault="00775013" w14:paraId="55F058BA" w14:textId="5B847561">
      <w:pPr>
        <w:pStyle w:val="ListParagraph"/>
        <w:numPr>
          <w:ilvl w:val="0"/>
          <w:numId w:val="18"/>
        </w:numPr>
        <w:spacing w:after="0" w:line="240" w:lineRule="auto"/>
        <w:rPr>
          <w:rFonts w:eastAsia="Arial" w:cstheme="minorHAnsi"/>
          <w:b/>
          <w:lang w:val="de-DE"/>
        </w:rPr>
      </w:pPr>
      <w:commentRangeStart w:id="1038"/>
      <w:commentRangeStart w:id="1039"/>
      <w:r w:rsidRPr="00B531FA">
        <w:rPr>
          <w:rFonts w:eastAsia="Arial" w:cstheme="minorHAnsi"/>
          <w:b/>
          <w:lang w:val="de-DE"/>
        </w:rPr>
        <w:t>Search Requests</w:t>
      </w:r>
      <w:commentRangeEnd w:id="1038"/>
      <w:r w:rsidRPr="00B531FA" w:rsidR="00DC4A52">
        <w:rPr>
          <w:rStyle w:val="CommentReference"/>
          <w:rFonts w:eastAsia="Arial" w:cstheme="minorHAnsi"/>
          <w:b/>
          <w:sz w:val="24"/>
          <w:szCs w:val="24"/>
          <w:lang w:val="de-DE"/>
        </w:rPr>
        <w:commentReference w:id="1038"/>
      </w:r>
      <w:commentRangeEnd w:id="1039"/>
      <w:r>
        <w:rPr>
          <w:rStyle w:val="CommentReference"/>
        </w:rPr>
        <w:commentReference w:id="1039"/>
      </w:r>
    </w:p>
    <w:p w:rsidRPr="00B531FA" w:rsidR="00775013" w:rsidP="009719B8" w:rsidRDefault="00775013" w14:paraId="0088CD70" w14:textId="300CFB89">
      <w:pPr>
        <w:pStyle w:val="ListParagraph"/>
        <w:numPr>
          <w:ilvl w:val="1"/>
          <w:numId w:val="18"/>
        </w:numPr>
        <w:spacing w:after="0" w:line="240" w:lineRule="auto"/>
        <w:rPr>
          <w:rFonts w:eastAsia="Arial" w:cstheme="minorHAnsi"/>
        </w:rPr>
      </w:pPr>
      <w:r w:rsidRPr="00B531FA">
        <w:rPr>
          <w:rFonts w:eastAsia="Arial" w:cstheme="minorHAnsi"/>
        </w:rPr>
        <w:t xml:space="preserve">Ability to do search for a Vaccine Request from Request Transactions then click Request Transactions/Search </w:t>
      </w:r>
    </w:p>
    <w:p w:rsidRPr="00B531FA" w:rsidR="00775013" w:rsidP="009719B8" w:rsidRDefault="00775013" w14:paraId="1B3DEA73" w14:textId="17F77183">
      <w:pPr>
        <w:pStyle w:val="ListParagraph"/>
        <w:numPr>
          <w:ilvl w:val="1"/>
          <w:numId w:val="18"/>
        </w:numPr>
        <w:spacing w:after="0" w:line="240" w:lineRule="auto"/>
        <w:rPr>
          <w:rFonts w:eastAsia="Arial" w:cstheme="minorHAnsi"/>
        </w:rPr>
      </w:pPr>
      <w:commentRangeStart w:id="1040"/>
      <w:commentRangeStart w:id="1041"/>
      <w:r w:rsidRPr="00B531FA">
        <w:rPr>
          <w:rFonts w:eastAsia="Arial" w:cstheme="minorHAnsi"/>
        </w:rPr>
        <w:lastRenderedPageBreak/>
        <w:t>Ability to filter data using the below search criteria or filter options fields</w:t>
      </w:r>
      <w:commentRangeEnd w:id="1040"/>
      <w:r w:rsidRPr="00B531FA" w:rsidR="009D6410">
        <w:rPr>
          <w:rStyle w:val="CommentReference"/>
          <w:rFonts w:eastAsia="Arial" w:cstheme="minorHAnsi"/>
          <w:sz w:val="24"/>
          <w:szCs w:val="24"/>
        </w:rPr>
        <w:commentReference w:id="1040"/>
      </w:r>
      <w:commentRangeEnd w:id="1041"/>
      <w:r>
        <w:rPr>
          <w:rStyle w:val="CommentReference"/>
        </w:rPr>
        <w:commentReference w:id="1041"/>
      </w:r>
      <w:r w:rsidRPr="00B531FA">
        <w:rPr>
          <w:rFonts w:eastAsia="Arial" w:cstheme="minorHAnsi"/>
        </w:rPr>
        <w:t>:</w:t>
      </w:r>
    </w:p>
    <w:p w:rsidRPr="00B531FA" w:rsidR="00775013" w:rsidP="009719B8" w:rsidRDefault="00775013" w14:paraId="3158106D" w14:textId="1D723B36">
      <w:pPr>
        <w:pStyle w:val="ListParagraph"/>
        <w:numPr>
          <w:ilvl w:val="2"/>
          <w:numId w:val="22"/>
        </w:numPr>
        <w:spacing w:after="0" w:line="240" w:lineRule="auto"/>
        <w:rPr>
          <w:rFonts w:eastAsia="Arial" w:cstheme="minorHAnsi"/>
        </w:rPr>
      </w:pPr>
      <w:commentRangeStart w:id="1042"/>
      <w:commentRangeStart w:id="1043"/>
      <w:commentRangeStart w:id="1044"/>
      <w:commentRangeStart w:id="1045"/>
      <w:commentRangeStart w:id="1046"/>
      <w:r w:rsidRPr="00B531FA">
        <w:rPr>
          <w:rFonts w:eastAsia="Arial" w:cstheme="minorHAnsi"/>
        </w:rPr>
        <w:t>Provider PIN</w:t>
      </w:r>
    </w:p>
    <w:p w:rsidRPr="00B531FA" w:rsidR="00775013" w:rsidP="009719B8" w:rsidRDefault="00775013" w14:paraId="1A7AF1FD" w14:textId="42564E06">
      <w:pPr>
        <w:pStyle w:val="ListParagraph"/>
        <w:numPr>
          <w:ilvl w:val="2"/>
          <w:numId w:val="22"/>
        </w:numPr>
        <w:spacing w:after="0" w:line="240" w:lineRule="auto"/>
        <w:rPr>
          <w:rFonts w:eastAsia="Arial" w:cstheme="minorHAnsi"/>
        </w:rPr>
      </w:pPr>
      <w:r w:rsidRPr="00B531FA">
        <w:rPr>
          <w:rFonts w:eastAsia="Arial" w:cstheme="minorHAnsi"/>
        </w:rPr>
        <w:t>Vaccine Request ID</w:t>
      </w:r>
    </w:p>
    <w:p w:rsidRPr="00B531FA" w:rsidR="00775013" w:rsidP="009719B8" w:rsidRDefault="00775013" w14:paraId="79A24492" w14:textId="03FC19FE">
      <w:pPr>
        <w:pStyle w:val="ListParagraph"/>
        <w:numPr>
          <w:ilvl w:val="2"/>
          <w:numId w:val="22"/>
        </w:numPr>
        <w:spacing w:after="0" w:line="240" w:lineRule="auto"/>
        <w:rPr>
          <w:rFonts w:eastAsia="Arial" w:cstheme="minorHAnsi"/>
        </w:rPr>
      </w:pPr>
      <w:r w:rsidRPr="00B531FA">
        <w:rPr>
          <w:rFonts w:eastAsia="Arial" w:cstheme="minorHAnsi"/>
        </w:rPr>
        <w:t>Provider ID</w:t>
      </w:r>
    </w:p>
    <w:p w:rsidRPr="00B531FA" w:rsidR="00775013" w:rsidP="009719B8" w:rsidRDefault="00775013" w14:paraId="612D8C70" w14:textId="797DE8A1">
      <w:pPr>
        <w:pStyle w:val="ListParagraph"/>
        <w:numPr>
          <w:ilvl w:val="2"/>
          <w:numId w:val="22"/>
        </w:numPr>
        <w:spacing w:after="0" w:line="240" w:lineRule="auto"/>
        <w:rPr>
          <w:rFonts w:eastAsia="Arial" w:cstheme="minorHAnsi"/>
        </w:rPr>
      </w:pPr>
      <w:r w:rsidRPr="00B531FA">
        <w:rPr>
          <w:rFonts w:eastAsia="Arial" w:cstheme="minorHAnsi"/>
        </w:rPr>
        <w:t>Status</w:t>
      </w:r>
    </w:p>
    <w:p w:rsidRPr="00B531FA" w:rsidR="00775013" w:rsidP="009719B8" w:rsidRDefault="00775013" w14:paraId="2B717C6E" w14:textId="6C392C98">
      <w:pPr>
        <w:pStyle w:val="ListParagraph"/>
        <w:numPr>
          <w:ilvl w:val="2"/>
          <w:numId w:val="22"/>
        </w:numPr>
        <w:spacing w:after="0" w:line="240" w:lineRule="auto"/>
        <w:rPr>
          <w:rFonts w:eastAsia="Arial" w:cstheme="minorHAnsi"/>
        </w:rPr>
      </w:pPr>
      <w:r w:rsidRPr="00B531FA">
        <w:rPr>
          <w:rFonts w:eastAsia="Arial" w:cstheme="minorHAnsi"/>
        </w:rPr>
        <w:t>Create Date</w:t>
      </w:r>
    </w:p>
    <w:p w:rsidRPr="00B531FA" w:rsidR="00775013" w:rsidP="009719B8" w:rsidRDefault="00775013" w14:paraId="3BBF5656" w14:textId="6870A227">
      <w:pPr>
        <w:pStyle w:val="ListParagraph"/>
        <w:numPr>
          <w:ilvl w:val="2"/>
          <w:numId w:val="22"/>
        </w:numPr>
        <w:spacing w:after="0" w:line="240" w:lineRule="auto"/>
        <w:rPr>
          <w:rFonts w:eastAsia="Arial" w:cstheme="minorHAnsi"/>
        </w:rPr>
      </w:pPr>
      <w:r w:rsidRPr="00B531FA">
        <w:rPr>
          <w:rFonts w:eastAsia="Arial" w:cstheme="minorHAnsi"/>
        </w:rPr>
        <w:t>Created by</w:t>
      </w:r>
    </w:p>
    <w:p w:rsidRPr="00B531FA" w:rsidR="00775013" w:rsidP="009719B8" w:rsidRDefault="00775013" w14:paraId="365FFAEF" w14:textId="44099167">
      <w:pPr>
        <w:pStyle w:val="ListParagraph"/>
        <w:numPr>
          <w:ilvl w:val="2"/>
          <w:numId w:val="22"/>
        </w:numPr>
        <w:spacing w:after="0" w:line="240" w:lineRule="auto"/>
        <w:rPr>
          <w:rFonts w:eastAsia="Arial" w:cstheme="minorHAnsi"/>
        </w:rPr>
      </w:pPr>
      <w:r w:rsidRPr="00B531FA">
        <w:rPr>
          <w:rFonts w:eastAsia="Arial" w:cstheme="minorHAnsi"/>
        </w:rPr>
        <w:t>ExIS ID</w:t>
      </w:r>
    </w:p>
    <w:p w:rsidRPr="00B531FA" w:rsidR="00775013" w:rsidP="009719B8" w:rsidRDefault="00775013" w14:paraId="1B2A6690" w14:textId="08B6F662">
      <w:pPr>
        <w:pStyle w:val="ListParagraph"/>
        <w:numPr>
          <w:ilvl w:val="2"/>
          <w:numId w:val="22"/>
        </w:numPr>
        <w:spacing w:after="0" w:line="240" w:lineRule="auto"/>
        <w:rPr>
          <w:rFonts w:eastAsia="Arial" w:cstheme="minorHAnsi"/>
        </w:rPr>
      </w:pPr>
      <w:r w:rsidRPr="00B531FA">
        <w:rPr>
          <w:rFonts w:eastAsia="Arial" w:cstheme="minorHAnsi"/>
        </w:rPr>
        <w:t>Priority</w:t>
      </w:r>
    </w:p>
    <w:p w:rsidRPr="00B531FA" w:rsidR="00775013" w:rsidP="009719B8" w:rsidRDefault="00775013" w14:paraId="44AD5D95" w14:textId="5E1CE802">
      <w:pPr>
        <w:pStyle w:val="ListParagraph"/>
        <w:numPr>
          <w:ilvl w:val="2"/>
          <w:numId w:val="22"/>
        </w:numPr>
        <w:spacing w:after="0" w:line="240" w:lineRule="auto"/>
        <w:rPr>
          <w:rFonts w:eastAsia="Arial" w:cstheme="minorHAnsi"/>
        </w:rPr>
      </w:pPr>
      <w:r w:rsidRPr="00B531FA">
        <w:rPr>
          <w:rFonts w:eastAsia="Arial" w:cstheme="minorHAnsi"/>
        </w:rPr>
        <w:t>NDC Code</w:t>
      </w:r>
    </w:p>
    <w:p w:rsidRPr="00B531FA" w:rsidR="00775013" w:rsidP="009719B8" w:rsidRDefault="00775013" w14:paraId="49EBEA9B" w14:textId="6177B470">
      <w:pPr>
        <w:pStyle w:val="ListParagraph"/>
        <w:numPr>
          <w:ilvl w:val="2"/>
          <w:numId w:val="22"/>
        </w:numPr>
        <w:spacing w:after="0" w:line="240" w:lineRule="auto"/>
        <w:rPr>
          <w:rFonts w:eastAsia="Arial" w:cstheme="minorHAnsi"/>
        </w:rPr>
      </w:pPr>
      <w:r w:rsidRPr="00B531FA">
        <w:rPr>
          <w:rFonts w:eastAsia="Arial" w:cstheme="minorHAnsi"/>
        </w:rPr>
        <w:t>Grantee</w:t>
      </w:r>
    </w:p>
    <w:p w:rsidRPr="00B531FA" w:rsidR="00775013" w:rsidP="009719B8" w:rsidRDefault="00775013" w14:paraId="7A940F1A" w14:textId="489B65BD">
      <w:pPr>
        <w:pStyle w:val="ListParagraph"/>
        <w:numPr>
          <w:ilvl w:val="2"/>
          <w:numId w:val="22"/>
        </w:numPr>
        <w:spacing w:after="0" w:line="240" w:lineRule="auto"/>
        <w:rPr>
          <w:ins w:author="Vaddhi, Jigisha Nmn (CDC/NCIRD/OD) (CTR)" w:date="2026-04-15T23:29:00Z" w16du:dateUtc="2026-04-16T03:29:00Z" w:id="1047"/>
          <w:rFonts w:eastAsia="Arial" w:cstheme="minorHAnsi"/>
        </w:rPr>
      </w:pPr>
      <w:r w:rsidRPr="00B531FA">
        <w:rPr>
          <w:rFonts w:eastAsia="Arial" w:cstheme="minorHAnsi"/>
        </w:rPr>
        <w:t xml:space="preserve">Employee Responsible  </w:t>
      </w:r>
    </w:p>
    <w:p w:rsidRPr="00B531FA" w:rsidR="0009395C" w:rsidP="009719B8" w:rsidRDefault="0009395C" w14:paraId="5641ECFF" w14:textId="08D144CF">
      <w:pPr>
        <w:pStyle w:val="ListParagraph"/>
        <w:numPr>
          <w:ilvl w:val="2"/>
          <w:numId w:val="22"/>
        </w:numPr>
        <w:spacing w:after="0" w:line="240" w:lineRule="auto"/>
        <w:rPr>
          <w:rFonts w:eastAsia="Arial" w:cstheme="minorHAnsi"/>
        </w:rPr>
      </w:pPr>
      <w:ins w:author="Vaddhi, Jigisha Nmn (CDC/NCIRD/OD) (CTR)" w:date="2026-04-15T23:30:00Z" w16du:dateUtc="2026-04-16T03:30:00Z" w:id="1048">
        <w:r w:rsidRPr="00B531FA">
          <w:rPr>
            <w:rFonts w:eastAsia="Arial" w:cstheme="minorHAnsi"/>
          </w:rPr>
          <w:t xml:space="preserve">Employee Responsible </w:t>
        </w:r>
        <w:r>
          <w:rPr>
            <w:rFonts w:eastAsia="Arial" w:cstheme="minorHAnsi"/>
          </w:rPr>
          <w:t>– Last name</w:t>
        </w:r>
      </w:ins>
    </w:p>
    <w:p w:rsidRPr="00B531FA" w:rsidR="00775013" w:rsidP="009719B8" w:rsidRDefault="00775013" w14:paraId="1D144DA3" w14:textId="522EB57A">
      <w:pPr>
        <w:pStyle w:val="ListParagraph"/>
        <w:numPr>
          <w:ilvl w:val="2"/>
          <w:numId w:val="22"/>
        </w:numPr>
        <w:spacing w:after="0" w:line="240" w:lineRule="auto"/>
        <w:rPr>
          <w:rFonts w:eastAsia="Arial" w:cstheme="minorHAnsi"/>
        </w:rPr>
      </w:pPr>
      <w:r w:rsidRPr="00B531FA">
        <w:rPr>
          <w:rFonts w:eastAsia="Arial" w:cstheme="minorHAnsi"/>
        </w:rPr>
        <w:t xml:space="preserve">Contact </w:t>
      </w:r>
    </w:p>
    <w:p w:rsidRPr="00B531FA" w:rsidR="00775013" w:rsidP="009719B8" w:rsidRDefault="00775013" w14:paraId="2EF31CFD" w14:textId="64F4EC4C">
      <w:pPr>
        <w:pStyle w:val="ListParagraph"/>
        <w:numPr>
          <w:ilvl w:val="2"/>
          <w:numId w:val="22"/>
        </w:numPr>
        <w:spacing w:after="0" w:line="240" w:lineRule="auto"/>
        <w:rPr>
          <w:rFonts w:eastAsia="Arial" w:cstheme="minorHAnsi"/>
        </w:rPr>
      </w:pPr>
      <w:r w:rsidRPr="00B531FA">
        <w:rPr>
          <w:rFonts w:eastAsia="Arial" w:cstheme="minorHAnsi"/>
        </w:rPr>
        <w:t xml:space="preserve">Ship-To-Party </w:t>
      </w:r>
    </w:p>
    <w:p w:rsidRPr="00B531FA" w:rsidR="00775013" w:rsidP="009719B8" w:rsidRDefault="00775013" w14:paraId="3FABE748" w14:textId="6FBD7FB4">
      <w:pPr>
        <w:pStyle w:val="ListParagraph"/>
        <w:numPr>
          <w:ilvl w:val="2"/>
          <w:numId w:val="22"/>
        </w:numPr>
        <w:spacing w:after="0" w:line="240" w:lineRule="auto"/>
        <w:rPr>
          <w:rFonts w:eastAsia="Arial" w:cstheme="minorHAnsi"/>
        </w:rPr>
      </w:pPr>
      <w:r w:rsidRPr="00B531FA">
        <w:rPr>
          <w:rFonts w:eastAsia="Arial" w:cstheme="minorHAnsi"/>
        </w:rPr>
        <w:t xml:space="preserve">Ship-To-Party ID </w:t>
      </w:r>
    </w:p>
    <w:p w:rsidRPr="00B531FA" w:rsidR="00775013" w:rsidP="009719B8" w:rsidRDefault="00775013" w14:paraId="40D49909" w14:textId="605BB11B">
      <w:pPr>
        <w:pStyle w:val="ListParagraph"/>
        <w:numPr>
          <w:ilvl w:val="2"/>
          <w:numId w:val="22"/>
        </w:numPr>
        <w:spacing w:after="0" w:line="240" w:lineRule="auto"/>
        <w:rPr>
          <w:rFonts w:eastAsia="Arial" w:cstheme="minorHAnsi"/>
        </w:rPr>
      </w:pPr>
      <w:r w:rsidRPr="00B531FA">
        <w:rPr>
          <w:rFonts w:eastAsia="Arial" w:cstheme="minorHAnsi"/>
        </w:rPr>
        <w:t xml:space="preserve">Sales Order Type </w:t>
      </w:r>
      <w:r w:rsidRPr="00B531FA" w:rsidR="0007174F">
        <w:rPr>
          <w:rFonts w:eastAsia="Arial" w:cstheme="minorHAnsi"/>
        </w:rPr>
        <w:t>-</w:t>
      </w:r>
      <w:r w:rsidRPr="00B531FA">
        <w:rPr>
          <w:rFonts w:eastAsia="Arial" w:cstheme="minorHAnsi"/>
        </w:rPr>
        <w:t xml:space="preserve"> select Return Replacement or Vaccine Request</w:t>
      </w:r>
    </w:p>
    <w:p w:rsidRPr="00B531FA" w:rsidR="00775013" w:rsidP="009719B8" w:rsidRDefault="00775013" w14:paraId="36FFCCFB" w14:textId="3DFEEF1D">
      <w:pPr>
        <w:pStyle w:val="ListParagraph"/>
        <w:numPr>
          <w:ilvl w:val="2"/>
          <w:numId w:val="22"/>
        </w:numPr>
        <w:spacing w:after="0" w:line="240" w:lineRule="auto"/>
        <w:rPr>
          <w:rFonts w:eastAsia="Arial" w:cstheme="minorHAnsi"/>
        </w:rPr>
      </w:pPr>
      <w:r w:rsidRPr="00B531FA">
        <w:rPr>
          <w:rFonts w:eastAsia="Arial" w:cstheme="minorHAnsi"/>
        </w:rPr>
        <w:t xml:space="preserve">Delivery Block Reason </w:t>
      </w:r>
    </w:p>
    <w:p w:rsidRPr="00B531FA" w:rsidR="00775013" w:rsidP="009719B8" w:rsidRDefault="00775013" w14:paraId="0E678371" w14:textId="31600390">
      <w:pPr>
        <w:pStyle w:val="ListParagraph"/>
        <w:numPr>
          <w:ilvl w:val="2"/>
          <w:numId w:val="22"/>
        </w:numPr>
        <w:spacing w:after="0" w:line="240" w:lineRule="auto"/>
        <w:rPr>
          <w:rFonts w:eastAsia="Arial" w:cstheme="minorHAnsi"/>
        </w:rPr>
      </w:pPr>
      <w:r w:rsidRPr="00B531FA">
        <w:rPr>
          <w:rFonts w:eastAsia="Arial" w:cstheme="minorHAnsi"/>
        </w:rPr>
        <w:t>Rejection Reason</w:t>
      </w:r>
      <w:r w:rsidRPr="00B531FA" w:rsidR="00580C0F">
        <w:rPr>
          <w:rFonts w:eastAsia="Arial" w:cstheme="minorHAnsi"/>
        </w:rPr>
        <w:t>-</w:t>
      </w:r>
      <w:r w:rsidRPr="00B531FA">
        <w:rPr>
          <w:rFonts w:eastAsia="Arial" w:cstheme="minorHAnsi"/>
        </w:rPr>
        <w:t xml:space="preserve">  select Assigned Internally, Incorrect Submission, Office Will Be Closed, Order Input Error, Other Reason, Product on Extended Backorder</w:t>
      </w:r>
      <w:commentRangeEnd w:id="1042"/>
      <w:r w:rsidRPr="00B531FA" w:rsidR="00CF66FA">
        <w:rPr>
          <w:rStyle w:val="CommentReference"/>
          <w:rFonts w:eastAsia="Arial" w:cstheme="minorHAnsi"/>
          <w:sz w:val="24"/>
          <w:szCs w:val="24"/>
        </w:rPr>
        <w:commentReference w:id="1042"/>
      </w:r>
      <w:commentRangeEnd w:id="1043"/>
      <w:r>
        <w:rPr>
          <w:rStyle w:val="CommentReference"/>
        </w:rPr>
        <w:commentReference w:id="1043"/>
      </w:r>
      <w:commentRangeEnd w:id="1044"/>
      <w:r>
        <w:rPr>
          <w:rStyle w:val="CommentReference"/>
        </w:rPr>
        <w:commentReference w:id="1044"/>
      </w:r>
      <w:commentRangeEnd w:id="1045"/>
      <w:r>
        <w:rPr>
          <w:rStyle w:val="CommentReference"/>
        </w:rPr>
        <w:commentReference w:id="1045"/>
      </w:r>
      <w:commentRangeEnd w:id="1046"/>
      <w:r>
        <w:rPr>
          <w:rStyle w:val="CommentReference"/>
        </w:rPr>
        <w:commentReference w:id="1046"/>
      </w:r>
    </w:p>
    <w:p w:rsidR="00256BEC" w:rsidP="00256BEC" w:rsidRDefault="005D48C2" w14:paraId="0C3F242A" w14:textId="55A65CD6">
      <w:pPr>
        <w:spacing w:after="0" w:line="240" w:lineRule="auto"/>
        <w:rPr>
          <w:ins w:author="Vaddhi, Jigisha Nmn (CDC/NCIRD/OD) (CTR)" w:date="2026-04-20T18:02:00Z" w16du:dateUtc="2026-04-20T22:02:00Z" w:id="1049"/>
          <w:rFonts w:eastAsia="Arial" w:cstheme="minorHAnsi"/>
        </w:rPr>
      </w:pPr>
      <w:ins w:author="Vaddhi, Jigisha Nmn (CDC/NCIRD/OD) (CTR)" w:date="2026-04-20T17:58:00Z" w16du:dateUtc="2026-04-20T21:58:00Z" w:id="1050">
        <w:r>
          <w:rPr>
            <w:rFonts w:eastAsia="Arial" w:cstheme="minorHAnsi"/>
          </w:rPr>
          <w:t xml:space="preserve">The vaccine request search screen </w:t>
        </w:r>
      </w:ins>
      <w:ins w:author="Vaddhi, Jigisha Nmn (CDC/NCIRD/OD) (CTR)" w:date="2026-04-20T17:59:00Z" w16du:dateUtc="2026-04-20T21:59:00Z" w:id="1051">
        <w:r>
          <w:rPr>
            <w:rFonts w:eastAsia="Arial" w:cstheme="minorHAnsi"/>
          </w:rPr>
          <w:t>should allow users to search using the a</w:t>
        </w:r>
        <w:r w:rsidR="005E244D">
          <w:rPr>
            <w:rFonts w:eastAsia="Arial" w:cstheme="minorHAnsi"/>
          </w:rPr>
          <w:t xml:space="preserve">bove fields. For each searchable field, </w:t>
        </w:r>
        <w:r w:rsidR="00830D5F">
          <w:rPr>
            <w:rFonts w:eastAsia="Arial" w:cstheme="minorHAnsi"/>
          </w:rPr>
          <w:t>there s</w:t>
        </w:r>
      </w:ins>
      <w:ins w:author="Vaddhi, Jigisha Nmn (CDC/NCIRD/OD) (CTR)" w:date="2026-04-20T18:00:00Z" w16du:dateUtc="2026-04-20T22:00:00Z" w:id="1052">
        <w:r w:rsidR="00830D5F">
          <w:rPr>
            <w:rFonts w:eastAsia="Arial" w:cstheme="minorHAnsi"/>
          </w:rPr>
          <w:t xml:space="preserve">hould be </w:t>
        </w:r>
      </w:ins>
      <w:ins w:author="Vaddhi, Jigisha Nmn (CDC/NCIRD/OD) (CTR)" w:date="2026-04-20T18:01:00Z" w16du:dateUtc="2026-04-20T22:01:00Z" w:id="1053">
        <w:r w:rsidR="00211339">
          <w:rPr>
            <w:rFonts w:eastAsia="Arial" w:cstheme="minorHAnsi"/>
          </w:rPr>
          <w:t xml:space="preserve">selection option </w:t>
        </w:r>
        <w:r w:rsidR="00C17E2C">
          <w:rPr>
            <w:rFonts w:eastAsia="Arial" w:cstheme="minorHAnsi"/>
          </w:rPr>
          <w:t xml:space="preserve">dropdown to define </w:t>
        </w:r>
      </w:ins>
      <w:ins w:author="Vaddhi, Jigisha Nmn (CDC/NCIRD/OD) (CTR)" w:date="2026-04-20T18:02:00Z" w16du:dateUtc="2026-04-20T22:02:00Z" w:id="1054">
        <w:r w:rsidR="00C17E2C">
          <w:rPr>
            <w:rFonts w:eastAsia="Arial" w:cstheme="minorHAnsi"/>
          </w:rPr>
          <w:t>the search condition</w:t>
        </w:r>
        <w:r w:rsidR="00A03C2E">
          <w:rPr>
            <w:rFonts w:eastAsia="Arial" w:cstheme="minorHAnsi"/>
          </w:rPr>
          <w:t>. The supported selection options are:</w:t>
        </w:r>
      </w:ins>
    </w:p>
    <w:p w:rsidR="00A03C2E" w:rsidRDefault="00964E55" w14:paraId="770C0C71" w14:textId="7BFA59CA">
      <w:pPr>
        <w:pStyle w:val="ListParagraph"/>
        <w:numPr>
          <w:ilvl w:val="2"/>
          <w:numId w:val="22"/>
        </w:numPr>
        <w:spacing w:after="0" w:line="240" w:lineRule="auto"/>
        <w:rPr>
          <w:ins w:author="Vaddhi, Jigisha Nmn (CDC/NCIRD/OD) (CTR)" w:date="2026-04-20T18:02:00Z" w16du:dateUtc="2026-04-20T22:02:00Z" w:id="1055"/>
          <w:rFonts w:eastAsia="Arial" w:cstheme="minorHAnsi"/>
        </w:rPr>
        <w:pPrChange w:author="Vaddhi, Jigisha Nmn (CDC/NCIRD/OD) (CTR)" w:date="2026-04-20T18:02:00Z" w16du:dateUtc="2026-04-20T22:02:00Z" w:id="1056">
          <w:pPr>
            <w:spacing w:after="0" w:line="240" w:lineRule="auto"/>
          </w:pPr>
        </w:pPrChange>
      </w:pPr>
      <w:ins w:author="Vaddhi, Jigisha Nmn (CDC/NCIRD/OD) (CTR)" w:date="2026-04-20T18:02:00Z" w16du:dateUtc="2026-04-20T22:02:00Z" w:id="1057">
        <w:r>
          <w:rPr>
            <w:rFonts w:eastAsia="Arial" w:cstheme="minorHAnsi"/>
          </w:rPr>
          <w:t>Is</w:t>
        </w:r>
      </w:ins>
    </w:p>
    <w:p w:rsidR="00964E55" w:rsidRDefault="00964E55" w14:paraId="3E087A07" w14:textId="7300797B">
      <w:pPr>
        <w:pStyle w:val="ListParagraph"/>
        <w:numPr>
          <w:ilvl w:val="2"/>
          <w:numId w:val="22"/>
        </w:numPr>
        <w:spacing w:after="0" w:line="240" w:lineRule="auto"/>
        <w:rPr>
          <w:ins w:author="Vaddhi, Jigisha Nmn (CDC/NCIRD/OD) (CTR)" w:date="2026-04-20T18:02:00Z" w16du:dateUtc="2026-04-20T22:02:00Z" w:id="1058"/>
          <w:rFonts w:eastAsia="Arial" w:cstheme="minorHAnsi"/>
        </w:rPr>
        <w:pPrChange w:author="Vaddhi, Jigisha Nmn (CDC/NCIRD/OD) (CTR)" w:date="2026-04-20T18:02:00Z" w16du:dateUtc="2026-04-20T22:02:00Z" w:id="1059">
          <w:pPr>
            <w:spacing w:after="0" w:line="240" w:lineRule="auto"/>
          </w:pPr>
        </w:pPrChange>
      </w:pPr>
      <w:ins w:author="Vaddhi, Jigisha Nmn (CDC/NCIRD/OD) (CTR)" w:date="2026-04-20T18:02:00Z" w16du:dateUtc="2026-04-20T22:02:00Z" w:id="1060">
        <w:r>
          <w:rPr>
            <w:rFonts w:eastAsia="Arial" w:cstheme="minorHAnsi"/>
          </w:rPr>
          <w:t>Contains</w:t>
        </w:r>
      </w:ins>
    </w:p>
    <w:p w:rsidR="00964E55" w:rsidP="00964E55" w:rsidRDefault="00964E55" w14:paraId="5C10489F" w14:textId="7CF797DD">
      <w:pPr>
        <w:pStyle w:val="ListParagraph"/>
        <w:numPr>
          <w:ilvl w:val="2"/>
          <w:numId w:val="22"/>
        </w:numPr>
        <w:spacing w:after="0" w:line="240" w:lineRule="auto"/>
        <w:rPr>
          <w:ins w:author="Vaddhi, Jigisha Nmn (CDC/NCIRD/OD) (CTR)" w:date="2026-04-20T18:03:00Z" w16du:dateUtc="2026-04-20T22:03:00Z" w:id="1061"/>
          <w:rFonts w:eastAsia="Arial" w:cstheme="minorHAnsi"/>
        </w:rPr>
      </w:pPr>
      <w:ins w:author="Vaddhi, Jigisha Nmn (CDC/NCIRD/OD) (CTR)" w:date="2026-04-20T18:02:00Z" w16du:dateUtc="2026-04-20T22:02:00Z" w:id="1062">
        <w:r>
          <w:rPr>
            <w:rFonts w:eastAsia="Arial" w:cstheme="minorHAnsi"/>
          </w:rPr>
          <w:t>Starts with</w:t>
        </w:r>
      </w:ins>
    </w:p>
    <w:p w:rsidR="00513813" w:rsidP="00964E55" w:rsidRDefault="00790F77" w14:paraId="026FB38F" w14:textId="3D837074">
      <w:pPr>
        <w:pStyle w:val="ListParagraph"/>
        <w:numPr>
          <w:ilvl w:val="2"/>
          <w:numId w:val="22"/>
        </w:numPr>
        <w:spacing w:after="0" w:line="240" w:lineRule="auto"/>
        <w:rPr>
          <w:ins w:author="Vaddhi, Jigisha Nmn (CDC/NCIRD/OD) (CTR)" w:date="2026-04-30T18:39:00Z" w16du:dateUtc="2026-04-30T22:39:00Z" w:id="1063"/>
          <w:rFonts w:eastAsia="Arial" w:cstheme="minorHAnsi"/>
        </w:rPr>
      </w:pPr>
      <w:ins w:author="Vaddhi, Jigisha Nmn (CDC/NCIRD/OD) (CTR)" w:date="2026-04-30T18:39:00Z" w16du:dateUtc="2026-04-30T22:39:00Z" w:id="1064">
        <w:r>
          <w:rPr>
            <w:rFonts w:eastAsia="Arial" w:cstheme="minorHAnsi"/>
          </w:rPr>
          <w:t>Is between</w:t>
        </w:r>
      </w:ins>
    </w:p>
    <w:p w:rsidR="00790F77" w:rsidP="00964E55" w:rsidRDefault="00790F77" w14:paraId="5E63791E" w14:textId="03A282B8">
      <w:pPr>
        <w:pStyle w:val="ListParagraph"/>
        <w:numPr>
          <w:ilvl w:val="2"/>
          <w:numId w:val="22"/>
        </w:numPr>
        <w:spacing w:after="0" w:line="240" w:lineRule="auto"/>
        <w:rPr>
          <w:ins w:author="Vaddhi, Jigisha Nmn (CDC/NCIRD/OD) (CTR)" w:date="2026-04-30T18:39:00Z" w16du:dateUtc="2026-04-30T22:39:00Z" w:id="1065"/>
          <w:rFonts w:eastAsia="Arial" w:cstheme="minorHAnsi"/>
        </w:rPr>
      </w:pPr>
      <w:ins w:author="Vaddhi, Jigisha Nmn (CDC/NCIRD/OD) (CTR)" w:date="2026-04-30T18:39:00Z" w16du:dateUtc="2026-04-30T22:39:00Z" w:id="1066">
        <w:r>
          <w:rPr>
            <w:rFonts w:eastAsia="Arial" w:cstheme="minorHAnsi"/>
          </w:rPr>
          <w:t>Is less than</w:t>
        </w:r>
      </w:ins>
    </w:p>
    <w:p w:rsidR="00790F77" w:rsidP="00964E55" w:rsidRDefault="00790F77" w14:paraId="58441DA5" w14:textId="6DDEAB79">
      <w:pPr>
        <w:pStyle w:val="ListParagraph"/>
        <w:numPr>
          <w:ilvl w:val="2"/>
          <w:numId w:val="22"/>
        </w:numPr>
        <w:spacing w:after="0" w:line="240" w:lineRule="auto"/>
        <w:rPr>
          <w:ins w:author="Vaddhi, Jigisha Nmn (CDC/NCIRD/OD) (CTR)" w:date="2026-04-30T18:40:00Z" w16du:dateUtc="2026-04-30T22:40:00Z" w:id="1067"/>
          <w:rFonts w:eastAsia="Arial" w:cstheme="minorHAnsi"/>
        </w:rPr>
      </w:pPr>
      <w:ins w:author="Vaddhi, Jigisha Nmn (CDC/NCIRD/OD) (CTR)" w:date="2026-04-30T18:39:00Z" w16du:dateUtc="2026-04-30T22:39:00Z" w:id="1068">
        <w:r>
          <w:rPr>
            <w:rFonts w:eastAsia="Arial" w:cstheme="minorHAnsi"/>
          </w:rPr>
          <w:t>Is greater than</w:t>
        </w:r>
      </w:ins>
    </w:p>
    <w:p w:rsidR="00864E00" w:rsidP="00964E55" w:rsidRDefault="00864E00" w14:paraId="1D2C171C" w14:textId="312455CF">
      <w:pPr>
        <w:pStyle w:val="ListParagraph"/>
        <w:numPr>
          <w:ilvl w:val="2"/>
          <w:numId w:val="22"/>
        </w:numPr>
        <w:spacing w:after="0" w:line="240" w:lineRule="auto"/>
        <w:rPr>
          <w:ins w:author="Vaddhi, Jigisha Nmn (CDC/NCIRD/OD) (CTR)" w:date="2026-04-30T18:41:00Z" w16du:dateUtc="2026-04-30T22:41:00Z" w:id="1069"/>
          <w:rFonts w:eastAsia="Arial" w:cstheme="minorHAnsi"/>
        </w:rPr>
      </w:pPr>
      <w:ins w:author="Vaddhi, Jigisha Nmn (CDC/NCIRD/OD) (CTR)" w:date="2026-04-30T18:40:00Z" w16du:dateUtc="2026-04-30T22:40:00Z" w:id="1070">
        <w:r>
          <w:rPr>
            <w:rFonts w:eastAsia="Arial" w:cstheme="minorHAnsi"/>
          </w:rPr>
          <w:t xml:space="preserve">Is earlier than </w:t>
        </w:r>
      </w:ins>
    </w:p>
    <w:p w:rsidR="00864E00" w:rsidP="00964E55" w:rsidRDefault="00864E00" w14:paraId="3CFDF358" w14:textId="25F2FBDF">
      <w:pPr>
        <w:pStyle w:val="ListParagraph"/>
        <w:numPr>
          <w:ilvl w:val="2"/>
          <w:numId w:val="22"/>
        </w:numPr>
        <w:spacing w:after="0" w:line="240" w:lineRule="auto"/>
        <w:rPr>
          <w:ins w:author="Vaddhi, Jigisha Nmn (CDC/NCIRD/OD) (CTR)" w:date="2026-04-30T21:27:00Z" w16du:dateUtc="2026-05-01T01:27:00Z" w:id="1071"/>
          <w:rFonts w:eastAsia="Arial" w:cstheme="minorHAnsi"/>
        </w:rPr>
      </w:pPr>
      <w:ins w:author="Vaddhi, Jigisha Nmn (CDC/NCIRD/OD) (CTR)" w:date="2026-04-30T18:41:00Z" w16du:dateUtc="2026-04-30T22:41:00Z" w:id="1072">
        <w:r>
          <w:rPr>
            <w:rFonts w:eastAsia="Arial" w:cstheme="minorHAnsi"/>
          </w:rPr>
          <w:t>Is greater than</w:t>
        </w:r>
      </w:ins>
    </w:p>
    <w:p w:rsidR="00B313F4" w:rsidP="00B313F4" w:rsidRDefault="00B313F4" w14:paraId="36FA1A27" w14:textId="77777777">
      <w:pPr>
        <w:spacing w:after="0" w:line="240" w:lineRule="auto"/>
        <w:rPr>
          <w:ins w:author="Vaddhi, Jigisha Nmn (CDC/NCIRD/OD) (CTR)" w:date="2026-04-30T21:27:00Z" w16du:dateUtc="2026-05-01T01:27:00Z" w:id="1073"/>
          <w:rFonts w:eastAsia="Arial" w:cstheme="minorHAnsi"/>
        </w:rPr>
      </w:pPr>
    </w:p>
    <w:p w:rsidR="00B313F4" w:rsidP="00B313F4" w:rsidRDefault="00B313F4" w14:paraId="286CBBA0" w14:textId="270C5292">
      <w:pPr>
        <w:spacing w:after="0" w:line="240" w:lineRule="auto"/>
        <w:rPr>
          <w:ins w:author="Vaddhi, Jigisha Nmn (CDC/NCIRD/OD) (CTR)" w:date="2026-04-30T21:28:00Z" w16du:dateUtc="2026-05-01T01:28:00Z" w:id="1074"/>
          <w:rFonts w:eastAsia="Arial" w:cstheme="minorHAnsi"/>
        </w:rPr>
      </w:pPr>
      <w:ins w:author="Vaddhi, Jigisha Nmn (CDC/NCIRD/OD) (CTR)" w:date="2026-04-30T21:27:00Z" w16du:dateUtc="2026-05-01T01:27:00Z" w:id="1075">
        <w:r>
          <w:rPr>
            <w:rFonts w:eastAsia="Arial" w:cstheme="minorHAnsi"/>
          </w:rPr>
          <w:t xml:space="preserve">Below </w:t>
        </w:r>
      </w:ins>
      <w:ins w:author="Vaddhi, Jigisha Nmn (CDC/NCIRD/OD) (CTR)" w:date="2026-05-01T09:01:00Z" w16du:dateUtc="2026-05-01T13:01:00Z" w:id="1076">
        <w:r w:rsidR="0031241E">
          <w:rPr>
            <w:rFonts w:eastAsia="Arial" w:cstheme="minorHAnsi"/>
          </w:rPr>
          <w:t xml:space="preserve">table </w:t>
        </w:r>
        <w:r w:rsidR="00B12621">
          <w:rPr>
            <w:rFonts w:eastAsia="Arial" w:cstheme="minorHAnsi"/>
          </w:rPr>
          <w:t xml:space="preserve">displays </w:t>
        </w:r>
      </w:ins>
      <w:ins w:author="Vaddhi, Jigisha Nmn (CDC/NCIRD/OD) (CTR)" w:date="2026-04-30T21:27:00Z" w16du:dateUtc="2026-05-01T01:27:00Z" w:id="1077">
        <w:r>
          <w:rPr>
            <w:rFonts w:eastAsia="Arial" w:cstheme="minorHAnsi"/>
          </w:rPr>
          <w:t>the supported selection options for</w:t>
        </w:r>
        <w:r w:rsidR="00C41114">
          <w:rPr>
            <w:rFonts w:eastAsia="Arial" w:cstheme="minorHAnsi"/>
          </w:rPr>
          <w:t xml:space="preserve"> each field</w:t>
        </w:r>
      </w:ins>
      <w:ins w:author="Vaddhi, Jigisha Nmn (CDC/NCIRD/OD) (CTR)" w:date="2026-04-30T21:28:00Z" w16du:dateUtc="2026-05-01T01:28:00Z" w:id="1078">
        <w:r w:rsidR="00C41114">
          <w:rPr>
            <w:rFonts w:eastAsia="Arial" w:cstheme="minorHAnsi"/>
          </w:rPr>
          <w:t>:</w:t>
        </w:r>
      </w:ins>
    </w:p>
    <w:p w:rsidR="00C41114" w:rsidP="00B313F4" w:rsidRDefault="00C41114" w14:paraId="7495A172" w14:textId="77777777">
      <w:pPr>
        <w:spacing w:after="0" w:line="240" w:lineRule="auto"/>
        <w:rPr>
          <w:ins w:author="Vaddhi, Jigisha Nmn (CDC/NCIRD/OD) (CTR)" w:date="2026-04-30T21:28:00Z" w16du:dateUtc="2026-05-01T01:28:00Z" w:id="1079"/>
          <w:rFonts w:eastAsia="Arial" w:cstheme="minorHAnsi"/>
        </w:rPr>
      </w:pPr>
    </w:p>
    <w:tbl>
      <w:tblPr>
        <w:tblStyle w:val="TableGrid"/>
        <w:tblW w:w="0" w:type="auto"/>
        <w:tblLook w:val="04A0" w:firstRow="1" w:lastRow="0" w:firstColumn="1" w:lastColumn="0" w:noHBand="0" w:noVBand="1"/>
      </w:tblPr>
      <w:tblGrid>
        <w:gridCol w:w="1023"/>
        <w:gridCol w:w="1532"/>
        <w:gridCol w:w="1779"/>
        <w:gridCol w:w="5016"/>
      </w:tblGrid>
      <w:tr w:rsidR="00C725D8" w:rsidTr="004331C6" w14:paraId="56684766" w14:textId="77777777">
        <w:trPr>
          <w:ins w:author="Vaddhi, Jigisha Nmn (CDC/NCIRD/OD) (CTR)" w:date="2026-05-01T08:05:00Z" w:id="1080"/>
        </w:trPr>
        <w:tc>
          <w:tcPr>
            <w:tcW w:w="1023" w:type="dxa"/>
          </w:tcPr>
          <w:p w:rsidR="00827F9F" w:rsidP="00B313F4" w:rsidRDefault="00827F9F" w14:paraId="37AF9B84" w14:textId="3C015FC4">
            <w:pPr>
              <w:spacing w:line="240" w:lineRule="auto"/>
              <w:rPr>
                <w:ins w:author="Vaddhi, Jigisha Nmn (CDC/NCIRD/OD) (CTR)" w:date="2026-05-01T08:05:00Z" w16du:dateUtc="2026-05-01T12:05:00Z" w:id="1081"/>
                <w:rFonts w:eastAsia="Arial" w:cstheme="minorHAnsi"/>
              </w:rPr>
            </w:pPr>
            <w:ins w:author="Vaddhi, Jigisha Nmn (CDC/NCIRD/OD) (CTR)" w:date="2026-05-01T08:05:00Z" w16du:dateUtc="2026-05-01T12:05:00Z" w:id="1082">
              <w:r>
                <w:rPr>
                  <w:rFonts w:eastAsia="Arial" w:cstheme="minorHAnsi"/>
                </w:rPr>
                <w:t>Sl.No</w:t>
              </w:r>
            </w:ins>
          </w:p>
        </w:tc>
        <w:tc>
          <w:tcPr>
            <w:tcW w:w="1532" w:type="dxa"/>
          </w:tcPr>
          <w:p w:rsidR="00827F9F" w:rsidP="00B313F4" w:rsidRDefault="00827F9F" w14:paraId="66EDF98F" w14:textId="4D64A1BA">
            <w:pPr>
              <w:spacing w:line="240" w:lineRule="auto"/>
              <w:rPr>
                <w:ins w:author="Vaddhi, Jigisha Nmn (CDC/NCIRD/OD) (CTR)" w:date="2026-05-01T08:05:00Z" w16du:dateUtc="2026-05-01T12:05:00Z" w:id="1083"/>
                <w:rFonts w:eastAsia="Arial" w:cstheme="minorHAnsi"/>
              </w:rPr>
            </w:pPr>
            <w:ins w:author="Vaddhi, Jigisha Nmn (CDC/NCIRD/OD) (CTR)" w:date="2026-05-01T08:05:00Z" w16du:dateUtc="2026-05-01T12:05:00Z" w:id="1084">
              <w:r>
                <w:rPr>
                  <w:rFonts w:eastAsia="Arial" w:cstheme="minorHAnsi"/>
                </w:rPr>
                <w:t>Search Field</w:t>
              </w:r>
            </w:ins>
          </w:p>
        </w:tc>
        <w:tc>
          <w:tcPr>
            <w:tcW w:w="1779" w:type="dxa"/>
          </w:tcPr>
          <w:p w:rsidR="00827F9F" w:rsidP="00B313F4" w:rsidRDefault="00827F9F" w14:paraId="528BBE49" w14:textId="6FC3D364">
            <w:pPr>
              <w:spacing w:line="240" w:lineRule="auto"/>
              <w:rPr>
                <w:ins w:author="Vaddhi, Jigisha Nmn (CDC/NCIRD/OD) (CTR)" w:date="2026-05-01T08:05:00Z" w16du:dateUtc="2026-05-01T12:05:00Z" w:id="1085"/>
                <w:rFonts w:eastAsia="Arial" w:cstheme="minorHAnsi"/>
              </w:rPr>
            </w:pPr>
            <w:ins w:author="Vaddhi, Jigisha Nmn (CDC/NCIRD/OD) (CTR)" w:date="2026-05-01T08:05:00Z" w16du:dateUtc="2026-05-01T12:05:00Z" w:id="1086">
              <w:r>
                <w:rPr>
                  <w:rFonts w:eastAsia="Arial" w:cstheme="minorHAnsi"/>
                </w:rPr>
                <w:t>Search Condition</w:t>
              </w:r>
            </w:ins>
          </w:p>
        </w:tc>
        <w:tc>
          <w:tcPr>
            <w:tcW w:w="5016" w:type="dxa"/>
          </w:tcPr>
          <w:p w:rsidR="00827F9F" w:rsidP="00B313F4" w:rsidRDefault="00827F9F" w14:paraId="560FE078" w14:textId="081F74D7">
            <w:pPr>
              <w:spacing w:line="240" w:lineRule="auto"/>
              <w:rPr>
                <w:ins w:author="Vaddhi, Jigisha Nmn (CDC/NCIRD/OD) (CTR)" w:date="2026-05-01T08:05:00Z" w16du:dateUtc="2026-05-01T12:05:00Z" w:id="1087"/>
                <w:rFonts w:eastAsia="Arial" w:cstheme="minorHAnsi"/>
              </w:rPr>
            </w:pPr>
            <w:ins w:author="Vaddhi, Jigisha Nmn (CDC/NCIRD/OD) (CTR)" w:date="2026-05-01T08:05:00Z" w16du:dateUtc="2026-05-01T12:05:00Z" w:id="1088">
              <w:r>
                <w:rPr>
                  <w:rFonts w:eastAsia="Arial" w:cstheme="minorHAnsi"/>
                </w:rPr>
                <w:t>Search Value</w:t>
              </w:r>
            </w:ins>
          </w:p>
        </w:tc>
      </w:tr>
      <w:tr w:rsidR="00C725D8" w:rsidTr="004331C6" w14:paraId="51677EA2" w14:textId="77777777">
        <w:trPr>
          <w:ins w:author="Vaddhi, Jigisha Nmn (CDC/NCIRD/OD) (CTR)" w:date="2026-05-01T08:05:00Z" w:id="1089"/>
        </w:trPr>
        <w:tc>
          <w:tcPr>
            <w:tcW w:w="1023" w:type="dxa"/>
          </w:tcPr>
          <w:p w:rsidR="00827F9F" w:rsidP="00B313F4" w:rsidRDefault="00827F9F" w14:paraId="72D9FF99" w14:textId="7A12D0D7">
            <w:pPr>
              <w:spacing w:line="240" w:lineRule="auto"/>
              <w:rPr>
                <w:ins w:author="Vaddhi, Jigisha Nmn (CDC/NCIRD/OD) (CTR)" w:date="2026-05-01T08:05:00Z" w16du:dateUtc="2026-05-01T12:05:00Z" w:id="1090"/>
                <w:rFonts w:eastAsia="Arial" w:cstheme="minorHAnsi"/>
              </w:rPr>
            </w:pPr>
            <w:ins w:author="Vaddhi, Jigisha Nmn (CDC/NCIRD/OD) (CTR)" w:date="2026-05-01T08:05:00Z" w16du:dateUtc="2026-05-01T12:05:00Z" w:id="1091">
              <w:r>
                <w:rPr>
                  <w:rFonts w:eastAsia="Arial" w:cstheme="minorHAnsi"/>
                </w:rPr>
                <w:t>1.</w:t>
              </w:r>
            </w:ins>
          </w:p>
        </w:tc>
        <w:tc>
          <w:tcPr>
            <w:tcW w:w="1532" w:type="dxa"/>
          </w:tcPr>
          <w:p w:rsidR="00827F9F" w:rsidP="00B313F4" w:rsidRDefault="008B401E" w14:paraId="302F88FE" w14:textId="7AE44FA8">
            <w:pPr>
              <w:spacing w:line="240" w:lineRule="auto"/>
              <w:rPr>
                <w:ins w:author="Vaddhi, Jigisha Nmn (CDC/NCIRD/OD) (CTR)" w:date="2026-05-01T08:05:00Z" w16du:dateUtc="2026-05-01T12:05:00Z" w:id="1092"/>
                <w:rFonts w:eastAsia="Arial" w:cstheme="minorHAnsi"/>
              </w:rPr>
            </w:pPr>
            <w:ins w:author="Vaddhi, Jigisha Nmn (CDC/NCIRD/OD) (CTR)" w:date="2026-05-01T08:06:00Z" w16du:dateUtc="2026-05-01T12:06:00Z" w:id="1093">
              <w:r w:rsidRPr="008B401E">
                <w:rPr>
                  <w:rFonts w:eastAsia="Arial" w:cstheme="minorHAnsi"/>
                </w:rPr>
                <w:t>Provider PIN</w:t>
              </w:r>
            </w:ins>
          </w:p>
        </w:tc>
        <w:tc>
          <w:tcPr>
            <w:tcW w:w="1779" w:type="dxa"/>
          </w:tcPr>
          <w:p w:rsidRPr="00A74150" w:rsidR="00A74150" w:rsidRDefault="00A74150" w14:paraId="32B8F390" w14:textId="77777777">
            <w:pPr>
              <w:spacing w:line="240" w:lineRule="auto"/>
              <w:rPr>
                <w:ins w:author="Vaddhi, Jigisha Nmn (CDC/NCIRD/OD) (CTR)" w:date="2026-05-01T08:06:00Z" w16du:dateUtc="2026-05-01T12:06:00Z" w:id="1094"/>
                <w:rFonts w:eastAsia="Arial" w:cstheme="minorHAnsi"/>
                <w:rPrChange w:author="Vaddhi, Jigisha Nmn (CDC/NCIRD/OD) (CTR)" w:date="2026-05-01T08:06:00Z" w16du:dateUtc="2026-05-01T12:06:00Z" w:id="1095">
                  <w:rPr>
                    <w:ins w:author="Vaddhi, Jigisha Nmn (CDC/NCIRD/OD) (CTR)" w:date="2026-05-01T08:06:00Z" w16du:dateUtc="2026-05-01T12:06:00Z" w:id="1096"/>
                  </w:rPr>
                </w:rPrChange>
              </w:rPr>
              <w:pPrChange w:author="Vaddhi, Jigisha Nmn (CDC/NCIRD/OD) (CTR)" w:date="2026-05-01T08:06:00Z" w16du:dateUtc="2026-05-01T12:06:00Z" w:id="1097">
                <w:pPr>
                  <w:pStyle w:val="ListParagraph"/>
                  <w:numPr>
                    <w:ilvl w:val="2"/>
                    <w:numId w:val="22"/>
                  </w:numPr>
                  <w:spacing w:line="240" w:lineRule="auto"/>
                  <w:ind w:left="2340" w:hanging="360"/>
                </w:pPr>
              </w:pPrChange>
            </w:pPr>
            <w:ins w:author="Vaddhi, Jigisha Nmn (CDC/NCIRD/OD) (CTR)" w:date="2026-05-01T08:06:00Z" w16du:dateUtc="2026-05-01T12:06:00Z" w:id="1098">
              <w:r w:rsidRPr="00A74150">
                <w:rPr>
                  <w:rFonts w:eastAsia="Arial" w:cstheme="minorHAnsi"/>
                  <w:rPrChange w:author="Vaddhi, Jigisha Nmn (CDC/NCIRD/OD) (CTR)" w:date="2026-05-01T08:06:00Z" w16du:dateUtc="2026-05-01T12:06:00Z" w:id="1099">
                    <w:rPr/>
                  </w:rPrChange>
                </w:rPr>
                <w:t>Is</w:t>
              </w:r>
            </w:ins>
          </w:p>
          <w:p w:rsidRPr="00A74150" w:rsidR="00A74150" w:rsidRDefault="00A74150" w14:paraId="7C64B4EC" w14:textId="77777777">
            <w:pPr>
              <w:spacing w:line="240" w:lineRule="auto"/>
              <w:rPr>
                <w:ins w:author="Vaddhi, Jigisha Nmn (CDC/NCIRD/OD) (CTR)" w:date="2026-05-01T08:06:00Z" w16du:dateUtc="2026-05-01T12:06:00Z" w:id="1100"/>
                <w:rFonts w:eastAsia="Arial" w:cstheme="minorHAnsi"/>
                <w:rPrChange w:author="Vaddhi, Jigisha Nmn (CDC/NCIRD/OD) (CTR)" w:date="2026-05-01T08:06:00Z" w16du:dateUtc="2026-05-01T12:06:00Z" w:id="1101">
                  <w:rPr>
                    <w:ins w:author="Vaddhi, Jigisha Nmn (CDC/NCIRD/OD) (CTR)" w:date="2026-05-01T08:06:00Z" w16du:dateUtc="2026-05-01T12:06:00Z" w:id="1102"/>
                  </w:rPr>
                </w:rPrChange>
              </w:rPr>
              <w:pPrChange w:author="Vaddhi, Jigisha Nmn (CDC/NCIRD/OD) (CTR)" w:date="2026-05-01T08:06:00Z" w16du:dateUtc="2026-05-01T12:06:00Z" w:id="1103">
                <w:pPr>
                  <w:pStyle w:val="ListParagraph"/>
                  <w:numPr>
                    <w:ilvl w:val="2"/>
                    <w:numId w:val="22"/>
                  </w:numPr>
                  <w:spacing w:line="240" w:lineRule="auto"/>
                  <w:ind w:left="2340" w:hanging="360"/>
                </w:pPr>
              </w:pPrChange>
            </w:pPr>
            <w:ins w:author="Vaddhi, Jigisha Nmn (CDC/NCIRD/OD) (CTR)" w:date="2026-05-01T08:06:00Z" w16du:dateUtc="2026-05-01T12:06:00Z" w:id="1104">
              <w:r w:rsidRPr="00A74150">
                <w:rPr>
                  <w:rFonts w:eastAsia="Arial" w:cstheme="minorHAnsi"/>
                  <w:rPrChange w:author="Vaddhi, Jigisha Nmn (CDC/NCIRD/OD) (CTR)" w:date="2026-05-01T08:06:00Z" w16du:dateUtc="2026-05-01T12:06:00Z" w:id="1105">
                    <w:rPr/>
                  </w:rPrChange>
                </w:rPr>
                <w:t>Contains</w:t>
              </w:r>
            </w:ins>
          </w:p>
          <w:p w:rsidRPr="00A74150" w:rsidR="00A74150" w:rsidRDefault="00A74150" w14:paraId="3E7DCB3A" w14:textId="77777777">
            <w:pPr>
              <w:spacing w:line="240" w:lineRule="auto"/>
              <w:rPr>
                <w:ins w:author="Vaddhi, Jigisha Nmn (CDC/NCIRD/OD) (CTR)" w:date="2026-05-01T08:06:00Z" w16du:dateUtc="2026-05-01T12:06:00Z" w:id="1106"/>
                <w:rFonts w:eastAsia="Arial" w:cstheme="minorHAnsi"/>
                <w:rPrChange w:author="Vaddhi, Jigisha Nmn (CDC/NCIRD/OD) (CTR)" w:date="2026-05-01T08:06:00Z" w16du:dateUtc="2026-05-01T12:06:00Z" w:id="1107">
                  <w:rPr>
                    <w:ins w:author="Vaddhi, Jigisha Nmn (CDC/NCIRD/OD) (CTR)" w:date="2026-05-01T08:06:00Z" w16du:dateUtc="2026-05-01T12:06:00Z" w:id="1108"/>
                  </w:rPr>
                </w:rPrChange>
              </w:rPr>
              <w:pPrChange w:author="Vaddhi, Jigisha Nmn (CDC/NCIRD/OD) (CTR)" w:date="2026-05-01T08:06:00Z" w16du:dateUtc="2026-05-01T12:06:00Z" w:id="1109">
                <w:pPr>
                  <w:pStyle w:val="ListParagraph"/>
                  <w:numPr>
                    <w:ilvl w:val="2"/>
                    <w:numId w:val="22"/>
                  </w:numPr>
                  <w:spacing w:line="240" w:lineRule="auto"/>
                  <w:ind w:left="2340" w:hanging="360"/>
                </w:pPr>
              </w:pPrChange>
            </w:pPr>
            <w:ins w:author="Vaddhi, Jigisha Nmn (CDC/NCIRD/OD) (CTR)" w:date="2026-05-01T08:06:00Z" w16du:dateUtc="2026-05-01T12:06:00Z" w:id="1110">
              <w:r w:rsidRPr="00A74150">
                <w:rPr>
                  <w:rFonts w:eastAsia="Arial" w:cstheme="minorHAnsi"/>
                  <w:rPrChange w:author="Vaddhi, Jigisha Nmn (CDC/NCIRD/OD) (CTR)" w:date="2026-05-01T08:06:00Z" w16du:dateUtc="2026-05-01T12:06:00Z" w:id="1111">
                    <w:rPr/>
                  </w:rPrChange>
                </w:rPr>
                <w:t>Starts with</w:t>
              </w:r>
            </w:ins>
          </w:p>
          <w:p w:rsidR="00827F9F" w:rsidP="00B313F4" w:rsidRDefault="00827F9F" w14:paraId="2AA74E38" w14:textId="77777777">
            <w:pPr>
              <w:spacing w:line="240" w:lineRule="auto"/>
              <w:rPr>
                <w:ins w:author="Vaddhi, Jigisha Nmn (CDC/NCIRD/OD) (CTR)" w:date="2026-05-01T08:05:00Z" w16du:dateUtc="2026-05-01T12:05:00Z" w:id="1112"/>
                <w:rFonts w:eastAsia="Arial" w:cstheme="minorHAnsi"/>
              </w:rPr>
            </w:pPr>
          </w:p>
        </w:tc>
        <w:tc>
          <w:tcPr>
            <w:tcW w:w="5016" w:type="dxa"/>
          </w:tcPr>
          <w:p w:rsidR="00827F9F" w:rsidP="00B313F4" w:rsidRDefault="006C000B" w14:paraId="6F707AEE" w14:textId="3612ABDD">
            <w:pPr>
              <w:spacing w:line="240" w:lineRule="auto"/>
              <w:rPr>
                <w:ins w:author="Vaddhi, Jigisha Nmn (CDC/NCIRD/OD) (CTR)" w:date="2026-05-01T08:05:00Z" w16du:dateUtc="2026-05-01T12:05:00Z" w:id="1113"/>
                <w:rFonts w:eastAsia="Arial" w:cstheme="minorHAnsi"/>
              </w:rPr>
            </w:pPr>
            <w:ins w:author="Vaddhi, Jigisha Nmn (CDC/NCIRD/OD) (CTR)" w:date="2026-05-01T08:07:00Z" w16du:dateUtc="2026-05-01T12:07:00Z" w:id="1114">
              <w:r>
                <w:rPr>
                  <w:rFonts w:eastAsia="Arial" w:cstheme="minorHAnsi"/>
                </w:rPr>
                <w:t>Free form</w:t>
              </w:r>
            </w:ins>
          </w:p>
        </w:tc>
      </w:tr>
      <w:tr w:rsidR="00C725D8" w:rsidTr="004331C6" w14:paraId="56A2553A" w14:textId="77777777">
        <w:trPr>
          <w:ins w:author="Vaddhi, Jigisha Nmn (CDC/NCIRD/OD) (CTR)" w:date="2026-05-01T08:05:00Z" w:id="1115"/>
        </w:trPr>
        <w:tc>
          <w:tcPr>
            <w:tcW w:w="1023" w:type="dxa"/>
          </w:tcPr>
          <w:p w:rsidR="00827F9F" w:rsidP="00B313F4" w:rsidRDefault="006C000B" w14:paraId="41FF33B3" w14:textId="09221AAD">
            <w:pPr>
              <w:spacing w:line="240" w:lineRule="auto"/>
              <w:rPr>
                <w:ins w:author="Vaddhi, Jigisha Nmn (CDC/NCIRD/OD) (CTR)" w:date="2026-05-01T08:05:00Z" w16du:dateUtc="2026-05-01T12:05:00Z" w:id="1116"/>
                <w:rFonts w:eastAsia="Arial" w:cstheme="minorHAnsi"/>
              </w:rPr>
            </w:pPr>
            <w:ins w:author="Vaddhi, Jigisha Nmn (CDC/NCIRD/OD) (CTR)" w:date="2026-05-01T08:07:00Z" w16du:dateUtc="2026-05-01T12:07:00Z" w:id="1117">
              <w:r>
                <w:rPr>
                  <w:rFonts w:eastAsia="Arial" w:cstheme="minorHAnsi"/>
                </w:rPr>
                <w:lastRenderedPageBreak/>
                <w:t>2.</w:t>
              </w:r>
            </w:ins>
          </w:p>
        </w:tc>
        <w:tc>
          <w:tcPr>
            <w:tcW w:w="1532" w:type="dxa"/>
          </w:tcPr>
          <w:p w:rsidRPr="00322D89" w:rsidR="00322D89" w:rsidRDefault="00322D89" w14:paraId="5D660886" w14:textId="77777777">
            <w:pPr>
              <w:spacing w:line="240" w:lineRule="auto"/>
              <w:rPr>
                <w:ins w:author="Vaddhi, Jigisha Nmn (CDC/NCIRD/OD) (CTR)" w:date="2026-05-01T08:08:00Z" w16du:dateUtc="2026-05-01T12:08:00Z" w:id="1118"/>
                <w:rFonts w:eastAsia="Arial" w:cstheme="minorHAnsi"/>
                <w:rPrChange w:author="Vaddhi, Jigisha Nmn (CDC/NCIRD/OD) (CTR)" w:date="2026-05-01T08:08:00Z" w16du:dateUtc="2026-05-01T12:08:00Z" w:id="1119">
                  <w:rPr>
                    <w:ins w:author="Vaddhi, Jigisha Nmn (CDC/NCIRD/OD) (CTR)" w:date="2026-05-01T08:08:00Z" w16du:dateUtc="2026-05-01T12:08:00Z" w:id="1120"/>
                  </w:rPr>
                </w:rPrChange>
              </w:rPr>
              <w:pPrChange w:author="Vaddhi, Jigisha Nmn (CDC/NCIRD/OD) (CTR)" w:date="2026-05-01T08:08:00Z" w16du:dateUtc="2026-05-01T12:08:00Z" w:id="1121">
                <w:pPr>
                  <w:pStyle w:val="ListParagraph"/>
                  <w:numPr>
                    <w:ilvl w:val="2"/>
                    <w:numId w:val="22"/>
                  </w:numPr>
                  <w:spacing w:line="240" w:lineRule="auto"/>
                  <w:ind w:left="2340" w:hanging="360"/>
                </w:pPr>
              </w:pPrChange>
            </w:pPr>
            <w:ins w:author="Vaddhi, Jigisha Nmn (CDC/NCIRD/OD) (CTR)" w:date="2026-05-01T08:08:00Z" w16du:dateUtc="2026-05-01T12:08:00Z" w:id="1122">
              <w:r w:rsidRPr="00322D89">
                <w:rPr>
                  <w:rFonts w:eastAsia="Arial" w:cstheme="minorHAnsi"/>
                  <w:rPrChange w:author="Vaddhi, Jigisha Nmn (CDC/NCIRD/OD) (CTR)" w:date="2026-05-01T08:08:00Z" w16du:dateUtc="2026-05-01T12:08:00Z" w:id="1123">
                    <w:rPr/>
                  </w:rPrChange>
                </w:rPr>
                <w:t>Vaccine Request ID</w:t>
              </w:r>
            </w:ins>
          </w:p>
          <w:p w:rsidR="00827F9F" w:rsidP="00B313F4" w:rsidRDefault="00827F9F" w14:paraId="766F240E" w14:textId="77777777">
            <w:pPr>
              <w:spacing w:line="240" w:lineRule="auto"/>
              <w:rPr>
                <w:ins w:author="Vaddhi, Jigisha Nmn (CDC/NCIRD/OD) (CTR)" w:date="2026-05-01T08:05:00Z" w16du:dateUtc="2026-05-01T12:05:00Z" w:id="1124"/>
                <w:rFonts w:eastAsia="Arial" w:cstheme="minorHAnsi"/>
              </w:rPr>
            </w:pPr>
          </w:p>
        </w:tc>
        <w:tc>
          <w:tcPr>
            <w:tcW w:w="1779" w:type="dxa"/>
          </w:tcPr>
          <w:p w:rsidRPr="00322D89" w:rsidR="00322D89" w:rsidRDefault="00322D89" w14:paraId="057120E9" w14:textId="77777777">
            <w:pPr>
              <w:spacing w:line="240" w:lineRule="auto"/>
              <w:rPr>
                <w:ins w:author="Vaddhi, Jigisha Nmn (CDC/NCIRD/OD) (CTR)" w:date="2026-05-01T08:08:00Z" w:id="1125"/>
                <w:rFonts w:eastAsia="Arial" w:cstheme="minorHAnsi"/>
              </w:rPr>
              <w:pPrChange w:author="Vaddhi, Jigisha Nmn (CDC/NCIRD/OD) (CTR)" w:date="2026-05-01T08:08:00Z" w16du:dateUtc="2026-05-01T12:08:00Z" w:id="1126">
                <w:pPr>
                  <w:numPr>
                    <w:numId w:val="35"/>
                  </w:numPr>
                  <w:tabs>
                    <w:tab w:val="num" w:pos="720"/>
                  </w:tabs>
                  <w:spacing w:line="240" w:lineRule="auto"/>
                  <w:ind w:left="720" w:hanging="360"/>
                </w:pPr>
              </w:pPrChange>
            </w:pPr>
            <w:ins w:author="Vaddhi, Jigisha Nmn (CDC/NCIRD/OD) (CTR)" w:date="2026-05-01T08:08:00Z" w:id="1127">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w:t>
              </w:r>
            </w:ins>
            <w:ins w:author="Vaddhi, Jigisha Nmn (CDC/NCIRD/OD) (CTR)" w:date="2026-05-01T08:08:00Z" w16du:dateUtc="2026-05-01T12:08:00Z" w:id="1128">
              <w:r w:rsidRPr="00322D89">
                <w:rPr>
                  <w:rFonts w:eastAsia="Arial" w:cstheme="minorHAnsi"/>
                </w:rPr>
                <w:fldChar w:fldCharType="end"/>
              </w:r>
            </w:ins>
          </w:p>
          <w:p w:rsidRPr="00322D89" w:rsidR="00322D89" w:rsidRDefault="00322D89" w14:paraId="60083BF2" w14:textId="77777777">
            <w:pPr>
              <w:spacing w:line="240" w:lineRule="auto"/>
              <w:rPr>
                <w:ins w:author="Vaddhi, Jigisha Nmn (CDC/NCIRD/OD) (CTR)" w:date="2026-05-01T08:08:00Z" w:id="1129"/>
                <w:rFonts w:eastAsia="Arial" w:cstheme="minorHAnsi"/>
              </w:rPr>
              <w:pPrChange w:author="Vaddhi, Jigisha Nmn (CDC/NCIRD/OD) (CTR)" w:date="2026-05-01T08:08:00Z" w16du:dateUtc="2026-05-01T12:08:00Z" w:id="1130">
                <w:pPr>
                  <w:numPr>
                    <w:numId w:val="35"/>
                  </w:numPr>
                  <w:tabs>
                    <w:tab w:val="num" w:pos="720"/>
                  </w:tabs>
                  <w:spacing w:line="240" w:lineRule="auto"/>
                  <w:ind w:left="720" w:hanging="360"/>
                </w:pPr>
              </w:pPrChange>
            </w:pPr>
            <w:ins w:author="Vaddhi, Jigisha Nmn (CDC/NCIRD/OD) (CTR)" w:date="2026-05-01T08:08:00Z" w:id="1131">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contains</w:t>
              </w:r>
            </w:ins>
            <w:ins w:author="Vaddhi, Jigisha Nmn (CDC/NCIRD/OD) (CTR)" w:date="2026-05-01T08:08:00Z" w16du:dateUtc="2026-05-01T12:08:00Z" w:id="1132">
              <w:r w:rsidRPr="00322D89">
                <w:rPr>
                  <w:rFonts w:eastAsia="Arial" w:cstheme="minorHAnsi"/>
                </w:rPr>
                <w:fldChar w:fldCharType="end"/>
              </w:r>
            </w:ins>
          </w:p>
          <w:p w:rsidRPr="00322D89" w:rsidR="00322D89" w:rsidRDefault="00322D89" w14:paraId="36F0A0AF" w14:textId="77777777">
            <w:pPr>
              <w:spacing w:line="240" w:lineRule="auto"/>
              <w:rPr>
                <w:ins w:author="Vaddhi, Jigisha Nmn (CDC/NCIRD/OD) (CTR)" w:date="2026-05-01T08:08:00Z" w:id="1133"/>
                <w:rFonts w:eastAsia="Arial" w:cstheme="minorHAnsi"/>
              </w:rPr>
              <w:pPrChange w:author="Vaddhi, Jigisha Nmn (CDC/NCIRD/OD) (CTR)" w:date="2026-05-01T08:08:00Z" w16du:dateUtc="2026-05-01T12:08:00Z" w:id="1134">
                <w:pPr>
                  <w:numPr>
                    <w:numId w:val="35"/>
                  </w:numPr>
                  <w:tabs>
                    <w:tab w:val="num" w:pos="720"/>
                  </w:tabs>
                  <w:spacing w:line="240" w:lineRule="auto"/>
                  <w:ind w:left="720" w:hanging="360"/>
                </w:pPr>
              </w:pPrChange>
            </w:pPr>
            <w:ins w:author="Vaddhi, Jigisha Nmn (CDC/NCIRD/OD) (CTR)" w:date="2026-05-01T08:08:00Z" w:id="1135">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starts with</w:t>
              </w:r>
            </w:ins>
            <w:ins w:author="Vaddhi, Jigisha Nmn (CDC/NCIRD/OD) (CTR)" w:date="2026-05-01T08:08:00Z" w16du:dateUtc="2026-05-01T12:08:00Z" w:id="1136">
              <w:r w:rsidRPr="00322D89">
                <w:rPr>
                  <w:rFonts w:eastAsia="Arial" w:cstheme="minorHAnsi"/>
                </w:rPr>
                <w:fldChar w:fldCharType="end"/>
              </w:r>
            </w:ins>
          </w:p>
          <w:p w:rsidRPr="00322D89" w:rsidR="00322D89" w:rsidRDefault="00322D89" w14:paraId="48513762" w14:textId="77777777">
            <w:pPr>
              <w:spacing w:line="240" w:lineRule="auto"/>
              <w:rPr>
                <w:ins w:author="Vaddhi, Jigisha Nmn (CDC/NCIRD/OD) (CTR)" w:date="2026-05-01T08:08:00Z" w:id="1137"/>
                <w:rFonts w:eastAsia="Arial" w:cstheme="minorHAnsi"/>
              </w:rPr>
              <w:pPrChange w:author="Vaddhi, Jigisha Nmn (CDC/NCIRD/OD) (CTR)" w:date="2026-05-01T08:08:00Z" w16du:dateUtc="2026-05-01T12:08:00Z" w:id="1138">
                <w:pPr>
                  <w:numPr>
                    <w:numId w:val="35"/>
                  </w:numPr>
                  <w:tabs>
                    <w:tab w:val="num" w:pos="720"/>
                  </w:tabs>
                  <w:spacing w:line="240" w:lineRule="auto"/>
                  <w:ind w:left="720" w:hanging="360"/>
                </w:pPr>
              </w:pPrChange>
            </w:pPr>
            <w:ins w:author="Vaddhi, Jigisha Nmn (CDC/NCIRD/OD) (CTR)" w:date="2026-05-01T08:08:00Z" w:id="1139">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between</w:t>
              </w:r>
            </w:ins>
            <w:ins w:author="Vaddhi, Jigisha Nmn (CDC/NCIRD/OD) (CTR)" w:date="2026-05-01T08:08:00Z" w16du:dateUtc="2026-05-01T12:08:00Z" w:id="1140">
              <w:r w:rsidRPr="00322D89">
                <w:rPr>
                  <w:rFonts w:eastAsia="Arial" w:cstheme="minorHAnsi"/>
                </w:rPr>
                <w:fldChar w:fldCharType="end"/>
              </w:r>
            </w:ins>
          </w:p>
          <w:p w:rsidRPr="00322D89" w:rsidR="00322D89" w:rsidRDefault="00322D89" w14:paraId="6EC69453" w14:textId="77777777">
            <w:pPr>
              <w:spacing w:line="240" w:lineRule="auto"/>
              <w:rPr>
                <w:ins w:author="Vaddhi, Jigisha Nmn (CDC/NCIRD/OD) (CTR)" w:date="2026-05-01T08:08:00Z" w:id="1141"/>
                <w:rFonts w:eastAsia="Arial" w:cstheme="minorHAnsi"/>
              </w:rPr>
              <w:pPrChange w:author="Vaddhi, Jigisha Nmn (CDC/NCIRD/OD) (CTR)" w:date="2026-05-01T08:08:00Z" w16du:dateUtc="2026-05-01T12:08:00Z" w:id="1142">
                <w:pPr>
                  <w:numPr>
                    <w:numId w:val="35"/>
                  </w:numPr>
                  <w:tabs>
                    <w:tab w:val="num" w:pos="720"/>
                  </w:tabs>
                  <w:spacing w:line="240" w:lineRule="auto"/>
                  <w:ind w:left="720" w:hanging="360"/>
                </w:pPr>
              </w:pPrChange>
            </w:pPr>
            <w:ins w:author="Vaddhi, Jigisha Nmn (CDC/NCIRD/OD) (CTR)" w:date="2026-05-01T08:08:00Z" w:id="1143">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less than</w:t>
              </w:r>
            </w:ins>
            <w:ins w:author="Vaddhi, Jigisha Nmn (CDC/NCIRD/OD) (CTR)" w:date="2026-05-01T08:08:00Z" w16du:dateUtc="2026-05-01T12:08:00Z" w:id="1144">
              <w:r w:rsidRPr="00322D89">
                <w:rPr>
                  <w:rFonts w:eastAsia="Arial" w:cstheme="minorHAnsi"/>
                </w:rPr>
                <w:fldChar w:fldCharType="end"/>
              </w:r>
            </w:ins>
          </w:p>
          <w:p w:rsidRPr="00322D89" w:rsidR="00322D89" w:rsidRDefault="00322D89" w14:paraId="5335194E" w14:textId="77777777">
            <w:pPr>
              <w:spacing w:line="240" w:lineRule="auto"/>
              <w:rPr>
                <w:ins w:author="Vaddhi, Jigisha Nmn (CDC/NCIRD/OD) (CTR)" w:date="2026-05-01T08:08:00Z" w:id="1145"/>
                <w:rFonts w:eastAsia="Arial" w:cstheme="minorHAnsi"/>
              </w:rPr>
              <w:pPrChange w:author="Vaddhi, Jigisha Nmn (CDC/NCIRD/OD) (CTR)" w:date="2026-05-01T08:08:00Z" w16du:dateUtc="2026-05-01T12:08:00Z" w:id="1146">
                <w:pPr>
                  <w:numPr>
                    <w:numId w:val="35"/>
                  </w:numPr>
                  <w:tabs>
                    <w:tab w:val="num" w:pos="720"/>
                  </w:tabs>
                  <w:spacing w:line="240" w:lineRule="auto"/>
                  <w:ind w:left="720" w:hanging="360"/>
                </w:pPr>
              </w:pPrChange>
            </w:pPr>
            <w:ins w:author="Vaddhi, Jigisha Nmn (CDC/NCIRD/OD) (CTR)" w:date="2026-05-01T08:08:00Z" w:id="1147">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greater than</w:t>
              </w:r>
            </w:ins>
            <w:ins w:author="Vaddhi, Jigisha Nmn (CDC/NCIRD/OD) (CTR)" w:date="2026-05-01T08:08:00Z" w16du:dateUtc="2026-05-01T12:08:00Z" w:id="1148">
              <w:r w:rsidRPr="00322D89">
                <w:rPr>
                  <w:rFonts w:eastAsia="Arial" w:cstheme="minorHAnsi"/>
                </w:rPr>
                <w:fldChar w:fldCharType="end"/>
              </w:r>
            </w:ins>
          </w:p>
          <w:p w:rsidR="00827F9F" w:rsidP="00B313F4" w:rsidRDefault="00827F9F" w14:paraId="20C7189C" w14:textId="77777777">
            <w:pPr>
              <w:spacing w:line="240" w:lineRule="auto"/>
              <w:rPr>
                <w:ins w:author="Vaddhi, Jigisha Nmn (CDC/NCIRD/OD) (CTR)" w:date="2026-05-01T08:05:00Z" w16du:dateUtc="2026-05-01T12:05:00Z" w:id="1149"/>
                <w:rFonts w:eastAsia="Arial" w:cstheme="minorHAnsi"/>
              </w:rPr>
            </w:pPr>
          </w:p>
        </w:tc>
        <w:tc>
          <w:tcPr>
            <w:tcW w:w="5016" w:type="dxa"/>
          </w:tcPr>
          <w:p w:rsidR="00827F9F" w:rsidP="00B313F4" w:rsidRDefault="00DD16E6" w14:paraId="1107E554" w14:textId="1007937A">
            <w:pPr>
              <w:spacing w:line="240" w:lineRule="auto"/>
              <w:rPr>
                <w:ins w:author="Vaddhi, Jigisha Nmn (CDC/NCIRD/OD) (CTR)" w:date="2026-05-01T08:05:00Z" w16du:dateUtc="2026-05-01T12:05:00Z" w:id="1150"/>
                <w:rFonts w:eastAsia="Arial" w:cstheme="minorHAnsi"/>
              </w:rPr>
            </w:pPr>
            <w:ins w:author="Vaddhi, Jigisha Nmn (CDC/NCIRD/OD) (CTR)" w:date="2026-05-01T08:08:00Z" w16du:dateUtc="2026-05-01T12:08:00Z" w:id="1151">
              <w:r>
                <w:rPr>
                  <w:rFonts w:eastAsia="Arial" w:cstheme="minorHAnsi"/>
                </w:rPr>
                <w:t>Free form</w:t>
              </w:r>
            </w:ins>
          </w:p>
        </w:tc>
      </w:tr>
      <w:tr w:rsidR="00C725D8" w:rsidTr="004331C6" w14:paraId="3E3F8911" w14:textId="77777777">
        <w:trPr>
          <w:ins w:author="Vaddhi, Jigisha Nmn (CDC/NCIRD/OD) (CTR)" w:date="2026-05-01T08:05:00Z" w:id="1152"/>
        </w:trPr>
        <w:tc>
          <w:tcPr>
            <w:tcW w:w="1023" w:type="dxa"/>
          </w:tcPr>
          <w:p w:rsidR="00827F9F" w:rsidP="00B313F4" w:rsidRDefault="00DD16E6" w14:paraId="4170DFF9" w14:textId="051C0B6F">
            <w:pPr>
              <w:spacing w:line="240" w:lineRule="auto"/>
              <w:rPr>
                <w:ins w:author="Vaddhi, Jigisha Nmn (CDC/NCIRD/OD) (CTR)" w:date="2026-05-01T08:05:00Z" w16du:dateUtc="2026-05-01T12:05:00Z" w:id="1153"/>
                <w:rFonts w:eastAsia="Arial" w:cstheme="minorHAnsi"/>
              </w:rPr>
            </w:pPr>
            <w:ins w:author="Vaddhi, Jigisha Nmn (CDC/NCIRD/OD) (CTR)" w:date="2026-05-01T08:09:00Z" w16du:dateUtc="2026-05-01T12:09:00Z" w:id="1154">
              <w:r>
                <w:rPr>
                  <w:rFonts w:eastAsia="Arial" w:cstheme="minorHAnsi"/>
                </w:rPr>
                <w:t>3.</w:t>
              </w:r>
            </w:ins>
          </w:p>
        </w:tc>
        <w:tc>
          <w:tcPr>
            <w:tcW w:w="1532" w:type="dxa"/>
          </w:tcPr>
          <w:p w:rsidR="00827F9F" w:rsidP="00B313F4" w:rsidRDefault="00471B6F" w14:paraId="224D2C8D" w14:textId="24CB03E5">
            <w:pPr>
              <w:spacing w:line="240" w:lineRule="auto"/>
              <w:rPr>
                <w:ins w:author="Vaddhi, Jigisha Nmn (CDC/NCIRD/OD) (CTR)" w:date="2026-05-01T08:05:00Z" w16du:dateUtc="2026-05-01T12:05:00Z" w:id="1155"/>
                <w:rFonts w:eastAsia="Arial" w:cstheme="minorHAnsi"/>
              </w:rPr>
            </w:pPr>
            <w:ins w:author="Vaddhi, Jigisha Nmn (CDC/NCIRD/OD) (CTR)" w:date="2026-05-01T08:09:00Z" w16du:dateUtc="2026-05-01T12:09:00Z" w:id="1156">
              <w:r w:rsidRPr="00471B6F">
                <w:rPr>
                  <w:rFonts w:eastAsia="Arial" w:cstheme="minorHAnsi"/>
                </w:rPr>
                <w:t>ExIS ID</w:t>
              </w:r>
            </w:ins>
          </w:p>
        </w:tc>
        <w:tc>
          <w:tcPr>
            <w:tcW w:w="1779" w:type="dxa"/>
          </w:tcPr>
          <w:p w:rsidRPr="006B3A54" w:rsidR="00471B6F" w:rsidP="00471B6F" w:rsidRDefault="00471B6F" w14:paraId="14D36369" w14:textId="77777777">
            <w:pPr>
              <w:spacing w:line="240" w:lineRule="auto"/>
              <w:rPr>
                <w:ins w:author="Vaddhi, Jigisha Nmn (CDC/NCIRD/OD) (CTR)" w:date="2026-05-01T08:09:00Z" w16du:dateUtc="2026-05-01T12:09:00Z" w:id="1157"/>
                <w:rFonts w:eastAsia="Arial" w:cstheme="minorHAnsi"/>
              </w:rPr>
            </w:pPr>
            <w:ins w:author="Vaddhi, Jigisha Nmn (CDC/NCIRD/OD) (CTR)" w:date="2026-05-01T08:09:00Z" w16du:dateUtc="2026-05-01T12:09:00Z" w:id="1158">
              <w:r w:rsidRPr="006B3A54">
                <w:rPr>
                  <w:rFonts w:eastAsia="Arial" w:cstheme="minorHAnsi"/>
                </w:rPr>
                <w:t>Is</w:t>
              </w:r>
            </w:ins>
          </w:p>
          <w:p w:rsidRPr="006B3A54" w:rsidR="00471B6F" w:rsidP="00471B6F" w:rsidRDefault="00471B6F" w14:paraId="0C9965B9" w14:textId="77777777">
            <w:pPr>
              <w:spacing w:line="240" w:lineRule="auto"/>
              <w:rPr>
                <w:ins w:author="Vaddhi, Jigisha Nmn (CDC/NCIRD/OD) (CTR)" w:date="2026-05-01T08:09:00Z" w16du:dateUtc="2026-05-01T12:09:00Z" w:id="1159"/>
                <w:rFonts w:eastAsia="Arial" w:cstheme="minorHAnsi"/>
              </w:rPr>
            </w:pPr>
            <w:ins w:author="Vaddhi, Jigisha Nmn (CDC/NCIRD/OD) (CTR)" w:date="2026-05-01T08:09:00Z" w16du:dateUtc="2026-05-01T12:09:00Z" w:id="1160">
              <w:r w:rsidRPr="006B3A54">
                <w:rPr>
                  <w:rFonts w:eastAsia="Arial" w:cstheme="minorHAnsi"/>
                </w:rPr>
                <w:t>Contains</w:t>
              </w:r>
            </w:ins>
          </w:p>
          <w:p w:rsidRPr="006B3A54" w:rsidR="00471B6F" w:rsidP="00471B6F" w:rsidRDefault="00471B6F" w14:paraId="73E034FC" w14:textId="77777777">
            <w:pPr>
              <w:spacing w:line="240" w:lineRule="auto"/>
              <w:rPr>
                <w:ins w:author="Vaddhi, Jigisha Nmn (CDC/NCIRD/OD) (CTR)" w:date="2026-05-01T08:09:00Z" w16du:dateUtc="2026-05-01T12:09:00Z" w:id="1161"/>
                <w:rFonts w:eastAsia="Arial" w:cstheme="minorHAnsi"/>
              </w:rPr>
            </w:pPr>
            <w:ins w:author="Vaddhi, Jigisha Nmn (CDC/NCIRD/OD) (CTR)" w:date="2026-05-01T08:09:00Z" w16du:dateUtc="2026-05-01T12:09:00Z" w:id="1162">
              <w:r w:rsidRPr="006B3A54">
                <w:rPr>
                  <w:rFonts w:eastAsia="Arial" w:cstheme="minorHAnsi"/>
                </w:rPr>
                <w:t>Starts with</w:t>
              </w:r>
            </w:ins>
          </w:p>
          <w:p w:rsidR="00827F9F" w:rsidP="00B313F4" w:rsidRDefault="00827F9F" w14:paraId="05B2CF94" w14:textId="77777777">
            <w:pPr>
              <w:spacing w:line="240" w:lineRule="auto"/>
              <w:rPr>
                <w:ins w:author="Vaddhi, Jigisha Nmn (CDC/NCIRD/OD) (CTR)" w:date="2026-05-01T08:05:00Z" w16du:dateUtc="2026-05-01T12:05:00Z" w:id="1163"/>
                <w:rFonts w:eastAsia="Arial" w:cstheme="minorHAnsi"/>
              </w:rPr>
            </w:pPr>
          </w:p>
        </w:tc>
        <w:tc>
          <w:tcPr>
            <w:tcW w:w="5016" w:type="dxa"/>
          </w:tcPr>
          <w:p w:rsidR="00827F9F" w:rsidP="00B313F4" w:rsidRDefault="00471B6F" w14:paraId="37D216A4" w14:textId="42DD565B">
            <w:pPr>
              <w:spacing w:line="240" w:lineRule="auto"/>
              <w:rPr>
                <w:ins w:author="Vaddhi, Jigisha Nmn (CDC/NCIRD/OD) (CTR)" w:date="2026-05-01T08:05:00Z" w16du:dateUtc="2026-05-01T12:05:00Z" w:id="1164"/>
                <w:rFonts w:eastAsia="Arial" w:cstheme="minorHAnsi"/>
              </w:rPr>
            </w:pPr>
            <w:ins w:author="Vaddhi, Jigisha Nmn (CDC/NCIRD/OD) (CTR)" w:date="2026-05-01T08:09:00Z" w16du:dateUtc="2026-05-01T12:09:00Z" w:id="1165">
              <w:r>
                <w:rPr>
                  <w:rFonts w:eastAsia="Arial" w:cstheme="minorHAnsi"/>
                </w:rPr>
                <w:t>Free Form</w:t>
              </w:r>
            </w:ins>
          </w:p>
        </w:tc>
      </w:tr>
      <w:tr w:rsidR="004E3A1B" w:rsidTr="004331C6" w14:paraId="5631F21F" w14:textId="77777777">
        <w:trPr>
          <w:ins w:author="Vaddhi, Jigisha Nmn (CDC/NCIRD/OD) (CTR)" w:date="2026-05-01T08:09:00Z" w:id="1166"/>
        </w:trPr>
        <w:tc>
          <w:tcPr>
            <w:tcW w:w="1023" w:type="dxa"/>
          </w:tcPr>
          <w:p w:rsidR="00471B6F" w:rsidP="00B313F4" w:rsidRDefault="00471B6F" w14:paraId="7B66B01E" w14:textId="1A8A4929">
            <w:pPr>
              <w:spacing w:line="240" w:lineRule="auto"/>
              <w:rPr>
                <w:ins w:author="Vaddhi, Jigisha Nmn (CDC/NCIRD/OD) (CTR)" w:date="2026-05-01T08:09:00Z" w16du:dateUtc="2026-05-01T12:09:00Z" w:id="1167"/>
                <w:rFonts w:eastAsia="Arial" w:cstheme="minorHAnsi"/>
              </w:rPr>
            </w:pPr>
            <w:ins w:author="Vaddhi, Jigisha Nmn (CDC/NCIRD/OD) (CTR)" w:date="2026-05-01T08:09:00Z" w16du:dateUtc="2026-05-01T12:09:00Z" w:id="1168">
              <w:r>
                <w:rPr>
                  <w:rFonts w:eastAsia="Arial" w:cstheme="minorHAnsi"/>
                </w:rPr>
                <w:t>4.</w:t>
              </w:r>
            </w:ins>
          </w:p>
        </w:tc>
        <w:tc>
          <w:tcPr>
            <w:tcW w:w="1532" w:type="dxa"/>
          </w:tcPr>
          <w:p w:rsidRPr="00471B6F" w:rsidR="00471B6F" w:rsidP="00B313F4" w:rsidRDefault="0070594A" w14:paraId="2D7F55ED" w14:textId="6C05B151">
            <w:pPr>
              <w:spacing w:line="240" w:lineRule="auto"/>
              <w:rPr>
                <w:ins w:author="Vaddhi, Jigisha Nmn (CDC/NCIRD/OD) (CTR)" w:date="2026-05-01T08:09:00Z" w16du:dateUtc="2026-05-01T12:09:00Z" w:id="1169"/>
                <w:rFonts w:eastAsia="Arial" w:cstheme="minorHAnsi"/>
              </w:rPr>
            </w:pPr>
            <w:ins w:author="Vaddhi, Jigisha Nmn (CDC/NCIRD/OD) (CTR)" w:date="2026-05-01T08:09:00Z" w16du:dateUtc="2026-05-01T12:09:00Z" w:id="1170">
              <w:r w:rsidRPr="0070594A">
                <w:rPr>
                  <w:rFonts w:eastAsia="Arial" w:cstheme="minorHAnsi"/>
                </w:rPr>
                <w:t>Provider ID</w:t>
              </w:r>
            </w:ins>
          </w:p>
        </w:tc>
        <w:tc>
          <w:tcPr>
            <w:tcW w:w="1779" w:type="dxa"/>
          </w:tcPr>
          <w:p w:rsidRPr="00322D89" w:rsidR="0070594A" w:rsidP="0070594A" w:rsidRDefault="0070594A" w14:paraId="2921C07D" w14:textId="77777777">
            <w:pPr>
              <w:spacing w:line="240" w:lineRule="auto"/>
              <w:rPr>
                <w:ins w:author="Vaddhi, Jigisha Nmn (CDC/NCIRD/OD) (CTR)" w:date="2026-05-01T08:10:00Z" w16du:dateUtc="2026-05-01T12:10:00Z" w:id="1171"/>
                <w:rFonts w:eastAsia="Arial" w:cstheme="minorHAnsi"/>
              </w:rPr>
            </w:pPr>
            <w:ins w:author="Vaddhi, Jigisha Nmn (CDC/NCIRD/OD) (CTR)" w:date="2026-05-01T08:10:00Z" w16du:dateUtc="2026-05-01T12:10:00Z" w:id="1172">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w:t>
              </w:r>
              <w:r w:rsidRPr="00322D89">
                <w:rPr>
                  <w:rFonts w:eastAsia="Arial" w:cstheme="minorHAnsi"/>
                </w:rPr>
                <w:fldChar w:fldCharType="end"/>
              </w:r>
            </w:ins>
          </w:p>
          <w:p w:rsidRPr="00322D89" w:rsidR="0070594A" w:rsidP="0070594A" w:rsidRDefault="0070594A" w14:paraId="0EE24C90" w14:textId="77777777">
            <w:pPr>
              <w:spacing w:line="240" w:lineRule="auto"/>
              <w:rPr>
                <w:ins w:author="Vaddhi, Jigisha Nmn (CDC/NCIRD/OD) (CTR)" w:date="2026-05-01T08:10:00Z" w16du:dateUtc="2026-05-01T12:10:00Z" w:id="1173"/>
                <w:rFonts w:eastAsia="Arial" w:cstheme="minorHAnsi"/>
              </w:rPr>
            </w:pPr>
            <w:ins w:author="Vaddhi, Jigisha Nmn (CDC/NCIRD/OD) (CTR)" w:date="2026-05-01T08:10:00Z" w16du:dateUtc="2026-05-01T12:10:00Z" w:id="1174">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contains</w:t>
              </w:r>
              <w:r w:rsidRPr="00322D89">
                <w:rPr>
                  <w:rFonts w:eastAsia="Arial" w:cstheme="minorHAnsi"/>
                </w:rPr>
                <w:fldChar w:fldCharType="end"/>
              </w:r>
            </w:ins>
          </w:p>
          <w:p w:rsidRPr="00322D89" w:rsidR="0070594A" w:rsidP="0070594A" w:rsidRDefault="0070594A" w14:paraId="1A9FD8ED" w14:textId="77777777">
            <w:pPr>
              <w:spacing w:line="240" w:lineRule="auto"/>
              <w:rPr>
                <w:ins w:author="Vaddhi, Jigisha Nmn (CDC/NCIRD/OD) (CTR)" w:date="2026-05-01T08:10:00Z" w16du:dateUtc="2026-05-01T12:10:00Z" w:id="1175"/>
                <w:rFonts w:eastAsia="Arial" w:cstheme="minorHAnsi"/>
              </w:rPr>
            </w:pPr>
            <w:ins w:author="Vaddhi, Jigisha Nmn (CDC/NCIRD/OD) (CTR)" w:date="2026-05-01T08:10:00Z" w16du:dateUtc="2026-05-01T12:10:00Z" w:id="1176">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starts with</w:t>
              </w:r>
              <w:r w:rsidRPr="00322D89">
                <w:rPr>
                  <w:rFonts w:eastAsia="Arial" w:cstheme="minorHAnsi"/>
                </w:rPr>
                <w:fldChar w:fldCharType="end"/>
              </w:r>
            </w:ins>
          </w:p>
          <w:p w:rsidRPr="00322D89" w:rsidR="0070594A" w:rsidP="0070594A" w:rsidRDefault="0070594A" w14:paraId="0151C0D0" w14:textId="77777777">
            <w:pPr>
              <w:spacing w:line="240" w:lineRule="auto"/>
              <w:rPr>
                <w:ins w:author="Vaddhi, Jigisha Nmn (CDC/NCIRD/OD) (CTR)" w:date="2026-05-01T08:10:00Z" w16du:dateUtc="2026-05-01T12:10:00Z" w:id="1177"/>
                <w:rFonts w:eastAsia="Arial" w:cstheme="minorHAnsi"/>
              </w:rPr>
            </w:pPr>
            <w:ins w:author="Vaddhi, Jigisha Nmn (CDC/NCIRD/OD) (CTR)" w:date="2026-05-01T08:10:00Z" w16du:dateUtc="2026-05-01T12:10:00Z" w:id="1178">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between</w:t>
              </w:r>
              <w:r w:rsidRPr="00322D89">
                <w:rPr>
                  <w:rFonts w:eastAsia="Arial" w:cstheme="minorHAnsi"/>
                </w:rPr>
                <w:fldChar w:fldCharType="end"/>
              </w:r>
            </w:ins>
          </w:p>
          <w:p w:rsidRPr="00322D89" w:rsidR="0070594A" w:rsidP="0070594A" w:rsidRDefault="0070594A" w14:paraId="385E8E54" w14:textId="77777777">
            <w:pPr>
              <w:spacing w:line="240" w:lineRule="auto"/>
              <w:rPr>
                <w:ins w:author="Vaddhi, Jigisha Nmn (CDC/NCIRD/OD) (CTR)" w:date="2026-05-01T08:10:00Z" w16du:dateUtc="2026-05-01T12:10:00Z" w:id="1179"/>
                <w:rFonts w:eastAsia="Arial" w:cstheme="minorHAnsi"/>
              </w:rPr>
            </w:pPr>
            <w:ins w:author="Vaddhi, Jigisha Nmn (CDC/NCIRD/OD) (CTR)" w:date="2026-05-01T08:10:00Z" w16du:dateUtc="2026-05-01T12:10:00Z" w:id="1180">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less than</w:t>
              </w:r>
              <w:r w:rsidRPr="00322D89">
                <w:rPr>
                  <w:rFonts w:eastAsia="Arial" w:cstheme="minorHAnsi"/>
                </w:rPr>
                <w:fldChar w:fldCharType="end"/>
              </w:r>
            </w:ins>
          </w:p>
          <w:p w:rsidRPr="00322D89" w:rsidR="0070594A" w:rsidP="0070594A" w:rsidRDefault="0070594A" w14:paraId="1E871126" w14:textId="77777777">
            <w:pPr>
              <w:spacing w:line="240" w:lineRule="auto"/>
              <w:rPr>
                <w:ins w:author="Vaddhi, Jigisha Nmn (CDC/NCIRD/OD) (CTR)" w:date="2026-05-01T08:10:00Z" w16du:dateUtc="2026-05-01T12:10:00Z" w:id="1181"/>
                <w:rFonts w:eastAsia="Arial" w:cstheme="minorHAnsi"/>
              </w:rPr>
            </w:pPr>
            <w:ins w:author="Vaddhi, Jigisha Nmn (CDC/NCIRD/OD) (CTR)" w:date="2026-05-01T08:10:00Z" w16du:dateUtc="2026-05-01T12:10:00Z" w:id="1182">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greater than</w:t>
              </w:r>
              <w:r w:rsidRPr="00322D89">
                <w:rPr>
                  <w:rFonts w:eastAsia="Arial" w:cstheme="minorHAnsi"/>
                </w:rPr>
                <w:fldChar w:fldCharType="end"/>
              </w:r>
            </w:ins>
          </w:p>
          <w:p w:rsidRPr="006B3A54" w:rsidR="00471B6F" w:rsidP="00471B6F" w:rsidRDefault="00471B6F" w14:paraId="091035A6" w14:textId="77777777">
            <w:pPr>
              <w:spacing w:line="240" w:lineRule="auto"/>
              <w:rPr>
                <w:ins w:author="Vaddhi, Jigisha Nmn (CDC/NCIRD/OD) (CTR)" w:date="2026-05-01T08:09:00Z" w16du:dateUtc="2026-05-01T12:09:00Z" w:id="1183"/>
                <w:rFonts w:eastAsia="Arial" w:cstheme="minorHAnsi"/>
              </w:rPr>
            </w:pPr>
          </w:p>
        </w:tc>
        <w:tc>
          <w:tcPr>
            <w:tcW w:w="5016" w:type="dxa"/>
          </w:tcPr>
          <w:p w:rsidR="00471B6F" w:rsidP="00B313F4" w:rsidRDefault="0061174F" w14:paraId="32DCFBC0" w14:textId="79A06EFF">
            <w:pPr>
              <w:spacing w:line="240" w:lineRule="auto"/>
              <w:rPr>
                <w:ins w:author="Vaddhi, Jigisha Nmn (CDC/NCIRD/OD) (CTR)" w:date="2026-05-01T08:12:00Z" w16du:dateUtc="2026-05-01T12:12:00Z" w:id="1184"/>
                <w:rFonts w:eastAsia="Arial" w:cstheme="minorHAnsi"/>
              </w:rPr>
            </w:pPr>
            <w:ins w:author="Vaddhi, Jigisha Nmn (CDC/NCIRD/OD) (CTR)" w:date="2026-05-01T08:10:00Z" w16du:dateUtc="2026-05-01T12:10:00Z" w:id="1185">
              <w:r>
                <w:rPr>
                  <w:rFonts w:eastAsia="Arial" w:cstheme="minorHAnsi"/>
                </w:rPr>
                <w:t>F4 Help – on first click opens 1a screen</w:t>
              </w:r>
            </w:ins>
          </w:p>
          <w:p w:rsidR="006226CD" w:rsidP="00B313F4" w:rsidRDefault="0020096F" w14:paraId="341279F3" w14:textId="1771A073">
            <w:pPr>
              <w:spacing w:line="240" w:lineRule="auto"/>
              <w:rPr>
                <w:ins w:author="Vaddhi, Jigisha Nmn (CDC/NCIRD/OD) (CTR)" w:date="2026-05-01T08:13:00Z" w16du:dateUtc="2026-05-01T12:13:00Z" w:id="1186"/>
                <w:rFonts w:eastAsia="Arial" w:cstheme="minorHAnsi"/>
              </w:rPr>
            </w:pPr>
            <w:ins w:author="Vaddhi, Jigisha Nmn (CDC/NCIRD/OD) (CTR)" w:date="2026-05-01T08:12:00Z" w16du:dateUtc="2026-05-01T12:12:00Z" w:id="1187">
              <w:r>
                <w:rPr>
                  <w:rFonts w:eastAsia="Arial" w:cstheme="minorHAnsi"/>
                </w:rPr>
                <w:t xml:space="preserve">1a. </w:t>
              </w:r>
              <w:r w:rsidR="00392EAE">
                <w:rPr>
                  <w:rFonts w:eastAsia="Arial" w:cstheme="minorHAnsi"/>
                </w:rPr>
                <w:t>Search c</w:t>
              </w:r>
            </w:ins>
            <w:ins w:author="Vaddhi, Jigisha Nmn (CDC/NCIRD/OD) (CTR)" w:date="2026-05-01T08:16:00Z" w16du:dateUtc="2026-05-01T12:16:00Z" w:id="1188">
              <w:r w:rsidR="009317EC">
                <w:rPr>
                  <w:rFonts w:eastAsia="Arial" w:cstheme="minorHAnsi"/>
                </w:rPr>
                <w:t>ondition</w:t>
              </w:r>
            </w:ins>
            <w:ins w:author="Vaddhi, Jigisha Nmn (CDC/NCIRD/OD) (CTR)" w:date="2026-05-01T08:12:00Z" w16du:dateUtc="2026-05-01T12:12:00Z" w:id="1189">
              <w:r w:rsidR="00392EAE">
                <w:rPr>
                  <w:rFonts w:eastAsia="Arial" w:cstheme="minorHAnsi"/>
                </w:rPr>
                <w:t xml:space="preserve"> for each field</w:t>
              </w:r>
              <w:r w:rsidR="00DB6283">
                <w:rPr>
                  <w:rFonts w:eastAsia="Arial" w:cstheme="minorHAnsi"/>
                </w:rPr>
                <w:t xml:space="preserve"> b</w:t>
              </w:r>
            </w:ins>
            <w:ins w:author="Vaddhi, Jigisha Nmn (CDC/NCIRD/OD) (CTR)" w:date="2026-05-01T08:13:00Z" w16du:dateUtc="2026-05-01T12:13:00Z" w:id="1190">
              <w:r w:rsidR="00DB6283">
                <w:rPr>
                  <w:rFonts w:eastAsia="Arial" w:cstheme="minorHAnsi"/>
                </w:rPr>
                <w:t>elow</w:t>
              </w:r>
            </w:ins>
            <w:ins w:author="Vaddhi, Jigisha Nmn (CDC/NCIRD/OD) (CTR)" w:date="2026-05-01T08:12:00Z" w16du:dateUtc="2026-05-01T12:12:00Z" w:id="1191">
              <w:r w:rsidR="00392EAE">
                <w:rPr>
                  <w:rFonts w:eastAsia="Arial" w:cstheme="minorHAnsi"/>
                </w:rPr>
                <w:t xml:space="preserve"> </w:t>
              </w:r>
            </w:ins>
            <w:ins w:author="Vaddhi, Jigisha Nmn (CDC/NCIRD/OD) (CTR)" w:date="2026-05-01T08:13:00Z" w16du:dateUtc="2026-05-01T12:13:00Z" w:id="1192">
              <w:r w:rsidR="00DB6283">
                <w:rPr>
                  <w:rFonts w:eastAsia="Arial" w:cstheme="minorHAnsi"/>
                </w:rPr>
                <w:t>–</w:t>
              </w:r>
            </w:ins>
            <w:ins w:author="Vaddhi, Jigisha Nmn (CDC/NCIRD/OD) (CTR)" w:date="2026-05-01T08:12:00Z" w16du:dateUtc="2026-05-01T12:12:00Z" w:id="1193">
              <w:r w:rsidR="00DB6283">
                <w:rPr>
                  <w:rFonts w:eastAsia="Arial" w:cstheme="minorHAnsi"/>
                </w:rPr>
                <w:t xml:space="preserve"> </w:t>
              </w:r>
            </w:ins>
          </w:p>
          <w:p w:rsidR="0020096F" w:rsidP="00B313F4" w:rsidRDefault="00392EAE" w14:paraId="4E3BD5D2" w14:textId="50544CE9">
            <w:pPr>
              <w:spacing w:line="240" w:lineRule="auto"/>
              <w:rPr>
                <w:ins w:author="Vaddhi, Jigisha Nmn (CDC/NCIRD/OD) (CTR)" w:date="2026-05-01T08:10:00Z" w16du:dateUtc="2026-05-01T12:10:00Z" w:id="1194"/>
                <w:rFonts w:eastAsia="Arial" w:cstheme="minorHAnsi"/>
              </w:rPr>
            </w:pPr>
            <w:ins w:author="Vaddhi, Jigisha Nmn (CDC/NCIRD/OD) (CTR)" w:date="2026-05-01T08:12:00Z" w16du:dateUtc="2026-05-01T12:12:00Z" w:id="1195">
              <w:r>
                <w:rPr>
                  <w:rFonts w:eastAsia="Arial" w:cstheme="minorHAnsi"/>
                </w:rPr>
                <w:t>is</w:t>
              </w:r>
            </w:ins>
            <w:ins w:author="Vaddhi, Jigisha Nmn (CDC/NCIRD/OD) (CTR)" w:date="2026-05-01T08:13:00Z" w16du:dateUtc="2026-05-01T12:13:00Z" w:id="1196">
              <w:r w:rsidR="00DB6283">
                <w:rPr>
                  <w:rFonts w:eastAsia="Arial" w:cstheme="minorHAnsi"/>
                </w:rPr>
                <w:t>, contains, starts with</w:t>
              </w:r>
            </w:ins>
          </w:p>
          <w:p w:rsidR="0061174F" w:rsidP="00B313F4" w:rsidRDefault="0020096F" w14:paraId="286107EF" w14:textId="77777777">
            <w:pPr>
              <w:spacing w:line="240" w:lineRule="auto"/>
              <w:rPr>
                <w:ins w:author="Vaddhi, Jigisha Nmn (CDC/NCIRD/OD) (CTR)" w:date="2026-05-01T08:12:00Z" w16du:dateUtc="2026-05-01T12:12:00Z" w:id="1197"/>
                <w:rFonts w:eastAsia="Arial" w:cstheme="minorHAnsi"/>
              </w:rPr>
            </w:pPr>
            <w:ins w:author="Vaddhi, Jigisha Nmn (CDC/NCIRD/OD) (CTR)" w:date="2026-05-01T08:11:00Z" w16du:dateUtc="2026-05-01T12:11:00Z" w:id="1198">
              <w:r w:rsidRPr="0020096F">
                <w:rPr>
                  <w:rFonts w:eastAsia="Arial" w:cstheme="minorHAnsi"/>
                  <w:noProof/>
                </w:rPr>
                <w:drawing>
                  <wp:inline distT="0" distB="0" distL="0" distR="0" wp14:anchorId="3AE8AB8C" wp14:editId="28BBFD43">
                    <wp:extent cx="2863850" cy="860132"/>
                    <wp:effectExtent l="0" t="0" r="0" b="0"/>
                    <wp:docPr id="2839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97071" name=""/>
                            <pic:cNvPicPr/>
                          </pic:nvPicPr>
                          <pic:blipFill>
                            <a:blip r:embed="rId23"/>
                            <a:stretch>
                              <a:fillRect/>
                            </a:stretch>
                          </pic:blipFill>
                          <pic:spPr>
                            <a:xfrm>
                              <a:off x="0" y="0"/>
                              <a:ext cx="2877750" cy="864307"/>
                            </a:xfrm>
                            <a:prstGeom prst="rect">
                              <a:avLst/>
                            </a:prstGeom>
                          </pic:spPr>
                        </pic:pic>
                      </a:graphicData>
                    </a:graphic>
                  </wp:inline>
                </w:drawing>
              </w:r>
            </w:ins>
          </w:p>
          <w:p w:rsidR="0020096F" w:rsidP="00B313F4" w:rsidRDefault="0020096F" w14:paraId="348BFF42" w14:textId="77777777">
            <w:pPr>
              <w:spacing w:line="240" w:lineRule="auto"/>
              <w:rPr>
                <w:ins w:author="Vaddhi, Jigisha Nmn (CDC/NCIRD/OD) (CTR)" w:date="2026-05-01T08:12:00Z" w16du:dateUtc="2026-05-01T12:12:00Z" w:id="1199"/>
                <w:rFonts w:eastAsia="Arial" w:cstheme="minorHAnsi"/>
              </w:rPr>
            </w:pPr>
          </w:p>
          <w:p w:rsidR="0020096F" w:rsidP="00B313F4" w:rsidRDefault="0020096F" w14:paraId="4DE6DEE5" w14:textId="0530C455">
            <w:pPr>
              <w:spacing w:line="240" w:lineRule="auto"/>
              <w:rPr>
                <w:ins w:author="Vaddhi, Jigisha Nmn (CDC/NCIRD/OD) (CTR)" w:date="2026-05-01T08:09:00Z" w16du:dateUtc="2026-05-01T12:09:00Z" w:id="1200"/>
                <w:rFonts w:eastAsia="Arial" w:cstheme="minorHAnsi"/>
              </w:rPr>
            </w:pPr>
          </w:p>
        </w:tc>
      </w:tr>
      <w:tr w:rsidR="0031241E" w:rsidTr="004331C6" w14:paraId="79743D2C" w14:textId="77777777">
        <w:trPr>
          <w:ins w:author="Vaddhi, Jigisha Nmn (CDC/NCIRD/OD) (CTR)" w:date="2026-05-01T08:13:00Z" w:id="1201"/>
        </w:trPr>
        <w:tc>
          <w:tcPr>
            <w:tcW w:w="1023" w:type="dxa"/>
          </w:tcPr>
          <w:p w:rsidRPr="006226CD" w:rsidR="006226CD" w:rsidP="006226CD" w:rsidRDefault="006226CD" w14:paraId="150EFC3B" w14:textId="350B99E0">
            <w:pPr>
              <w:spacing w:line="240" w:lineRule="auto"/>
              <w:rPr>
                <w:ins w:author="Vaddhi, Jigisha Nmn (CDC/NCIRD/OD) (CTR)" w:date="2026-05-01T08:13:00Z" w16du:dateUtc="2026-05-01T12:13:00Z" w:id="1202"/>
                <w:rFonts w:eastAsia="Arial" w:cstheme="minorHAnsi"/>
                <w:rPrChange w:author="Vaddhi, Jigisha Nmn (CDC/NCIRD/OD) (CTR)" w:date="2026-05-01T08:13:00Z" w16du:dateUtc="2026-05-01T12:13:00Z" w:id="1203">
                  <w:rPr>
                    <w:ins w:author="Vaddhi, Jigisha Nmn (CDC/NCIRD/OD) (CTR)" w:date="2026-05-01T08:13:00Z" w16du:dateUtc="2026-05-01T12:13:00Z" w:id="1204"/>
                  </w:rPr>
                </w:rPrChange>
              </w:rPr>
            </w:pPr>
            <w:ins w:author="Vaddhi, Jigisha Nmn (CDC/NCIRD/OD) (CTR)" w:date="2026-05-01T08:13:00Z" w16du:dateUtc="2026-05-01T12:13:00Z" w:id="1205">
              <w:r>
                <w:rPr>
                  <w:rFonts w:eastAsia="Arial" w:cstheme="minorHAnsi"/>
                </w:rPr>
                <w:t>5.</w:t>
              </w:r>
            </w:ins>
          </w:p>
        </w:tc>
        <w:tc>
          <w:tcPr>
            <w:tcW w:w="1532" w:type="dxa"/>
          </w:tcPr>
          <w:p w:rsidRPr="0070594A" w:rsidR="006226CD" w:rsidP="00B313F4" w:rsidRDefault="006F7BA6" w14:paraId="7AEF1B2D" w14:textId="54A23728">
            <w:pPr>
              <w:spacing w:line="240" w:lineRule="auto"/>
              <w:rPr>
                <w:ins w:author="Vaddhi, Jigisha Nmn (CDC/NCIRD/OD) (CTR)" w:date="2026-05-01T08:13:00Z" w16du:dateUtc="2026-05-01T12:13:00Z" w:id="1206"/>
                <w:rFonts w:eastAsia="Arial" w:cstheme="minorHAnsi"/>
              </w:rPr>
            </w:pPr>
            <w:ins w:author="Vaddhi, Jigisha Nmn (CDC/NCIRD/OD) (CTR)" w:date="2026-05-01T08:14:00Z" w16du:dateUtc="2026-05-01T12:14:00Z" w:id="1207">
              <w:r w:rsidRPr="006F7BA6">
                <w:rPr>
                  <w:rFonts w:eastAsia="Arial" w:cstheme="minorHAnsi"/>
                </w:rPr>
                <w:t>Employee Responsible</w:t>
              </w:r>
            </w:ins>
          </w:p>
        </w:tc>
        <w:tc>
          <w:tcPr>
            <w:tcW w:w="1779" w:type="dxa"/>
          </w:tcPr>
          <w:p w:rsidRPr="00322D89" w:rsidR="006F7BA6" w:rsidP="006F7BA6" w:rsidRDefault="006F7BA6" w14:paraId="2187EE40" w14:textId="77777777">
            <w:pPr>
              <w:spacing w:line="240" w:lineRule="auto"/>
              <w:rPr>
                <w:ins w:author="Vaddhi, Jigisha Nmn (CDC/NCIRD/OD) (CTR)" w:date="2026-05-01T08:14:00Z" w16du:dateUtc="2026-05-01T12:14:00Z" w:id="1208"/>
                <w:rFonts w:eastAsia="Arial" w:cstheme="minorHAnsi"/>
              </w:rPr>
            </w:pPr>
            <w:ins w:author="Vaddhi, Jigisha Nmn (CDC/NCIRD/OD) (CTR)" w:date="2026-05-01T08:14:00Z" w16du:dateUtc="2026-05-01T12:14:00Z" w:id="1209">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w:t>
              </w:r>
              <w:r w:rsidRPr="00322D89">
                <w:rPr>
                  <w:rFonts w:eastAsia="Arial" w:cstheme="minorHAnsi"/>
                </w:rPr>
                <w:fldChar w:fldCharType="end"/>
              </w:r>
            </w:ins>
          </w:p>
          <w:p w:rsidRPr="00322D89" w:rsidR="006F7BA6" w:rsidP="006F7BA6" w:rsidRDefault="006F7BA6" w14:paraId="76CBCCDC" w14:textId="77777777">
            <w:pPr>
              <w:spacing w:line="240" w:lineRule="auto"/>
              <w:rPr>
                <w:ins w:author="Vaddhi, Jigisha Nmn (CDC/NCIRD/OD) (CTR)" w:date="2026-05-01T08:14:00Z" w16du:dateUtc="2026-05-01T12:14:00Z" w:id="1210"/>
                <w:rFonts w:eastAsia="Arial" w:cstheme="minorHAnsi"/>
              </w:rPr>
            </w:pPr>
            <w:ins w:author="Vaddhi, Jigisha Nmn (CDC/NCIRD/OD) (CTR)" w:date="2026-05-01T08:14:00Z" w16du:dateUtc="2026-05-01T12:14:00Z" w:id="1211">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contains</w:t>
              </w:r>
              <w:r w:rsidRPr="00322D89">
                <w:rPr>
                  <w:rFonts w:eastAsia="Arial" w:cstheme="minorHAnsi"/>
                </w:rPr>
                <w:fldChar w:fldCharType="end"/>
              </w:r>
            </w:ins>
          </w:p>
          <w:p w:rsidRPr="00322D89" w:rsidR="006F7BA6" w:rsidP="006F7BA6" w:rsidRDefault="006F7BA6" w14:paraId="037F1C4C" w14:textId="77777777">
            <w:pPr>
              <w:spacing w:line="240" w:lineRule="auto"/>
              <w:rPr>
                <w:ins w:author="Vaddhi, Jigisha Nmn (CDC/NCIRD/OD) (CTR)" w:date="2026-05-01T08:14:00Z" w16du:dateUtc="2026-05-01T12:14:00Z" w:id="1212"/>
                <w:rFonts w:eastAsia="Arial" w:cstheme="minorHAnsi"/>
              </w:rPr>
            </w:pPr>
            <w:ins w:author="Vaddhi, Jigisha Nmn (CDC/NCIRD/OD) (CTR)" w:date="2026-05-01T08:14:00Z" w16du:dateUtc="2026-05-01T12:14:00Z" w:id="1213">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starts with</w:t>
              </w:r>
              <w:r w:rsidRPr="00322D89">
                <w:rPr>
                  <w:rFonts w:eastAsia="Arial" w:cstheme="minorHAnsi"/>
                </w:rPr>
                <w:fldChar w:fldCharType="end"/>
              </w:r>
            </w:ins>
          </w:p>
          <w:p w:rsidRPr="00322D89" w:rsidR="006F7BA6" w:rsidP="006F7BA6" w:rsidRDefault="006F7BA6" w14:paraId="3E6D3333" w14:textId="77777777">
            <w:pPr>
              <w:spacing w:line="240" w:lineRule="auto"/>
              <w:rPr>
                <w:ins w:author="Vaddhi, Jigisha Nmn (CDC/NCIRD/OD) (CTR)" w:date="2026-05-01T08:14:00Z" w16du:dateUtc="2026-05-01T12:14:00Z" w:id="1214"/>
                <w:rFonts w:eastAsia="Arial" w:cstheme="minorHAnsi"/>
              </w:rPr>
            </w:pPr>
            <w:ins w:author="Vaddhi, Jigisha Nmn (CDC/NCIRD/OD) (CTR)" w:date="2026-05-01T08:14:00Z" w16du:dateUtc="2026-05-01T12:14:00Z" w:id="1215">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between</w:t>
              </w:r>
              <w:r w:rsidRPr="00322D89">
                <w:rPr>
                  <w:rFonts w:eastAsia="Arial" w:cstheme="minorHAnsi"/>
                </w:rPr>
                <w:fldChar w:fldCharType="end"/>
              </w:r>
            </w:ins>
          </w:p>
          <w:p w:rsidRPr="00322D89" w:rsidR="006F7BA6" w:rsidP="006F7BA6" w:rsidRDefault="006F7BA6" w14:paraId="7E521014" w14:textId="77777777">
            <w:pPr>
              <w:spacing w:line="240" w:lineRule="auto"/>
              <w:rPr>
                <w:ins w:author="Vaddhi, Jigisha Nmn (CDC/NCIRD/OD) (CTR)" w:date="2026-05-01T08:14:00Z" w16du:dateUtc="2026-05-01T12:14:00Z" w:id="1216"/>
                <w:rFonts w:eastAsia="Arial" w:cstheme="minorHAnsi"/>
              </w:rPr>
            </w:pPr>
            <w:ins w:author="Vaddhi, Jigisha Nmn (CDC/NCIRD/OD) (CTR)" w:date="2026-05-01T08:14:00Z" w16du:dateUtc="2026-05-01T12:14:00Z" w:id="1217">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less than</w:t>
              </w:r>
              <w:r w:rsidRPr="00322D89">
                <w:rPr>
                  <w:rFonts w:eastAsia="Arial" w:cstheme="minorHAnsi"/>
                </w:rPr>
                <w:fldChar w:fldCharType="end"/>
              </w:r>
            </w:ins>
          </w:p>
          <w:p w:rsidRPr="00322D89" w:rsidR="006F7BA6" w:rsidP="006F7BA6" w:rsidRDefault="006F7BA6" w14:paraId="2D3FC654" w14:textId="77777777">
            <w:pPr>
              <w:spacing w:line="240" w:lineRule="auto"/>
              <w:rPr>
                <w:ins w:author="Vaddhi, Jigisha Nmn (CDC/NCIRD/OD) (CTR)" w:date="2026-05-01T08:14:00Z" w16du:dateUtc="2026-05-01T12:14:00Z" w:id="1218"/>
                <w:rFonts w:eastAsia="Arial" w:cstheme="minorHAnsi"/>
              </w:rPr>
            </w:pPr>
            <w:ins w:author="Vaddhi, Jigisha Nmn (CDC/NCIRD/OD) (CTR)" w:date="2026-05-01T08:14:00Z" w16du:dateUtc="2026-05-01T12:14:00Z" w:id="1219">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greater than</w:t>
              </w:r>
              <w:r w:rsidRPr="00322D89">
                <w:rPr>
                  <w:rFonts w:eastAsia="Arial" w:cstheme="minorHAnsi"/>
                </w:rPr>
                <w:fldChar w:fldCharType="end"/>
              </w:r>
            </w:ins>
          </w:p>
          <w:p w:rsidRPr="00322D89" w:rsidR="006226CD" w:rsidP="0070594A" w:rsidRDefault="006226CD" w14:paraId="41F292F2" w14:textId="77777777">
            <w:pPr>
              <w:spacing w:line="240" w:lineRule="auto"/>
              <w:rPr>
                <w:ins w:author="Vaddhi, Jigisha Nmn (CDC/NCIRD/OD) (CTR)" w:date="2026-05-01T08:13:00Z" w16du:dateUtc="2026-05-01T12:13:00Z" w:id="1220"/>
                <w:rFonts w:eastAsia="Arial" w:cstheme="minorHAnsi"/>
              </w:rPr>
            </w:pPr>
          </w:p>
        </w:tc>
        <w:tc>
          <w:tcPr>
            <w:tcW w:w="5016" w:type="dxa"/>
          </w:tcPr>
          <w:p w:rsidR="00E66747" w:rsidP="00E66747" w:rsidRDefault="006F7BA6" w14:paraId="5672727E" w14:textId="3FF41337">
            <w:pPr>
              <w:spacing w:line="240" w:lineRule="auto"/>
              <w:rPr>
                <w:ins w:author="Vaddhi, Jigisha Nmn (CDC/NCIRD/OD) (CTR)" w:date="2026-05-01T08:15:00Z" w16du:dateUtc="2026-05-01T12:15:00Z" w:id="1221"/>
                <w:rFonts w:eastAsia="Arial" w:cstheme="minorHAnsi"/>
              </w:rPr>
            </w:pPr>
            <w:ins w:author="Vaddhi, Jigisha Nmn (CDC/NCIRD/OD) (CTR)" w:date="2026-05-01T08:14:00Z" w16du:dateUtc="2026-05-01T12:14:00Z" w:id="1222">
              <w:r>
                <w:rPr>
                  <w:rFonts w:eastAsia="Arial" w:cstheme="minorHAnsi"/>
                </w:rPr>
                <w:t>F4 Help</w:t>
              </w:r>
            </w:ins>
            <w:ins w:author="Vaddhi, Jigisha Nmn (CDC/NCIRD/OD) (CTR)" w:date="2026-05-01T08:15:00Z" w16du:dateUtc="2026-05-01T12:15:00Z" w:id="1223">
              <w:r w:rsidR="00E66747">
                <w:rPr>
                  <w:rFonts w:eastAsia="Arial" w:cstheme="minorHAnsi"/>
                </w:rPr>
                <w:t xml:space="preserve"> - on first click opens 1a screen</w:t>
              </w:r>
            </w:ins>
          </w:p>
          <w:p w:rsidR="00E66747" w:rsidP="00E66747" w:rsidRDefault="00E66747" w14:paraId="7F9F3BB6" w14:textId="7C0445A6">
            <w:pPr>
              <w:spacing w:line="240" w:lineRule="auto"/>
              <w:rPr>
                <w:ins w:author="Vaddhi, Jigisha Nmn (CDC/NCIRD/OD) (CTR)" w:date="2026-05-01T08:15:00Z" w16du:dateUtc="2026-05-01T12:15:00Z" w:id="1224"/>
                <w:rFonts w:eastAsia="Arial" w:cstheme="minorHAnsi"/>
              </w:rPr>
            </w:pPr>
            <w:ins w:author="Vaddhi, Jigisha Nmn (CDC/NCIRD/OD) (CTR)" w:date="2026-05-01T08:15:00Z" w16du:dateUtc="2026-05-01T12:15:00Z" w:id="1225">
              <w:r>
                <w:rPr>
                  <w:rFonts w:eastAsia="Arial" w:cstheme="minorHAnsi"/>
                </w:rPr>
                <w:t>1a. Search c</w:t>
              </w:r>
            </w:ins>
            <w:ins w:author="Vaddhi, Jigisha Nmn (CDC/NCIRD/OD) (CTR)" w:date="2026-05-01T08:16:00Z" w16du:dateUtc="2026-05-01T12:16:00Z" w:id="1226">
              <w:r w:rsidR="009317EC">
                <w:rPr>
                  <w:rFonts w:eastAsia="Arial" w:cstheme="minorHAnsi"/>
                </w:rPr>
                <w:t>ondition</w:t>
              </w:r>
            </w:ins>
            <w:ins w:author="Vaddhi, Jigisha Nmn (CDC/NCIRD/OD) (CTR)" w:date="2026-05-01T08:15:00Z" w16du:dateUtc="2026-05-01T12:15:00Z" w:id="1227">
              <w:r>
                <w:rPr>
                  <w:rFonts w:eastAsia="Arial" w:cstheme="minorHAnsi"/>
                </w:rPr>
                <w:t xml:space="preserve"> for each field below – </w:t>
              </w:r>
            </w:ins>
          </w:p>
          <w:p w:rsidR="00E66747" w:rsidP="00E66747" w:rsidRDefault="00E66747" w14:paraId="1AC2C38F" w14:textId="77777777">
            <w:pPr>
              <w:spacing w:line="240" w:lineRule="auto"/>
              <w:rPr>
                <w:ins w:author="Vaddhi, Jigisha Nmn (CDC/NCIRD/OD) (CTR)" w:date="2026-05-01T08:15:00Z" w16du:dateUtc="2026-05-01T12:15:00Z" w:id="1228"/>
                <w:rFonts w:eastAsia="Arial" w:cstheme="minorHAnsi"/>
              </w:rPr>
            </w:pPr>
            <w:ins w:author="Vaddhi, Jigisha Nmn (CDC/NCIRD/OD) (CTR)" w:date="2026-05-01T08:15:00Z" w16du:dateUtc="2026-05-01T12:15:00Z" w:id="1229">
              <w:r>
                <w:rPr>
                  <w:rFonts w:eastAsia="Arial" w:cstheme="minorHAnsi"/>
                </w:rPr>
                <w:t>is, contains, starts with</w:t>
              </w:r>
            </w:ins>
          </w:p>
          <w:p w:rsidR="00E66747" w:rsidP="00B313F4" w:rsidRDefault="00E66747" w14:paraId="75405BDF" w14:textId="77777777">
            <w:pPr>
              <w:spacing w:line="240" w:lineRule="auto"/>
              <w:rPr>
                <w:ins w:author="Vaddhi, Jigisha Nmn (CDC/NCIRD/OD) (CTR)" w:date="2026-05-01T08:15:00Z" w16du:dateUtc="2026-05-01T12:15:00Z" w:id="1230"/>
                <w:noProof/>
              </w:rPr>
            </w:pPr>
          </w:p>
          <w:p w:rsidR="006226CD" w:rsidP="00B313F4" w:rsidRDefault="00E66747" w14:paraId="6AEA9306" w14:textId="77777777">
            <w:pPr>
              <w:spacing w:line="240" w:lineRule="auto"/>
              <w:rPr>
                <w:ins w:author="Vaddhi, Jigisha Nmn (CDC/NCIRD/OD) (CTR)" w:date="2026-05-01T08:15:00Z" w16du:dateUtc="2026-05-01T12:15:00Z" w:id="1231"/>
                <w:rFonts w:eastAsia="Arial" w:cstheme="minorHAnsi"/>
              </w:rPr>
            </w:pPr>
            <w:ins w:author="Vaddhi, Jigisha Nmn (CDC/NCIRD/OD) (CTR)" w:date="2026-05-01T08:15:00Z" w16du:dateUtc="2026-05-01T12:15:00Z" w:id="1232">
              <w:r w:rsidRPr="00E66747">
                <w:rPr>
                  <w:rFonts w:eastAsia="Arial" w:cstheme="minorHAnsi"/>
                  <w:noProof/>
                </w:rPr>
                <w:drawing>
                  <wp:inline distT="0" distB="0" distL="0" distR="0" wp14:anchorId="4F5E13CF" wp14:editId="076BC347">
                    <wp:extent cx="2480921" cy="527050"/>
                    <wp:effectExtent l="0" t="0" r="0" b="6350"/>
                    <wp:docPr id="11299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00298" name=""/>
                            <pic:cNvPicPr/>
                          </pic:nvPicPr>
                          <pic:blipFill>
                            <a:blip r:embed="rId24"/>
                            <a:stretch>
                              <a:fillRect/>
                            </a:stretch>
                          </pic:blipFill>
                          <pic:spPr>
                            <a:xfrm>
                              <a:off x="0" y="0"/>
                              <a:ext cx="2489133" cy="528795"/>
                            </a:xfrm>
                            <a:prstGeom prst="rect">
                              <a:avLst/>
                            </a:prstGeom>
                          </pic:spPr>
                        </pic:pic>
                      </a:graphicData>
                    </a:graphic>
                  </wp:inline>
                </w:drawing>
              </w:r>
            </w:ins>
            <w:ins w:author="Vaddhi, Jigisha Nmn (CDC/NCIRD/OD) (CTR)" w:date="2026-05-01T08:14:00Z" w16du:dateUtc="2026-05-01T12:14:00Z" w:id="1233">
              <w:r w:rsidR="006F7BA6">
                <w:rPr>
                  <w:rFonts w:eastAsia="Arial" w:cstheme="minorHAnsi"/>
                </w:rPr>
                <w:t xml:space="preserve"> </w:t>
              </w:r>
            </w:ins>
          </w:p>
          <w:p w:rsidR="00E66747" w:rsidP="00B313F4" w:rsidRDefault="00E66747" w14:paraId="27BE3404" w14:textId="77777777">
            <w:pPr>
              <w:spacing w:line="240" w:lineRule="auto"/>
              <w:rPr>
                <w:ins w:author="Vaddhi, Jigisha Nmn (CDC/NCIRD/OD) (CTR)" w:date="2026-05-01T08:15:00Z" w16du:dateUtc="2026-05-01T12:15:00Z" w:id="1234"/>
                <w:rFonts w:eastAsia="Arial" w:cstheme="minorHAnsi"/>
              </w:rPr>
            </w:pPr>
          </w:p>
          <w:p w:rsidRPr="00447E71" w:rsidR="00447E71" w:rsidRDefault="00914652" w14:paraId="46C0959E" w14:textId="77777777">
            <w:pPr>
              <w:spacing w:line="240" w:lineRule="auto"/>
              <w:rPr>
                <w:ins w:author="Vaddhi, Jigisha Nmn (CDC/NCIRD/OD) (CTR)" w:date="2026-05-01T08:17:00Z" w:id="1235"/>
                <w:rFonts w:eastAsia="Arial" w:cstheme="minorHAnsi"/>
              </w:rPr>
              <w:pPrChange w:author="Vaddhi, Jigisha Nmn (CDC/NCIRD/OD) (CTR)" w:date="2026-05-01T08:17:00Z" w16du:dateUtc="2026-05-01T12:17:00Z" w:id="1236">
                <w:pPr>
                  <w:numPr>
                    <w:numId w:val="36"/>
                  </w:numPr>
                  <w:tabs>
                    <w:tab w:val="num" w:pos="720"/>
                  </w:tabs>
                  <w:spacing w:line="240" w:lineRule="auto"/>
                  <w:ind w:left="720" w:hanging="360"/>
                </w:pPr>
              </w:pPrChange>
            </w:pPr>
            <w:ins w:author="Vaddhi, Jigisha Nmn (CDC/NCIRD/OD) (CTR)" w:date="2026-05-01T08:15:00Z" w16du:dateUtc="2026-05-01T12:15:00Z" w:id="1237">
              <w:r>
                <w:rPr>
                  <w:rFonts w:eastAsia="Arial" w:cstheme="minorHAnsi"/>
                </w:rPr>
                <w:t xml:space="preserve">1b. User </w:t>
              </w:r>
            </w:ins>
            <w:ins w:author="Vaddhi, Jigisha Nmn (CDC/NCIRD/OD) (CTR)" w:date="2026-05-01T08:16:00Z" w16du:dateUtc="2026-05-01T12:16:00Z" w:id="1238">
              <w:r>
                <w:rPr>
                  <w:rFonts w:eastAsia="Arial" w:cstheme="minorHAnsi"/>
                </w:rPr>
                <w:t>– on clicking F4 help opens screen below with search condit</w:t>
              </w:r>
            </w:ins>
            <w:ins w:author="Vaddhi, Jigisha Nmn (CDC/NCIRD/OD) (CTR)" w:date="2026-05-01T08:17:00Z" w16du:dateUtc="2026-05-01T12:17:00Z" w:id="1239">
              <w:r w:rsidR="009317EC">
                <w:rPr>
                  <w:rFonts w:eastAsia="Arial" w:cstheme="minorHAnsi"/>
                </w:rPr>
                <w:t xml:space="preserve">ion </w:t>
              </w:r>
            </w:ins>
            <w:ins w:author="Vaddhi, Jigisha Nmn (CDC/NCIRD/OD) (CTR)" w:date="2026-05-01T08:17:00Z" w:id="1240">
              <w:r w:rsidRPr="00447E71" w:rsidR="00447E71">
                <w:rPr>
                  <w:rFonts w:eastAsia="Arial" w:cstheme="minorHAnsi"/>
                </w:rPr>
                <w:fldChar w:fldCharType="begin"/>
              </w:r>
              <w:r w:rsidRPr="00447E71" w:rsidR="00447E71">
                <w:rPr>
                  <w:rFonts w:eastAsia="Arial" w:cstheme="minorHAnsi"/>
                </w:rPr>
                <w:instrText>HYPERLINK "javascript:void(0)"</w:instrText>
              </w:r>
              <w:r w:rsidRPr="00447E71" w:rsidR="00447E71">
                <w:rPr>
                  <w:rFonts w:eastAsia="Arial" w:cstheme="minorHAnsi"/>
                </w:rPr>
              </w:r>
              <w:r w:rsidRPr="00447E71" w:rsidR="00447E71">
                <w:rPr>
                  <w:rFonts w:eastAsia="Arial" w:cstheme="minorHAnsi"/>
                </w:rPr>
                <w:fldChar w:fldCharType="separate"/>
              </w:r>
              <w:r w:rsidRPr="00447E71" w:rsidR="00447E71">
                <w:rPr>
                  <w:rStyle w:val="Hyperlink"/>
                  <w:rFonts w:eastAsia="Arial" w:cstheme="minorHAnsi"/>
                </w:rPr>
                <w:t>is</w:t>
              </w:r>
            </w:ins>
            <w:ins w:author="Vaddhi, Jigisha Nmn (CDC/NCIRD/OD) (CTR)" w:date="2026-05-01T08:17:00Z" w16du:dateUtc="2026-05-01T12:17:00Z" w:id="1241">
              <w:r w:rsidRPr="00447E71" w:rsidR="00447E71">
                <w:rPr>
                  <w:rFonts w:eastAsia="Arial" w:cstheme="minorHAnsi"/>
                </w:rPr>
                <w:fldChar w:fldCharType="end"/>
              </w:r>
            </w:ins>
          </w:p>
          <w:p w:rsidRPr="00447E71" w:rsidR="00447E71" w:rsidRDefault="00447E71" w14:paraId="6538B533" w14:textId="77777777">
            <w:pPr>
              <w:spacing w:line="240" w:lineRule="auto"/>
              <w:rPr>
                <w:ins w:author="Vaddhi, Jigisha Nmn (CDC/NCIRD/OD) (CTR)" w:date="2026-05-01T08:17:00Z" w:id="1242"/>
                <w:rFonts w:eastAsia="Arial" w:cstheme="minorHAnsi"/>
              </w:rPr>
              <w:pPrChange w:author="Vaddhi, Jigisha Nmn (CDC/NCIRD/OD) (CTR)" w:date="2026-05-01T08:17:00Z" w16du:dateUtc="2026-05-01T12:17:00Z" w:id="1243">
                <w:pPr>
                  <w:numPr>
                    <w:numId w:val="36"/>
                  </w:numPr>
                  <w:tabs>
                    <w:tab w:val="num" w:pos="720"/>
                  </w:tabs>
                  <w:spacing w:line="240" w:lineRule="auto"/>
                  <w:ind w:left="720" w:hanging="360"/>
                </w:pPr>
              </w:pPrChange>
            </w:pPr>
            <w:ins w:author="Vaddhi, Jigisha Nmn (CDC/NCIRD/OD) (CTR)" w:date="2026-05-01T08:17:00Z" w:id="1244">
              <w:r w:rsidRPr="00447E71">
                <w:rPr>
                  <w:rFonts w:eastAsia="Arial" w:cstheme="minorHAnsi"/>
                </w:rPr>
                <w:fldChar w:fldCharType="begin"/>
              </w:r>
              <w:r w:rsidRPr="00447E71">
                <w:rPr>
                  <w:rFonts w:eastAsia="Arial" w:cstheme="minorHAnsi"/>
                </w:rPr>
                <w:instrText>HYPERLINK "javascript:void(0)"</w:instrText>
              </w:r>
              <w:r w:rsidRPr="00447E71">
                <w:rPr>
                  <w:rFonts w:eastAsia="Arial" w:cstheme="minorHAnsi"/>
                </w:rPr>
              </w:r>
              <w:r w:rsidRPr="00447E71">
                <w:rPr>
                  <w:rFonts w:eastAsia="Arial" w:cstheme="minorHAnsi"/>
                </w:rPr>
                <w:fldChar w:fldCharType="separate"/>
              </w:r>
              <w:r w:rsidRPr="00447E71">
                <w:rPr>
                  <w:rStyle w:val="Hyperlink"/>
                  <w:rFonts w:eastAsia="Arial" w:cstheme="minorHAnsi"/>
                </w:rPr>
                <w:t>is not</w:t>
              </w:r>
            </w:ins>
            <w:ins w:author="Vaddhi, Jigisha Nmn (CDC/NCIRD/OD) (CTR)" w:date="2026-05-01T08:17:00Z" w16du:dateUtc="2026-05-01T12:17:00Z" w:id="1245">
              <w:r w:rsidRPr="00447E71">
                <w:rPr>
                  <w:rFonts w:eastAsia="Arial" w:cstheme="minorHAnsi"/>
                </w:rPr>
                <w:fldChar w:fldCharType="end"/>
              </w:r>
            </w:ins>
          </w:p>
          <w:p w:rsidRPr="00447E71" w:rsidR="00447E71" w:rsidRDefault="00447E71" w14:paraId="4B8C4775" w14:textId="77777777">
            <w:pPr>
              <w:spacing w:line="240" w:lineRule="auto"/>
              <w:rPr>
                <w:ins w:author="Vaddhi, Jigisha Nmn (CDC/NCIRD/OD) (CTR)" w:date="2026-05-01T08:17:00Z" w:id="1246"/>
                <w:rFonts w:eastAsia="Arial" w:cstheme="minorHAnsi"/>
              </w:rPr>
              <w:pPrChange w:author="Vaddhi, Jigisha Nmn (CDC/NCIRD/OD) (CTR)" w:date="2026-05-01T08:17:00Z" w16du:dateUtc="2026-05-01T12:17:00Z" w:id="1247">
                <w:pPr>
                  <w:numPr>
                    <w:numId w:val="36"/>
                  </w:numPr>
                  <w:tabs>
                    <w:tab w:val="num" w:pos="720"/>
                  </w:tabs>
                  <w:spacing w:line="240" w:lineRule="auto"/>
                  <w:ind w:left="720" w:hanging="360"/>
                </w:pPr>
              </w:pPrChange>
            </w:pPr>
            <w:ins w:author="Vaddhi, Jigisha Nmn (CDC/NCIRD/OD) (CTR)" w:date="2026-05-01T08:17:00Z" w:id="1248">
              <w:r w:rsidRPr="00447E71">
                <w:rPr>
                  <w:rFonts w:eastAsia="Arial" w:cstheme="minorHAnsi"/>
                </w:rPr>
                <w:fldChar w:fldCharType="begin"/>
              </w:r>
              <w:r w:rsidRPr="00447E71">
                <w:rPr>
                  <w:rFonts w:eastAsia="Arial" w:cstheme="minorHAnsi"/>
                </w:rPr>
                <w:instrText>HYPERLINK "javascript:void(0)"</w:instrText>
              </w:r>
              <w:r w:rsidRPr="00447E71">
                <w:rPr>
                  <w:rFonts w:eastAsia="Arial" w:cstheme="minorHAnsi"/>
                </w:rPr>
              </w:r>
              <w:r w:rsidRPr="00447E71">
                <w:rPr>
                  <w:rFonts w:eastAsia="Arial" w:cstheme="minorHAnsi"/>
                </w:rPr>
                <w:fldChar w:fldCharType="separate"/>
              </w:r>
              <w:r w:rsidRPr="00447E71">
                <w:rPr>
                  <w:rStyle w:val="Hyperlink"/>
                  <w:rFonts w:eastAsia="Arial" w:cstheme="minorHAnsi"/>
                </w:rPr>
                <w:t>contains</w:t>
              </w:r>
            </w:ins>
            <w:ins w:author="Vaddhi, Jigisha Nmn (CDC/NCIRD/OD) (CTR)" w:date="2026-05-01T08:17:00Z" w16du:dateUtc="2026-05-01T12:17:00Z" w:id="1249">
              <w:r w:rsidRPr="00447E71">
                <w:rPr>
                  <w:rFonts w:eastAsia="Arial" w:cstheme="minorHAnsi"/>
                </w:rPr>
                <w:fldChar w:fldCharType="end"/>
              </w:r>
            </w:ins>
          </w:p>
          <w:p w:rsidRPr="00447E71" w:rsidR="00447E71" w:rsidRDefault="00447E71" w14:paraId="5F9E3CDA" w14:textId="77777777">
            <w:pPr>
              <w:spacing w:line="240" w:lineRule="auto"/>
              <w:rPr>
                <w:ins w:author="Vaddhi, Jigisha Nmn (CDC/NCIRD/OD) (CTR)" w:date="2026-05-01T08:17:00Z" w:id="1250"/>
                <w:rFonts w:eastAsia="Arial" w:cstheme="minorHAnsi"/>
              </w:rPr>
              <w:pPrChange w:author="Vaddhi, Jigisha Nmn (CDC/NCIRD/OD) (CTR)" w:date="2026-05-01T08:17:00Z" w16du:dateUtc="2026-05-01T12:17:00Z" w:id="1251">
                <w:pPr>
                  <w:numPr>
                    <w:numId w:val="36"/>
                  </w:numPr>
                  <w:tabs>
                    <w:tab w:val="num" w:pos="720"/>
                  </w:tabs>
                  <w:spacing w:line="240" w:lineRule="auto"/>
                  <w:ind w:left="720" w:hanging="360"/>
                </w:pPr>
              </w:pPrChange>
            </w:pPr>
            <w:ins w:author="Vaddhi, Jigisha Nmn (CDC/NCIRD/OD) (CTR)" w:date="2026-05-01T08:17:00Z" w:id="1252">
              <w:r w:rsidRPr="00447E71">
                <w:rPr>
                  <w:rFonts w:eastAsia="Arial" w:cstheme="minorHAnsi"/>
                </w:rPr>
                <w:fldChar w:fldCharType="begin"/>
              </w:r>
              <w:r w:rsidRPr="00447E71">
                <w:rPr>
                  <w:rFonts w:eastAsia="Arial" w:cstheme="minorHAnsi"/>
                </w:rPr>
                <w:instrText>HYPERLINK "javascript:void(0)"</w:instrText>
              </w:r>
              <w:r w:rsidRPr="00447E71">
                <w:rPr>
                  <w:rFonts w:eastAsia="Arial" w:cstheme="minorHAnsi"/>
                </w:rPr>
              </w:r>
              <w:r w:rsidRPr="00447E71">
                <w:rPr>
                  <w:rFonts w:eastAsia="Arial" w:cstheme="minorHAnsi"/>
                </w:rPr>
                <w:fldChar w:fldCharType="separate"/>
              </w:r>
              <w:r w:rsidRPr="00447E71">
                <w:rPr>
                  <w:rStyle w:val="Hyperlink"/>
                  <w:rFonts w:eastAsia="Arial" w:cstheme="minorHAnsi"/>
                </w:rPr>
                <w:t>starts with</w:t>
              </w:r>
            </w:ins>
            <w:ins w:author="Vaddhi, Jigisha Nmn (CDC/NCIRD/OD) (CTR)" w:date="2026-05-01T08:17:00Z" w16du:dateUtc="2026-05-01T12:17:00Z" w:id="1253">
              <w:r w:rsidRPr="00447E71">
                <w:rPr>
                  <w:rFonts w:eastAsia="Arial" w:cstheme="minorHAnsi"/>
                </w:rPr>
                <w:fldChar w:fldCharType="end"/>
              </w:r>
            </w:ins>
          </w:p>
          <w:p w:rsidR="00447E71" w:rsidP="00447E71" w:rsidRDefault="00447E71" w14:paraId="54915FDF" w14:textId="77777777">
            <w:pPr>
              <w:spacing w:line="240" w:lineRule="auto"/>
              <w:rPr>
                <w:ins w:author="Vaddhi, Jigisha Nmn (CDC/NCIRD/OD) (CTR)" w:date="2026-05-01T08:18:00Z" w16du:dateUtc="2026-05-01T12:18:00Z" w:id="1254"/>
                <w:rFonts w:eastAsia="Arial" w:cstheme="minorHAnsi"/>
              </w:rPr>
            </w:pPr>
            <w:ins w:author="Vaddhi, Jigisha Nmn (CDC/NCIRD/OD) (CTR)" w:date="2026-05-01T08:17:00Z" w:id="1255">
              <w:r w:rsidRPr="00447E71">
                <w:rPr>
                  <w:rFonts w:eastAsia="Arial" w:cstheme="minorHAnsi"/>
                </w:rPr>
                <w:fldChar w:fldCharType="begin"/>
              </w:r>
              <w:r w:rsidRPr="00447E71">
                <w:rPr>
                  <w:rFonts w:eastAsia="Arial" w:cstheme="minorHAnsi"/>
                </w:rPr>
                <w:instrText>HYPERLINK "javascript:void(0)"</w:instrText>
              </w:r>
              <w:r w:rsidRPr="00447E71">
                <w:rPr>
                  <w:rFonts w:eastAsia="Arial" w:cstheme="minorHAnsi"/>
                </w:rPr>
              </w:r>
              <w:r w:rsidRPr="00447E71">
                <w:rPr>
                  <w:rFonts w:eastAsia="Arial" w:cstheme="minorHAnsi"/>
                </w:rPr>
                <w:fldChar w:fldCharType="separate"/>
              </w:r>
              <w:r w:rsidRPr="00447E71">
                <w:rPr>
                  <w:rStyle w:val="Hyperlink"/>
                  <w:rFonts w:eastAsia="Arial" w:cstheme="minorHAnsi"/>
                </w:rPr>
                <w:t>is empty</w:t>
              </w:r>
            </w:ins>
            <w:ins w:author="Vaddhi, Jigisha Nmn (CDC/NCIRD/OD) (CTR)" w:date="2026-05-01T08:17:00Z" w16du:dateUtc="2026-05-01T12:17:00Z" w:id="1256">
              <w:r w:rsidRPr="00447E71">
                <w:rPr>
                  <w:rFonts w:eastAsia="Arial" w:cstheme="minorHAnsi"/>
                </w:rPr>
                <w:fldChar w:fldCharType="end"/>
              </w:r>
            </w:ins>
          </w:p>
          <w:p w:rsidR="002A19DD" w:rsidP="00447E71" w:rsidRDefault="002A19DD" w14:paraId="2A165478" w14:textId="77777777">
            <w:pPr>
              <w:spacing w:line="240" w:lineRule="auto"/>
              <w:rPr>
                <w:ins w:author="Vaddhi, Jigisha Nmn (CDC/NCIRD/OD) (CTR)" w:date="2026-05-01T08:18:00Z" w16du:dateUtc="2026-05-01T12:18:00Z" w:id="1257"/>
                <w:rFonts w:eastAsia="Arial" w:cstheme="minorHAnsi"/>
              </w:rPr>
            </w:pPr>
          </w:p>
          <w:p w:rsidRPr="00447E71" w:rsidR="002A19DD" w:rsidRDefault="002A19DD" w14:paraId="228C8493" w14:textId="093E0672">
            <w:pPr>
              <w:spacing w:line="240" w:lineRule="auto"/>
              <w:rPr>
                <w:ins w:author="Vaddhi, Jigisha Nmn (CDC/NCIRD/OD) (CTR)" w:date="2026-05-01T08:17:00Z" w:id="1258"/>
                <w:rFonts w:eastAsia="Arial" w:cstheme="minorHAnsi"/>
              </w:rPr>
              <w:pPrChange w:author="Vaddhi, Jigisha Nmn (CDC/NCIRD/OD) (CTR)" w:date="2026-05-01T08:17:00Z" w16du:dateUtc="2026-05-01T12:17:00Z" w:id="1259">
                <w:pPr>
                  <w:numPr>
                    <w:numId w:val="36"/>
                  </w:numPr>
                  <w:tabs>
                    <w:tab w:val="num" w:pos="720"/>
                  </w:tabs>
                  <w:spacing w:line="240" w:lineRule="auto"/>
                  <w:ind w:left="720" w:hanging="360"/>
                </w:pPr>
              </w:pPrChange>
            </w:pPr>
            <w:ins w:author="Vaddhi, Jigisha Nmn (CDC/NCIRD/OD) (CTR)" w:date="2026-05-01T08:18:00Z" w16du:dateUtc="2026-05-01T12:18:00Z" w:id="1260">
              <w:r w:rsidRPr="002A19DD">
                <w:rPr>
                  <w:rFonts w:eastAsia="Arial" w:cstheme="minorHAnsi"/>
                  <w:noProof/>
                </w:rPr>
                <w:drawing>
                  <wp:inline distT="0" distB="0" distL="0" distR="0" wp14:anchorId="2B89FE29" wp14:editId="6BADFEF8">
                    <wp:extent cx="2736850" cy="806017"/>
                    <wp:effectExtent l="0" t="0" r="6350" b="0"/>
                    <wp:docPr id="21310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1899" name=""/>
                            <pic:cNvPicPr/>
                          </pic:nvPicPr>
                          <pic:blipFill>
                            <a:blip r:embed="rId25"/>
                            <a:stretch>
                              <a:fillRect/>
                            </a:stretch>
                          </pic:blipFill>
                          <pic:spPr>
                            <a:xfrm>
                              <a:off x="0" y="0"/>
                              <a:ext cx="2748374" cy="809411"/>
                            </a:xfrm>
                            <a:prstGeom prst="rect">
                              <a:avLst/>
                            </a:prstGeom>
                          </pic:spPr>
                        </pic:pic>
                      </a:graphicData>
                    </a:graphic>
                  </wp:inline>
                </w:drawing>
              </w:r>
            </w:ins>
          </w:p>
          <w:p w:rsidR="00E66747" w:rsidP="00B313F4" w:rsidRDefault="00E66747" w14:paraId="0E5C562E" w14:textId="6817BE55">
            <w:pPr>
              <w:spacing w:line="240" w:lineRule="auto"/>
              <w:rPr>
                <w:ins w:author="Vaddhi, Jigisha Nmn (CDC/NCIRD/OD) (CTR)" w:date="2026-05-01T08:16:00Z" w16du:dateUtc="2026-05-01T12:16:00Z" w:id="1261"/>
                <w:rFonts w:eastAsia="Arial" w:cstheme="minorHAnsi"/>
              </w:rPr>
            </w:pPr>
          </w:p>
          <w:p w:rsidR="00914652" w:rsidP="00B313F4" w:rsidRDefault="00914652" w14:paraId="11FC22A9" w14:textId="4A2AE5B2">
            <w:pPr>
              <w:spacing w:line="240" w:lineRule="auto"/>
              <w:rPr>
                <w:ins w:author="Vaddhi, Jigisha Nmn (CDC/NCIRD/OD) (CTR)" w:date="2026-05-01T08:13:00Z" w16du:dateUtc="2026-05-01T12:13:00Z" w:id="1262"/>
                <w:rFonts w:eastAsia="Arial" w:cstheme="minorHAnsi"/>
              </w:rPr>
            </w:pPr>
          </w:p>
        </w:tc>
      </w:tr>
      <w:tr w:rsidR="00C725D8" w:rsidTr="004331C6" w14:paraId="1051038A" w14:textId="77777777">
        <w:trPr>
          <w:ins w:author="Vaddhi, Jigisha Nmn (CDC/NCIRD/OD) (CTR)" w:date="2026-05-01T08:19:00Z" w:id="1263"/>
        </w:trPr>
        <w:tc>
          <w:tcPr>
            <w:tcW w:w="1023" w:type="dxa"/>
          </w:tcPr>
          <w:p w:rsidR="00361A28" w:rsidP="006226CD" w:rsidRDefault="00361A28" w14:paraId="0B053A8B" w14:textId="20AEAB24">
            <w:pPr>
              <w:spacing w:line="240" w:lineRule="auto"/>
              <w:rPr>
                <w:ins w:author="Vaddhi, Jigisha Nmn (CDC/NCIRD/OD) (CTR)" w:date="2026-05-01T08:19:00Z" w16du:dateUtc="2026-05-01T12:19:00Z" w:id="1264"/>
                <w:rFonts w:eastAsia="Arial" w:cstheme="minorHAnsi"/>
              </w:rPr>
            </w:pPr>
            <w:ins w:author="Vaddhi, Jigisha Nmn (CDC/NCIRD/OD) (CTR)" w:date="2026-05-01T08:19:00Z" w16du:dateUtc="2026-05-01T12:19:00Z" w:id="1265">
              <w:r>
                <w:rPr>
                  <w:rFonts w:eastAsia="Arial" w:cstheme="minorHAnsi"/>
                </w:rPr>
                <w:t>6.</w:t>
              </w:r>
            </w:ins>
          </w:p>
        </w:tc>
        <w:tc>
          <w:tcPr>
            <w:tcW w:w="1532" w:type="dxa"/>
          </w:tcPr>
          <w:p w:rsidRPr="006F7BA6" w:rsidR="00361A28" w:rsidP="00B313F4" w:rsidRDefault="005B0EAA" w14:paraId="62A3A2D0" w14:textId="53C1DCBA">
            <w:pPr>
              <w:spacing w:line="240" w:lineRule="auto"/>
              <w:rPr>
                <w:ins w:author="Vaddhi, Jigisha Nmn (CDC/NCIRD/OD) (CTR)" w:date="2026-05-01T08:19:00Z" w16du:dateUtc="2026-05-01T12:19:00Z" w:id="1266"/>
                <w:rFonts w:eastAsia="Arial" w:cstheme="minorHAnsi"/>
              </w:rPr>
            </w:pPr>
            <w:ins w:author="Vaddhi, Jigisha Nmn (CDC/NCIRD/OD) (CTR)" w:date="2026-05-01T08:19:00Z" w16du:dateUtc="2026-05-01T12:19:00Z" w:id="1267">
              <w:r w:rsidRPr="005B0EAA">
                <w:rPr>
                  <w:rFonts w:eastAsia="Arial" w:cstheme="minorHAnsi"/>
                </w:rPr>
                <w:t>NDC Code</w:t>
              </w:r>
            </w:ins>
          </w:p>
        </w:tc>
        <w:tc>
          <w:tcPr>
            <w:tcW w:w="1779" w:type="dxa"/>
          </w:tcPr>
          <w:p w:rsidRPr="006B3A54" w:rsidR="005B0EAA" w:rsidP="005B0EAA" w:rsidRDefault="005B0EAA" w14:paraId="0CA41570" w14:textId="77777777">
            <w:pPr>
              <w:spacing w:line="240" w:lineRule="auto"/>
              <w:rPr>
                <w:ins w:author="Vaddhi, Jigisha Nmn (CDC/NCIRD/OD) (CTR)" w:date="2026-05-01T08:19:00Z" w16du:dateUtc="2026-05-01T12:19:00Z" w:id="1268"/>
                <w:rFonts w:eastAsia="Arial" w:cstheme="minorHAnsi"/>
              </w:rPr>
            </w:pPr>
            <w:ins w:author="Vaddhi, Jigisha Nmn (CDC/NCIRD/OD) (CTR)" w:date="2026-05-01T08:19:00Z" w16du:dateUtc="2026-05-01T12:19:00Z" w:id="1269">
              <w:r w:rsidRPr="006B3A54">
                <w:rPr>
                  <w:rFonts w:eastAsia="Arial" w:cstheme="minorHAnsi"/>
                </w:rPr>
                <w:t>Is</w:t>
              </w:r>
            </w:ins>
          </w:p>
          <w:p w:rsidRPr="006B3A54" w:rsidR="005B0EAA" w:rsidP="005B0EAA" w:rsidRDefault="005B0EAA" w14:paraId="0DD72BC7" w14:textId="77777777">
            <w:pPr>
              <w:spacing w:line="240" w:lineRule="auto"/>
              <w:rPr>
                <w:ins w:author="Vaddhi, Jigisha Nmn (CDC/NCIRD/OD) (CTR)" w:date="2026-05-01T08:19:00Z" w16du:dateUtc="2026-05-01T12:19:00Z" w:id="1270"/>
                <w:rFonts w:eastAsia="Arial" w:cstheme="minorHAnsi"/>
              </w:rPr>
            </w:pPr>
            <w:ins w:author="Vaddhi, Jigisha Nmn (CDC/NCIRD/OD) (CTR)" w:date="2026-05-01T08:19:00Z" w16du:dateUtc="2026-05-01T12:19:00Z" w:id="1271">
              <w:r w:rsidRPr="006B3A54">
                <w:rPr>
                  <w:rFonts w:eastAsia="Arial" w:cstheme="minorHAnsi"/>
                </w:rPr>
                <w:lastRenderedPageBreak/>
                <w:t>Contains</w:t>
              </w:r>
            </w:ins>
          </w:p>
          <w:p w:rsidRPr="006B3A54" w:rsidR="005B0EAA" w:rsidP="005B0EAA" w:rsidRDefault="005B0EAA" w14:paraId="12B72CB7" w14:textId="77777777">
            <w:pPr>
              <w:spacing w:line="240" w:lineRule="auto"/>
              <w:rPr>
                <w:ins w:author="Vaddhi, Jigisha Nmn (CDC/NCIRD/OD) (CTR)" w:date="2026-05-01T08:19:00Z" w16du:dateUtc="2026-05-01T12:19:00Z" w:id="1272"/>
                <w:rFonts w:eastAsia="Arial" w:cstheme="minorHAnsi"/>
              </w:rPr>
            </w:pPr>
            <w:ins w:author="Vaddhi, Jigisha Nmn (CDC/NCIRD/OD) (CTR)" w:date="2026-05-01T08:19:00Z" w16du:dateUtc="2026-05-01T12:19:00Z" w:id="1273">
              <w:r w:rsidRPr="006B3A54">
                <w:rPr>
                  <w:rFonts w:eastAsia="Arial" w:cstheme="minorHAnsi"/>
                </w:rPr>
                <w:t>Starts with</w:t>
              </w:r>
            </w:ins>
          </w:p>
          <w:p w:rsidRPr="00322D89" w:rsidR="00361A28" w:rsidP="006F7BA6" w:rsidRDefault="00361A28" w14:paraId="3AA9E7DE" w14:textId="77777777">
            <w:pPr>
              <w:spacing w:line="240" w:lineRule="auto"/>
              <w:rPr>
                <w:ins w:author="Vaddhi, Jigisha Nmn (CDC/NCIRD/OD) (CTR)" w:date="2026-05-01T08:19:00Z" w16du:dateUtc="2026-05-01T12:19:00Z" w:id="1274"/>
                <w:rFonts w:eastAsia="Arial" w:cstheme="minorHAnsi"/>
              </w:rPr>
            </w:pPr>
          </w:p>
        </w:tc>
        <w:tc>
          <w:tcPr>
            <w:tcW w:w="5016" w:type="dxa"/>
          </w:tcPr>
          <w:p w:rsidR="000C1EBF" w:rsidP="000C1EBF" w:rsidRDefault="000C1EBF" w14:paraId="62B799AE" w14:textId="77777777">
            <w:pPr>
              <w:spacing w:line="240" w:lineRule="auto"/>
              <w:rPr>
                <w:ins w:author="Vaddhi, Jigisha Nmn (CDC/NCIRD/OD) (CTR)" w:date="2026-05-01T08:20:00Z" w16du:dateUtc="2026-05-01T12:20:00Z" w:id="1275"/>
                <w:rFonts w:eastAsia="Arial" w:cstheme="minorHAnsi"/>
              </w:rPr>
            </w:pPr>
            <w:ins w:author="Vaddhi, Jigisha Nmn (CDC/NCIRD/OD) (CTR)" w:date="2026-05-01T08:20:00Z" w16du:dateUtc="2026-05-01T12:20:00Z" w:id="1276">
              <w:r>
                <w:rPr>
                  <w:rFonts w:eastAsia="Arial" w:cstheme="minorHAnsi"/>
                </w:rPr>
                <w:lastRenderedPageBreak/>
                <w:t>F4 Help –  on first click opens 1a screen</w:t>
              </w:r>
            </w:ins>
          </w:p>
          <w:p w:rsidR="000C1EBF" w:rsidP="000C1EBF" w:rsidRDefault="000C1EBF" w14:paraId="388F8A25" w14:textId="77777777">
            <w:pPr>
              <w:spacing w:line="240" w:lineRule="auto"/>
              <w:rPr>
                <w:ins w:author="Vaddhi, Jigisha Nmn (CDC/NCIRD/OD) (CTR)" w:date="2026-05-01T08:20:00Z" w16du:dateUtc="2026-05-01T12:20:00Z" w:id="1277"/>
                <w:rFonts w:eastAsia="Arial" w:cstheme="minorHAnsi"/>
              </w:rPr>
            </w:pPr>
            <w:ins w:author="Vaddhi, Jigisha Nmn (CDC/NCIRD/OD) (CTR)" w:date="2026-05-01T08:20:00Z" w16du:dateUtc="2026-05-01T12:20:00Z" w:id="1278">
              <w:r>
                <w:rPr>
                  <w:rFonts w:eastAsia="Arial" w:cstheme="minorHAnsi"/>
                </w:rPr>
                <w:lastRenderedPageBreak/>
                <w:t xml:space="preserve">1a. Search condition for each field below – </w:t>
              </w:r>
            </w:ins>
          </w:p>
          <w:p w:rsidR="00A46A40" w:rsidP="000C1EBF" w:rsidRDefault="00A46A40" w14:paraId="6E44EDE3" w14:textId="77777777">
            <w:pPr>
              <w:spacing w:line="240" w:lineRule="auto"/>
              <w:rPr>
                <w:ins w:author="Vaddhi, Jigisha Nmn (CDC/NCIRD/OD) (CTR)" w:date="2026-05-01T08:23:00Z" w16du:dateUtc="2026-05-01T12:23:00Z" w:id="1279"/>
                <w:rFonts w:eastAsia="Arial" w:cstheme="minorHAnsi"/>
              </w:rPr>
            </w:pPr>
          </w:p>
          <w:p w:rsidR="004168CA" w:rsidP="00A46A40" w:rsidRDefault="00A46A40" w14:paraId="0A0A3765" w14:textId="5DAD91F1">
            <w:pPr>
              <w:spacing w:line="240" w:lineRule="auto"/>
              <w:rPr>
                <w:ins w:author="Vaddhi, Jigisha Nmn (CDC/NCIRD/OD) (CTR)" w:date="2026-05-01T08:25:00Z" w16du:dateUtc="2026-05-01T12:25:00Z" w:id="1280"/>
                <w:rFonts w:eastAsia="Arial" w:cstheme="minorHAnsi"/>
              </w:rPr>
            </w:pPr>
            <w:ins w:author="Vaddhi, Jigisha Nmn (CDC/NCIRD/OD) (CTR)" w:date="2026-05-01T08:23:00Z" w16du:dateUtc="2026-05-01T12:23:00Z" w:id="1281">
              <w:r>
                <w:rPr>
                  <w:rFonts w:eastAsia="Arial" w:cstheme="minorHAnsi"/>
                </w:rPr>
                <w:t xml:space="preserve">1. </w:t>
              </w:r>
              <w:r w:rsidRPr="00A46A40">
                <w:rPr>
                  <w:rFonts w:eastAsia="Arial" w:cstheme="minorHAnsi"/>
                  <w:rPrChange w:author="Vaddhi, Jigisha Nmn (CDC/NCIRD/OD) (CTR)" w:date="2026-05-01T08:23:00Z" w16du:dateUtc="2026-05-01T12:23:00Z" w:id="1282">
                    <w:rPr/>
                  </w:rPrChange>
                </w:rPr>
                <w:t xml:space="preserve">NDC -  </w:t>
              </w:r>
            </w:ins>
            <w:ins w:author="Vaddhi, Jigisha Nmn (CDC/NCIRD/OD) (CTR)" w:date="2026-05-01T08:25:00Z" w16du:dateUtc="2026-05-01T12:25:00Z" w:id="1283">
              <w:r w:rsidR="004168CA">
                <w:rPr>
                  <w:rFonts w:eastAsia="Arial" w:cstheme="minorHAnsi"/>
                </w:rPr>
                <w:t>free form</w:t>
              </w:r>
            </w:ins>
          </w:p>
          <w:p w:rsidRPr="00A46A40" w:rsidR="00A46A40" w:rsidP="00A46A40" w:rsidRDefault="00A46A40" w14:paraId="68DB36B9" w14:textId="6BD5F44E">
            <w:pPr>
              <w:spacing w:line="240" w:lineRule="auto"/>
              <w:rPr>
                <w:ins w:author="Vaddhi, Jigisha Nmn (CDC/NCIRD/OD) (CTR)" w:date="2026-05-01T08:23:00Z" w16du:dateUtc="2026-05-01T12:23:00Z" w:id="1284"/>
                <w:rFonts w:eastAsia="Arial" w:cstheme="minorHAnsi"/>
                <w:rPrChange w:author="Vaddhi, Jigisha Nmn (CDC/NCIRD/OD) (CTR)" w:date="2026-05-01T08:23:00Z" w16du:dateUtc="2026-05-01T12:23:00Z" w:id="1285">
                  <w:rPr>
                    <w:ins w:author="Vaddhi, Jigisha Nmn (CDC/NCIRD/OD) (CTR)" w:date="2026-05-01T08:23:00Z" w16du:dateUtc="2026-05-01T12:23:00Z" w:id="1286"/>
                  </w:rPr>
                </w:rPrChange>
              </w:rPr>
            </w:pPr>
            <w:ins w:author="Vaddhi, Jigisha Nmn (CDC/NCIRD/OD) (CTR)" w:date="2026-05-01T08:23:00Z" w16du:dateUtc="2026-05-01T12:23:00Z" w:id="1287">
              <w:r w:rsidRPr="00A46A40">
                <w:rPr>
                  <w:rFonts w:eastAsia="Arial" w:cstheme="minorHAnsi"/>
                  <w:rPrChange w:author="Vaddhi, Jigisha Nmn (CDC/NCIRD/OD) (CTR)" w:date="2026-05-01T08:23:00Z" w16du:dateUtc="2026-05-01T12:23:00Z" w:id="1288">
                    <w:rPr/>
                  </w:rPrChange>
                </w:rPr>
                <w:fldChar w:fldCharType="begin"/>
              </w:r>
              <w:r w:rsidRPr="00A46A40">
                <w:rPr>
                  <w:rFonts w:eastAsia="Arial" w:cstheme="minorHAnsi"/>
                  <w:rPrChange w:author="Vaddhi, Jigisha Nmn (CDC/NCIRD/OD) (CTR)" w:date="2026-05-01T08:23:00Z" w16du:dateUtc="2026-05-01T12:23:00Z" w:id="1289">
                    <w:rPr/>
                  </w:rPrChange>
                </w:rPr>
                <w:instrText>HYPERLINK "javascript:void(0)"</w:instrText>
              </w:r>
              <w:r w:rsidRPr="00A46A40">
                <w:rPr>
                  <w:rFonts w:eastAsia="Arial" w:cstheme="minorHAnsi"/>
                  <w:rPrChange w:author="Vaddhi, Jigisha Nmn (CDC/NCIRD/OD) (CTR)" w:date="2026-05-01T08:23:00Z" w16du:dateUtc="2026-05-01T12:23:00Z" w:id="1290">
                    <w:rPr>
                      <w:rFonts w:eastAsia="Arial" w:cstheme="minorHAnsi"/>
                    </w:rPr>
                  </w:rPrChange>
                </w:rPr>
              </w:r>
              <w:r w:rsidRPr="00A46A40">
                <w:rPr>
                  <w:rFonts w:eastAsia="Arial" w:cstheme="minorHAnsi"/>
                  <w:rPrChange w:author="Vaddhi, Jigisha Nmn (CDC/NCIRD/OD) (CTR)" w:date="2026-05-01T08:23:00Z" w16du:dateUtc="2026-05-01T12:23:00Z" w:id="1291">
                    <w:rPr/>
                  </w:rPrChange>
                </w:rPr>
                <w:fldChar w:fldCharType="separate"/>
              </w:r>
              <w:r w:rsidRPr="00A46A40">
                <w:rPr>
                  <w:rStyle w:val="Hyperlink"/>
                  <w:rFonts w:eastAsia="Arial" w:cstheme="minorHAnsi"/>
                </w:rPr>
                <w:t>is</w:t>
              </w:r>
              <w:r w:rsidRPr="00A46A40">
                <w:rPr>
                  <w:rFonts w:eastAsia="Arial" w:cstheme="minorHAnsi"/>
                  <w:rPrChange w:author="Vaddhi, Jigisha Nmn (CDC/NCIRD/OD) (CTR)" w:date="2026-05-01T08:23:00Z" w16du:dateUtc="2026-05-01T12:23:00Z" w:id="1292">
                    <w:rPr/>
                  </w:rPrChange>
                </w:rPr>
                <w:fldChar w:fldCharType="end"/>
              </w:r>
            </w:ins>
          </w:p>
          <w:p w:rsidRPr="00322D89" w:rsidR="00A46A40" w:rsidP="00A46A40" w:rsidRDefault="00A46A40" w14:paraId="3CCF4CEB" w14:textId="77777777">
            <w:pPr>
              <w:spacing w:line="240" w:lineRule="auto"/>
              <w:rPr>
                <w:ins w:author="Vaddhi, Jigisha Nmn (CDC/NCIRD/OD) (CTR)" w:date="2026-05-01T08:23:00Z" w16du:dateUtc="2026-05-01T12:23:00Z" w:id="1293"/>
                <w:rFonts w:eastAsia="Arial" w:cstheme="minorHAnsi"/>
              </w:rPr>
            </w:pPr>
            <w:ins w:author="Vaddhi, Jigisha Nmn (CDC/NCIRD/OD) (CTR)" w:date="2026-05-01T08:23:00Z" w16du:dateUtc="2026-05-01T12:23:00Z" w:id="1294">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contains</w:t>
              </w:r>
              <w:r w:rsidRPr="00322D89">
                <w:rPr>
                  <w:rFonts w:eastAsia="Arial" w:cstheme="minorHAnsi"/>
                </w:rPr>
                <w:fldChar w:fldCharType="end"/>
              </w:r>
            </w:ins>
          </w:p>
          <w:p w:rsidRPr="00322D89" w:rsidR="00A46A40" w:rsidP="00A46A40" w:rsidRDefault="00A46A40" w14:paraId="77C6BAEB" w14:textId="77777777">
            <w:pPr>
              <w:spacing w:line="240" w:lineRule="auto"/>
              <w:rPr>
                <w:ins w:author="Vaddhi, Jigisha Nmn (CDC/NCIRD/OD) (CTR)" w:date="2026-05-01T08:23:00Z" w16du:dateUtc="2026-05-01T12:23:00Z" w:id="1295"/>
                <w:rFonts w:eastAsia="Arial" w:cstheme="minorHAnsi"/>
              </w:rPr>
            </w:pPr>
            <w:ins w:author="Vaddhi, Jigisha Nmn (CDC/NCIRD/OD) (CTR)" w:date="2026-05-01T08:23:00Z" w16du:dateUtc="2026-05-01T12:23:00Z" w:id="1296">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starts with</w:t>
              </w:r>
              <w:r w:rsidRPr="00322D89">
                <w:rPr>
                  <w:rFonts w:eastAsia="Arial" w:cstheme="minorHAnsi"/>
                </w:rPr>
                <w:fldChar w:fldCharType="end"/>
              </w:r>
            </w:ins>
          </w:p>
          <w:p w:rsidRPr="00322D89" w:rsidR="00A46A40" w:rsidP="00A46A40" w:rsidRDefault="00A46A40" w14:paraId="1DFDCAA0" w14:textId="77777777">
            <w:pPr>
              <w:spacing w:line="240" w:lineRule="auto"/>
              <w:rPr>
                <w:ins w:author="Vaddhi, Jigisha Nmn (CDC/NCIRD/OD) (CTR)" w:date="2026-05-01T08:23:00Z" w16du:dateUtc="2026-05-01T12:23:00Z" w:id="1297"/>
                <w:rFonts w:eastAsia="Arial" w:cstheme="minorHAnsi"/>
              </w:rPr>
            </w:pPr>
            <w:ins w:author="Vaddhi, Jigisha Nmn (CDC/NCIRD/OD) (CTR)" w:date="2026-05-01T08:23:00Z" w16du:dateUtc="2026-05-01T12:23:00Z" w:id="1298">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between</w:t>
              </w:r>
              <w:r w:rsidRPr="00322D89">
                <w:rPr>
                  <w:rFonts w:eastAsia="Arial" w:cstheme="minorHAnsi"/>
                </w:rPr>
                <w:fldChar w:fldCharType="end"/>
              </w:r>
            </w:ins>
          </w:p>
          <w:p w:rsidRPr="00322D89" w:rsidR="00A46A40" w:rsidP="00A46A40" w:rsidRDefault="00A46A40" w14:paraId="2C531C57" w14:textId="77777777">
            <w:pPr>
              <w:spacing w:line="240" w:lineRule="auto"/>
              <w:rPr>
                <w:ins w:author="Vaddhi, Jigisha Nmn (CDC/NCIRD/OD) (CTR)" w:date="2026-05-01T08:23:00Z" w16du:dateUtc="2026-05-01T12:23:00Z" w:id="1299"/>
                <w:rFonts w:eastAsia="Arial" w:cstheme="minorHAnsi"/>
              </w:rPr>
            </w:pPr>
            <w:ins w:author="Vaddhi, Jigisha Nmn (CDC/NCIRD/OD) (CTR)" w:date="2026-05-01T08:23:00Z" w16du:dateUtc="2026-05-01T12:23:00Z" w:id="1300">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less than</w:t>
              </w:r>
              <w:r w:rsidRPr="00322D89">
                <w:rPr>
                  <w:rFonts w:eastAsia="Arial" w:cstheme="minorHAnsi"/>
                </w:rPr>
                <w:fldChar w:fldCharType="end"/>
              </w:r>
            </w:ins>
          </w:p>
          <w:p w:rsidRPr="00322D89" w:rsidR="00A46A40" w:rsidP="00A46A40" w:rsidRDefault="00A46A40" w14:paraId="0B7302A3" w14:textId="77777777">
            <w:pPr>
              <w:spacing w:line="240" w:lineRule="auto"/>
              <w:rPr>
                <w:ins w:author="Vaddhi, Jigisha Nmn (CDC/NCIRD/OD) (CTR)" w:date="2026-05-01T08:23:00Z" w16du:dateUtc="2026-05-01T12:23:00Z" w:id="1301"/>
                <w:rFonts w:eastAsia="Arial" w:cstheme="minorHAnsi"/>
              </w:rPr>
            </w:pPr>
            <w:ins w:author="Vaddhi, Jigisha Nmn (CDC/NCIRD/OD) (CTR)" w:date="2026-05-01T08:23:00Z" w16du:dateUtc="2026-05-01T12:23:00Z" w:id="1302">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greater than</w:t>
              </w:r>
              <w:r w:rsidRPr="00322D89">
                <w:rPr>
                  <w:rFonts w:eastAsia="Arial" w:cstheme="minorHAnsi"/>
                </w:rPr>
                <w:fldChar w:fldCharType="end"/>
              </w:r>
            </w:ins>
          </w:p>
          <w:p w:rsidR="00361A28" w:rsidP="000C1EBF" w:rsidRDefault="00361A28" w14:paraId="20F43BAF" w14:textId="5638D033">
            <w:pPr>
              <w:spacing w:line="240" w:lineRule="auto"/>
              <w:rPr>
                <w:ins w:author="Vaddhi, Jigisha Nmn (CDC/NCIRD/OD) (CTR)" w:date="2026-05-01T08:24:00Z" w16du:dateUtc="2026-05-01T12:24:00Z" w:id="1303"/>
                <w:rFonts w:eastAsia="Arial" w:cstheme="minorHAnsi"/>
              </w:rPr>
            </w:pPr>
          </w:p>
          <w:p w:rsidR="004168CA" w:rsidP="000C1EBF" w:rsidRDefault="00A46A40" w14:paraId="5BC1C438" w14:textId="58A3AC5E">
            <w:pPr>
              <w:spacing w:line="240" w:lineRule="auto"/>
              <w:rPr>
                <w:ins w:author="Vaddhi, Jigisha Nmn (CDC/NCIRD/OD) (CTR)" w:date="2026-05-01T08:25:00Z" w16du:dateUtc="2026-05-01T12:25:00Z" w:id="1304"/>
                <w:rFonts w:eastAsia="Arial" w:cstheme="minorHAnsi"/>
              </w:rPr>
            </w:pPr>
            <w:ins w:author="Vaddhi, Jigisha Nmn (CDC/NCIRD/OD) (CTR)" w:date="2026-05-01T08:24:00Z" w16du:dateUtc="2026-05-01T12:24:00Z" w:id="1305">
              <w:r>
                <w:rPr>
                  <w:rFonts w:eastAsia="Arial" w:cstheme="minorHAnsi"/>
                </w:rPr>
                <w:t xml:space="preserve">2.NDC Description </w:t>
              </w:r>
            </w:ins>
            <w:ins w:author="Vaddhi, Jigisha Nmn (CDC/NCIRD/OD) (CTR)" w:date="2026-05-01T08:25:00Z" w16du:dateUtc="2026-05-01T12:25:00Z" w:id="1306">
              <w:r w:rsidR="006F32A3">
                <w:rPr>
                  <w:rFonts w:eastAsia="Arial" w:cstheme="minorHAnsi"/>
                </w:rPr>
                <w:t>–</w:t>
              </w:r>
            </w:ins>
            <w:ins w:author="Vaddhi, Jigisha Nmn (CDC/NCIRD/OD) (CTR)" w:date="2026-05-01T08:24:00Z" w16du:dateUtc="2026-05-01T12:24:00Z" w:id="1307">
              <w:r w:rsidR="006F32A3">
                <w:rPr>
                  <w:rFonts w:eastAsia="Arial" w:cstheme="minorHAnsi"/>
                </w:rPr>
                <w:t xml:space="preserve"> </w:t>
              </w:r>
            </w:ins>
            <w:ins w:author="Vaddhi, Jigisha Nmn (CDC/NCIRD/OD) (CTR)" w:date="2026-05-01T08:25:00Z" w16du:dateUtc="2026-05-01T12:25:00Z" w:id="1308">
              <w:r w:rsidR="004168CA">
                <w:rPr>
                  <w:rFonts w:eastAsia="Arial" w:cstheme="minorHAnsi"/>
                </w:rPr>
                <w:t>free form</w:t>
              </w:r>
            </w:ins>
          </w:p>
          <w:p w:rsidR="00A46A40" w:rsidP="000C1EBF" w:rsidRDefault="006F32A3" w14:paraId="39617D83" w14:textId="65DC9EB7">
            <w:pPr>
              <w:spacing w:line="240" w:lineRule="auto"/>
              <w:rPr>
                <w:ins w:author="Vaddhi, Jigisha Nmn (CDC/NCIRD/OD) (CTR)" w:date="2026-05-01T08:25:00Z" w16du:dateUtc="2026-05-01T12:25:00Z" w:id="1309"/>
                <w:rFonts w:eastAsia="Arial" w:cstheme="minorHAnsi"/>
              </w:rPr>
            </w:pPr>
            <w:ins w:author="Vaddhi, Jigisha Nmn (CDC/NCIRD/OD) (CTR)" w:date="2026-05-01T08:24:00Z" w16du:dateUtc="2026-05-01T12:24:00Z" w:id="1310">
              <w:r>
                <w:rPr>
                  <w:rFonts w:eastAsia="Arial" w:cstheme="minorHAnsi"/>
                </w:rPr>
                <w:t>i</w:t>
              </w:r>
            </w:ins>
            <w:ins w:author="Vaddhi, Jigisha Nmn (CDC/NCIRD/OD) (CTR)" w:date="2026-05-01T08:25:00Z" w16du:dateUtc="2026-05-01T12:25:00Z" w:id="1311">
              <w:r>
                <w:rPr>
                  <w:rFonts w:eastAsia="Arial" w:cstheme="minorHAnsi"/>
                </w:rPr>
                <w:t xml:space="preserve">s </w:t>
              </w:r>
            </w:ins>
          </w:p>
          <w:p w:rsidR="006F32A3" w:rsidP="000C1EBF" w:rsidRDefault="004168CA" w14:paraId="662194A9" w14:textId="386D0027">
            <w:pPr>
              <w:spacing w:line="240" w:lineRule="auto"/>
              <w:rPr>
                <w:ins w:author="Vaddhi, Jigisha Nmn (CDC/NCIRD/OD) (CTR)" w:date="2026-05-01T08:25:00Z" w16du:dateUtc="2026-05-01T12:25:00Z" w:id="1312"/>
                <w:rFonts w:eastAsia="Arial" w:cstheme="minorHAnsi"/>
              </w:rPr>
            </w:pPr>
            <w:ins w:author="Vaddhi, Jigisha Nmn (CDC/NCIRD/OD) (CTR)" w:date="2026-05-01T08:25:00Z" w16du:dateUtc="2026-05-01T12:25:00Z" w:id="1313">
              <w:r>
                <w:rPr>
                  <w:rFonts w:eastAsia="Arial" w:cstheme="minorHAnsi"/>
                </w:rPr>
                <w:t xml:space="preserve">Contains </w:t>
              </w:r>
            </w:ins>
          </w:p>
          <w:p w:rsidR="004168CA" w:rsidP="000C1EBF" w:rsidRDefault="004168CA" w14:paraId="47395E25" w14:textId="36876A77">
            <w:pPr>
              <w:spacing w:line="240" w:lineRule="auto"/>
              <w:rPr>
                <w:ins w:author="Vaddhi, Jigisha Nmn (CDC/NCIRD/OD) (CTR)" w:date="2026-05-01T08:25:00Z" w16du:dateUtc="2026-05-01T12:25:00Z" w:id="1314"/>
                <w:rFonts w:eastAsia="Arial" w:cstheme="minorHAnsi"/>
              </w:rPr>
            </w:pPr>
            <w:ins w:author="Vaddhi, Jigisha Nmn (CDC/NCIRD/OD) (CTR)" w:date="2026-05-01T08:25:00Z" w16du:dateUtc="2026-05-01T12:25:00Z" w:id="1315">
              <w:r>
                <w:rPr>
                  <w:rFonts w:eastAsia="Arial" w:cstheme="minorHAnsi"/>
                </w:rPr>
                <w:t>Starts with</w:t>
              </w:r>
            </w:ins>
          </w:p>
          <w:p w:rsidR="004168CA" w:rsidP="000C1EBF" w:rsidRDefault="004168CA" w14:paraId="65349F4D" w14:textId="77777777">
            <w:pPr>
              <w:spacing w:line="240" w:lineRule="auto"/>
              <w:rPr>
                <w:ins w:author="Vaddhi, Jigisha Nmn (CDC/NCIRD/OD) (CTR)" w:date="2026-05-01T08:25:00Z" w16du:dateUtc="2026-05-01T12:25:00Z" w:id="1316"/>
                <w:rFonts w:eastAsia="Arial" w:cstheme="minorHAnsi"/>
              </w:rPr>
            </w:pPr>
          </w:p>
          <w:p w:rsidR="004168CA" w:rsidP="000C1EBF" w:rsidRDefault="004168CA" w14:paraId="1A2A3B88" w14:textId="6A9E2E90">
            <w:pPr>
              <w:spacing w:line="240" w:lineRule="auto"/>
              <w:rPr>
                <w:ins w:author="Vaddhi, Jigisha Nmn (CDC/NCIRD/OD) (CTR)" w:date="2026-05-01T08:25:00Z" w16du:dateUtc="2026-05-01T12:25:00Z" w:id="1317"/>
                <w:rFonts w:eastAsia="Arial" w:cstheme="minorHAnsi"/>
              </w:rPr>
            </w:pPr>
            <w:ins w:author="Vaddhi, Jigisha Nmn (CDC/NCIRD/OD) (CTR)" w:date="2026-05-01T08:25:00Z" w16du:dateUtc="2026-05-01T12:25:00Z" w:id="1318">
              <w:r>
                <w:rPr>
                  <w:rFonts w:eastAsia="Arial" w:cstheme="minorHAnsi"/>
                </w:rPr>
                <w:t>3.</w:t>
              </w:r>
              <w:r w:rsidR="00A56EF7">
                <w:rPr>
                  <w:rFonts w:eastAsia="Arial" w:cstheme="minorHAnsi"/>
                </w:rPr>
                <w:t xml:space="preserve">Brand – free from </w:t>
              </w:r>
            </w:ins>
          </w:p>
          <w:p w:rsidRPr="00A56EF7" w:rsidR="00A56EF7" w:rsidRDefault="00A56EF7" w14:paraId="118A7925" w14:textId="77777777">
            <w:pPr>
              <w:spacing w:line="240" w:lineRule="auto"/>
              <w:rPr>
                <w:ins w:author="Vaddhi, Jigisha Nmn (CDC/NCIRD/OD) (CTR)" w:date="2026-05-01T08:26:00Z" w:id="1319"/>
                <w:rFonts w:eastAsia="Arial" w:cstheme="minorHAnsi"/>
              </w:rPr>
              <w:pPrChange w:author="Vaddhi, Jigisha Nmn (CDC/NCIRD/OD) (CTR)" w:date="2026-05-01T08:26:00Z" w16du:dateUtc="2026-05-01T12:26:00Z" w:id="1320">
                <w:pPr>
                  <w:numPr>
                    <w:numId w:val="37"/>
                  </w:numPr>
                  <w:tabs>
                    <w:tab w:val="num" w:pos="720"/>
                  </w:tabs>
                  <w:spacing w:line="240" w:lineRule="auto"/>
                  <w:ind w:left="720" w:hanging="360"/>
                </w:pPr>
              </w:pPrChange>
            </w:pPr>
            <w:ins w:author="Vaddhi, Jigisha Nmn (CDC/NCIRD/OD) (CTR)" w:date="2026-05-01T08:26:00Z" w:id="1321">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w:t>
              </w:r>
            </w:ins>
            <w:ins w:author="Vaddhi, Jigisha Nmn (CDC/NCIRD/OD) (CTR)" w:date="2026-05-01T08:26:00Z" w16du:dateUtc="2026-05-01T12:26:00Z" w:id="1322">
              <w:r w:rsidRPr="00A56EF7">
                <w:rPr>
                  <w:rFonts w:eastAsia="Arial" w:cstheme="minorHAnsi"/>
                </w:rPr>
                <w:fldChar w:fldCharType="end"/>
              </w:r>
            </w:ins>
          </w:p>
          <w:p w:rsidRPr="00A56EF7" w:rsidR="00A56EF7" w:rsidRDefault="00A56EF7" w14:paraId="08563B6A" w14:textId="77777777">
            <w:pPr>
              <w:spacing w:line="240" w:lineRule="auto"/>
              <w:rPr>
                <w:ins w:author="Vaddhi, Jigisha Nmn (CDC/NCIRD/OD) (CTR)" w:date="2026-05-01T08:26:00Z" w:id="1323"/>
                <w:rFonts w:eastAsia="Arial" w:cstheme="minorHAnsi"/>
              </w:rPr>
              <w:pPrChange w:author="Vaddhi, Jigisha Nmn (CDC/NCIRD/OD) (CTR)" w:date="2026-05-01T08:26:00Z" w16du:dateUtc="2026-05-01T12:26:00Z" w:id="1324">
                <w:pPr>
                  <w:numPr>
                    <w:numId w:val="37"/>
                  </w:numPr>
                  <w:tabs>
                    <w:tab w:val="num" w:pos="720"/>
                  </w:tabs>
                  <w:spacing w:line="240" w:lineRule="auto"/>
                  <w:ind w:left="720" w:hanging="360"/>
                </w:pPr>
              </w:pPrChange>
            </w:pPr>
            <w:ins w:author="Vaddhi, Jigisha Nmn (CDC/NCIRD/OD) (CTR)" w:date="2026-05-01T08:26:00Z" w:id="1325">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 not</w:t>
              </w:r>
            </w:ins>
            <w:ins w:author="Vaddhi, Jigisha Nmn (CDC/NCIRD/OD) (CTR)" w:date="2026-05-01T08:26:00Z" w16du:dateUtc="2026-05-01T12:26:00Z" w:id="1326">
              <w:r w:rsidRPr="00A56EF7">
                <w:rPr>
                  <w:rFonts w:eastAsia="Arial" w:cstheme="minorHAnsi"/>
                </w:rPr>
                <w:fldChar w:fldCharType="end"/>
              </w:r>
            </w:ins>
          </w:p>
          <w:p w:rsidRPr="00A56EF7" w:rsidR="00A56EF7" w:rsidRDefault="00A56EF7" w14:paraId="6F32031C" w14:textId="77777777">
            <w:pPr>
              <w:spacing w:line="240" w:lineRule="auto"/>
              <w:rPr>
                <w:ins w:author="Vaddhi, Jigisha Nmn (CDC/NCIRD/OD) (CTR)" w:date="2026-05-01T08:26:00Z" w:id="1327"/>
                <w:rFonts w:eastAsia="Arial" w:cstheme="minorHAnsi"/>
              </w:rPr>
              <w:pPrChange w:author="Vaddhi, Jigisha Nmn (CDC/NCIRD/OD) (CTR)" w:date="2026-05-01T08:26:00Z" w16du:dateUtc="2026-05-01T12:26:00Z" w:id="1328">
                <w:pPr>
                  <w:numPr>
                    <w:numId w:val="37"/>
                  </w:numPr>
                  <w:tabs>
                    <w:tab w:val="num" w:pos="720"/>
                  </w:tabs>
                  <w:spacing w:line="240" w:lineRule="auto"/>
                  <w:ind w:left="720" w:hanging="360"/>
                </w:pPr>
              </w:pPrChange>
            </w:pPr>
            <w:ins w:author="Vaddhi, Jigisha Nmn (CDC/NCIRD/OD) (CTR)" w:date="2026-05-01T08:26:00Z" w:id="1329">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contains</w:t>
              </w:r>
            </w:ins>
            <w:ins w:author="Vaddhi, Jigisha Nmn (CDC/NCIRD/OD) (CTR)" w:date="2026-05-01T08:26:00Z" w16du:dateUtc="2026-05-01T12:26:00Z" w:id="1330">
              <w:r w:rsidRPr="00A56EF7">
                <w:rPr>
                  <w:rFonts w:eastAsia="Arial" w:cstheme="minorHAnsi"/>
                </w:rPr>
                <w:fldChar w:fldCharType="end"/>
              </w:r>
            </w:ins>
          </w:p>
          <w:p w:rsidRPr="00A56EF7" w:rsidR="00A56EF7" w:rsidRDefault="00A56EF7" w14:paraId="6CAE2C73" w14:textId="77777777">
            <w:pPr>
              <w:spacing w:line="240" w:lineRule="auto"/>
              <w:rPr>
                <w:ins w:author="Vaddhi, Jigisha Nmn (CDC/NCIRD/OD) (CTR)" w:date="2026-05-01T08:26:00Z" w:id="1331"/>
                <w:rFonts w:eastAsia="Arial" w:cstheme="minorHAnsi"/>
              </w:rPr>
              <w:pPrChange w:author="Vaddhi, Jigisha Nmn (CDC/NCIRD/OD) (CTR)" w:date="2026-05-01T08:26:00Z" w16du:dateUtc="2026-05-01T12:26:00Z" w:id="1332">
                <w:pPr>
                  <w:numPr>
                    <w:numId w:val="37"/>
                  </w:numPr>
                  <w:tabs>
                    <w:tab w:val="num" w:pos="720"/>
                  </w:tabs>
                  <w:spacing w:line="240" w:lineRule="auto"/>
                  <w:ind w:left="720" w:hanging="360"/>
                </w:pPr>
              </w:pPrChange>
            </w:pPr>
            <w:ins w:author="Vaddhi, Jigisha Nmn (CDC/NCIRD/OD) (CTR)" w:date="2026-05-01T08:26:00Z" w:id="1333">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starts with</w:t>
              </w:r>
            </w:ins>
            <w:ins w:author="Vaddhi, Jigisha Nmn (CDC/NCIRD/OD) (CTR)" w:date="2026-05-01T08:26:00Z" w16du:dateUtc="2026-05-01T12:26:00Z" w:id="1334">
              <w:r w:rsidRPr="00A56EF7">
                <w:rPr>
                  <w:rFonts w:eastAsia="Arial" w:cstheme="minorHAnsi"/>
                </w:rPr>
                <w:fldChar w:fldCharType="end"/>
              </w:r>
            </w:ins>
          </w:p>
          <w:p w:rsidRPr="00A56EF7" w:rsidR="00A56EF7" w:rsidRDefault="00A56EF7" w14:paraId="70EC2B8A" w14:textId="77777777">
            <w:pPr>
              <w:spacing w:line="240" w:lineRule="auto"/>
              <w:rPr>
                <w:ins w:author="Vaddhi, Jigisha Nmn (CDC/NCIRD/OD) (CTR)" w:date="2026-05-01T08:26:00Z" w:id="1335"/>
                <w:rFonts w:eastAsia="Arial" w:cstheme="minorHAnsi"/>
              </w:rPr>
              <w:pPrChange w:author="Vaddhi, Jigisha Nmn (CDC/NCIRD/OD) (CTR)" w:date="2026-05-01T08:26:00Z" w16du:dateUtc="2026-05-01T12:26:00Z" w:id="1336">
                <w:pPr>
                  <w:numPr>
                    <w:numId w:val="37"/>
                  </w:numPr>
                  <w:tabs>
                    <w:tab w:val="num" w:pos="720"/>
                  </w:tabs>
                  <w:spacing w:line="240" w:lineRule="auto"/>
                  <w:ind w:left="720" w:hanging="360"/>
                </w:pPr>
              </w:pPrChange>
            </w:pPr>
            <w:ins w:author="Vaddhi, Jigisha Nmn (CDC/NCIRD/OD) (CTR)" w:date="2026-05-01T08:26:00Z" w:id="1337">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 empty</w:t>
              </w:r>
            </w:ins>
            <w:ins w:author="Vaddhi, Jigisha Nmn (CDC/NCIRD/OD) (CTR)" w:date="2026-05-01T08:26:00Z" w16du:dateUtc="2026-05-01T12:26:00Z" w:id="1338">
              <w:r w:rsidRPr="00A56EF7">
                <w:rPr>
                  <w:rFonts w:eastAsia="Arial" w:cstheme="minorHAnsi"/>
                </w:rPr>
                <w:fldChar w:fldCharType="end"/>
              </w:r>
            </w:ins>
          </w:p>
          <w:p w:rsidR="00A56EF7" w:rsidP="000C1EBF" w:rsidRDefault="00A56EF7" w14:paraId="4AE57236" w14:textId="77777777">
            <w:pPr>
              <w:spacing w:line="240" w:lineRule="auto"/>
              <w:rPr>
                <w:ins w:author="Vaddhi, Jigisha Nmn (CDC/NCIRD/OD) (CTR)" w:date="2026-05-01T08:26:00Z" w16du:dateUtc="2026-05-01T12:26:00Z" w:id="1339"/>
                <w:rFonts w:eastAsia="Arial" w:cstheme="minorHAnsi"/>
              </w:rPr>
            </w:pPr>
          </w:p>
          <w:p w:rsidR="00302F23" w:rsidP="000C1EBF" w:rsidRDefault="00302F23" w14:paraId="79C94801" w14:textId="024EDFF1">
            <w:pPr>
              <w:spacing w:line="240" w:lineRule="auto"/>
              <w:rPr>
                <w:ins w:author="Vaddhi, Jigisha Nmn (CDC/NCIRD/OD) (CTR)" w:date="2026-05-01T08:26:00Z" w16du:dateUtc="2026-05-01T12:26:00Z" w:id="1340"/>
                <w:rFonts w:eastAsia="Arial" w:cstheme="minorHAnsi"/>
              </w:rPr>
            </w:pPr>
            <w:ins w:author="Vaddhi, Jigisha Nmn (CDC/NCIRD/OD) (CTR)" w:date="2026-05-01T08:26:00Z" w16du:dateUtc="2026-05-01T12:26:00Z" w:id="1341">
              <w:r>
                <w:rPr>
                  <w:rFonts w:eastAsia="Arial" w:cstheme="minorHAnsi"/>
                </w:rPr>
                <w:t>4.Availability – F4 help</w:t>
              </w:r>
            </w:ins>
            <w:ins w:author="Vaddhi, Jigisha Nmn (CDC/NCIRD/OD) (CTR)" w:date="2026-05-01T08:27:00Z" w16du:dateUtc="2026-05-01T12:27:00Z" w:id="1342">
              <w:r w:rsidR="00A7216D">
                <w:rPr>
                  <w:rFonts w:eastAsia="Arial" w:cstheme="minorHAnsi"/>
                </w:rPr>
                <w:t xml:space="preserve"> (Available </w:t>
              </w:r>
            </w:ins>
            <w:ins w:author="Vaddhi, Jigisha Nmn (CDC/NCIRD/OD) (CTR)" w:date="2026-05-01T08:28:00Z" w16du:dateUtc="2026-05-01T12:28:00Z" w:id="1343">
              <w:r w:rsidR="00A7216D">
                <w:rPr>
                  <w:rFonts w:eastAsia="Arial" w:cstheme="minorHAnsi"/>
                </w:rPr>
                <w:t>for Vaccine request, All products)</w:t>
              </w:r>
            </w:ins>
          </w:p>
          <w:p w:rsidRPr="00A56EF7" w:rsidR="00065236" w:rsidP="00065236" w:rsidRDefault="00065236" w14:paraId="199DBB17" w14:textId="77777777">
            <w:pPr>
              <w:spacing w:line="240" w:lineRule="auto"/>
              <w:rPr>
                <w:ins w:author="Vaddhi, Jigisha Nmn (CDC/NCIRD/OD) (CTR)" w:date="2026-05-01T08:27:00Z" w16du:dateUtc="2026-05-01T12:27:00Z" w:id="1344"/>
                <w:rFonts w:eastAsia="Arial" w:cstheme="minorHAnsi"/>
              </w:rPr>
            </w:pPr>
            <w:ins w:author="Vaddhi, Jigisha Nmn (CDC/NCIRD/OD) (CTR)" w:date="2026-05-01T08:27:00Z" w16du:dateUtc="2026-05-01T12:27:00Z" w:id="1345">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w:t>
              </w:r>
              <w:r w:rsidRPr="00A56EF7">
                <w:rPr>
                  <w:rFonts w:eastAsia="Arial" w:cstheme="minorHAnsi"/>
                </w:rPr>
                <w:fldChar w:fldCharType="end"/>
              </w:r>
            </w:ins>
          </w:p>
          <w:p w:rsidRPr="00A56EF7" w:rsidR="00065236" w:rsidP="00065236" w:rsidRDefault="00065236" w14:paraId="531F1DAC" w14:textId="77777777">
            <w:pPr>
              <w:spacing w:line="240" w:lineRule="auto"/>
              <w:rPr>
                <w:ins w:author="Vaddhi, Jigisha Nmn (CDC/NCIRD/OD) (CTR)" w:date="2026-05-01T08:27:00Z" w16du:dateUtc="2026-05-01T12:27:00Z" w:id="1346"/>
                <w:rFonts w:eastAsia="Arial" w:cstheme="minorHAnsi"/>
              </w:rPr>
            </w:pPr>
            <w:ins w:author="Vaddhi, Jigisha Nmn (CDC/NCIRD/OD) (CTR)" w:date="2026-05-01T08:27:00Z" w16du:dateUtc="2026-05-01T12:27:00Z" w:id="1347">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 not</w:t>
              </w:r>
              <w:r w:rsidRPr="00A56EF7">
                <w:rPr>
                  <w:rFonts w:eastAsia="Arial" w:cstheme="minorHAnsi"/>
                </w:rPr>
                <w:fldChar w:fldCharType="end"/>
              </w:r>
            </w:ins>
          </w:p>
          <w:p w:rsidRPr="00A56EF7" w:rsidR="00065236" w:rsidP="00065236" w:rsidRDefault="00065236" w14:paraId="6BC231CA" w14:textId="77777777">
            <w:pPr>
              <w:spacing w:line="240" w:lineRule="auto"/>
              <w:rPr>
                <w:ins w:author="Vaddhi, Jigisha Nmn (CDC/NCIRD/OD) (CTR)" w:date="2026-05-01T08:27:00Z" w16du:dateUtc="2026-05-01T12:27:00Z" w:id="1348"/>
                <w:rFonts w:eastAsia="Arial" w:cstheme="minorHAnsi"/>
              </w:rPr>
            </w:pPr>
            <w:ins w:author="Vaddhi, Jigisha Nmn (CDC/NCIRD/OD) (CTR)" w:date="2026-05-01T08:27:00Z" w16du:dateUtc="2026-05-01T12:27:00Z" w:id="1349">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contains</w:t>
              </w:r>
              <w:r w:rsidRPr="00A56EF7">
                <w:rPr>
                  <w:rFonts w:eastAsia="Arial" w:cstheme="minorHAnsi"/>
                </w:rPr>
                <w:fldChar w:fldCharType="end"/>
              </w:r>
            </w:ins>
          </w:p>
          <w:p w:rsidRPr="00A56EF7" w:rsidR="00065236" w:rsidP="00065236" w:rsidRDefault="00065236" w14:paraId="13FCF837" w14:textId="77777777">
            <w:pPr>
              <w:spacing w:line="240" w:lineRule="auto"/>
              <w:rPr>
                <w:ins w:author="Vaddhi, Jigisha Nmn (CDC/NCIRD/OD) (CTR)" w:date="2026-05-01T08:27:00Z" w16du:dateUtc="2026-05-01T12:27:00Z" w:id="1350"/>
                <w:rFonts w:eastAsia="Arial" w:cstheme="minorHAnsi"/>
              </w:rPr>
            </w:pPr>
            <w:ins w:author="Vaddhi, Jigisha Nmn (CDC/NCIRD/OD) (CTR)" w:date="2026-05-01T08:27:00Z" w16du:dateUtc="2026-05-01T12:27:00Z" w:id="1351">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starts with</w:t>
              </w:r>
              <w:r w:rsidRPr="00A56EF7">
                <w:rPr>
                  <w:rFonts w:eastAsia="Arial" w:cstheme="minorHAnsi"/>
                </w:rPr>
                <w:fldChar w:fldCharType="end"/>
              </w:r>
            </w:ins>
          </w:p>
          <w:p w:rsidRPr="00A56EF7" w:rsidR="00065236" w:rsidP="00065236" w:rsidRDefault="00065236" w14:paraId="6ACB03C2" w14:textId="77777777">
            <w:pPr>
              <w:spacing w:line="240" w:lineRule="auto"/>
              <w:rPr>
                <w:ins w:author="Vaddhi, Jigisha Nmn (CDC/NCIRD/OD) (CTR)" w:date="2026-05-01T08:27:00Z" w16du:dateUtc="2026-05-01T12:27:00Z" w:id="1352"/>
                <w:rFonts w:eastAsia="Arial" w:cstheme="minorHAnsi"/>
              </w:rPr>
            </w:pPr>
            <w:ins w:author="Vaddhi, Jigisha Nmn (CDC/NCIRD/OD) (CTR)" w:date="2026-05-01T08:27:00Z" w16du:dateUtc="2026-05-01T12:27:00Z" w:id="1353">
              <w:r w:rsidRPr="00A56EF7">
                <w:rPr>
                  <w:rFonts w:eastAsia="Arial" w:cstheme="minorHAnsi"/>
                </w:rPr>
                <w:fldChar w:fldCharType="begin"/>
              </w:r>
              <w:r w:rsidRPr="00A56EF7">
                <w:rPr>
                  <w:rFonts w:eastAsia="Arial" w:cstheme="minorHAnsi"/>
                </w:rPr>
                <w:instrText>HYPERLINK "javascript:void(0)"</w:instrText>
              </w:r>
              <w:r w:rsidRPr="00A56EF7">
                <w:rPr>
                  <w:rFonts w:eastAsia="Arial" w:cstheme="minorHAnsi"/>
                </w:rPr>
              </w:r>
              <w:r w:rsidRPr="00A56EF7">
                <w:rPr>
                  <w:rFonts w:eastAsia="Arial" w:cstheme="minorHAnsi"/>
                </w:rPr>
                <w:fldChar w:fldCharType="separate"/>
              </w:r>
              <w:r w:rsidRPr="00A56EF7">
                <w:rPr>
                  <w:rStyle w:val="Hyperlink"/>
                  <w:rFonts w:eastAsia="Arial" w:cstheme="minorHAnsi"/>
                </w:rPr>
                <w:t>is empty</w:t>
              </w:r>
              <w:r w:rsidRPr="00A56EF7">
                <w:rPr>
                  <w:rFonts w:eastAsia="Arial" w:cstheme="minorHAnsi"/>
                </w:rPr>
                <w:fldChar w:fldCharType="end"/>
              </w:r>
            </w:ins>
          </w:p>
          <w:p w:rsidR="000C1EBF" w:rsidP="00E66747" w:rsidRDefault="000C1EBF" w14:paraId="07E04AA4" w14:textId="77777777">
            <w:pPr>
              <w:spacing w:line="240" w:lineRule="auto"/>
              <w:rPr>
                <w:ins w:author="Vaddhi, Jigisha Nmn (CDC/NCIRD/OD) (CTR)" w:date="2026-05-01T08:20:00Z" w16du:dateUtc="2026-05-01T12:20:00Z" w:id="1354"/>
                <w:rFonts w:eastAsia="Arial" w:cstheme="minorHAnsi"/>
              </w:rPr>
            </w:pPr>
          </w:p>
          <w:p w:rsidR="000C1EBF" w:rsidP="00E66747" w:rsidRDefault="000C1EBF" w14:paraId="2331157A" w14:textId="6760EAEF">
            <w:pPr>
              <w:spacing w:line="240" w:lineRule="auto"/>
              <w:rPr>
                <w:ins w:author="Vaddhi, Jigisha Nmn (CDC/NCIRD/OD) (CTR)" w:date="2026-05-01T08:19:00Z" w16du:dateUtc="2026-05-01T12:19:00Z" w:id="1355"/>
                <w:rFonts w:eastAsia="Arial" w:cstheme="minorHAnsi"/>
              </w:rPr>
            </w:pPr>
            <w:ins w:author="Vaddhi, Jigisha Nmn (CDC/NCIRD/OD) (CTR)" w:date="2026-05-01T08:20:00Z" w16du:dateUtc="2026-05-01T12:20:00Z" w:id="1356">
              <w:r w:rsidRPr="000C1EBF">
                <w:rPr>
                  <w:rFonts w:eastAsia="Arial" w:cstheme="minorHAnsi"/>
                  <w:noProof/>
                </w:rPr>
                <w:drawing>
                  <wp:inline distT="0" distB="0" distL="0" distR="0" wp14:anchorId="0C21D402" wp14:editId="073CA793">
                    <wp:extent cx="3048000" cy="937521"/>
                    <wp:effectExtent l="0" t="0" r="0" b="0"/>
                    <wp:docPr id="24114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0362" name=""/>
                            <pic:cNvPicPr/>
                          </pic:nvPicPr>
                          <pic:blipFill>
                            <a:blip r:embed="rId26"/>
                            <a:stretch>
                              <a:fillRect/>
                            </a:stretch>
                          </pic:blipFill>
                          <pic:spPr>
                            <a:xfrm>
                              <a:off x="0" y="0"/>
                              <a:ext cx="3059899" cy="941181"/>
                            </a:xfrm>
                            <a:prstGeom prst="rect">
                              <a:avLst/>
                            </a:prstGeom>
                          </pic:spPr>
                        </pic:pic>
                      </a:graphicData>
                    </a:graphic>
                  </wp:inline>
                </w:drawing>
              </w:r>
            </w:ins>
          </w:p>
        </w:tc>
      </w:tr>
      <w:tr w:rsidR="0031241E" w:rsidTr="004331C6" w14:paraId="1E67BE0E" w14:textId="77777777">
        <w:trPr>
          <w:ins w:author="Vaddhi, Jigisha Nmn (CDC/NCIRD/OD) (CTR)" w:date="2026-05-01T08:29:00Z" w:id="1357"/>
        </w:trPr>
        <w:tc>
          <w:tcPr>
            <w:tcW w:w="1023" w:type="dxa"/>
          </w:tcPr>
          <w:p w:rsidR="004331C6" w:rsidP="006226CD" w:rsidRDefault="004331C6" w14:paraId="0635F78B" w14:textId="1E4B2E9D">
            <w:pPr>
              <w:spacing w:line="240" w:lineRule="auto"/>
              <w:rPr>
                <w:ins w:author="Vaddhi, Jigisha Nmn (CDC/NCIRD/OD) (CTR)" w:date="2026-05-01T08:29:00Z" w16du:dateUtc="2026-05-01T12:29:00Z" w:id="1358"/>
                <w:rFonts w:eastAsia="Arial" w:cstheme="minorHAnsi"/>
              </w:rPr>
            </w:pPr>
            <w:ins w:author="Vaddhi, Jigisha Nmn (CDC/NCIRD/OD) (CTR)" w:date="2026-05-01T08:29:00Z" w16du:dateUtc="2026-05-01T12:29:00Z" w:id="1359">
              <w:r>
                <w:rPr>
                  <w:rFonts w:eastAsia="Arial" w:cstheme="minorHAnsi"/>
                </w:rPr>
                <w:lastRenderedPageBreak/>
                <w:t>7.</w:t>
              </w:r>
            </w:ins>
          </w:p>
        </w:tc>
        <w:tc>
          <w:tcPr>
            <w:tcW w:w="1532" w:type="dxa"/>
          </w:tcPr>
          <w:p w:rsidRPr="005B0EAA" w:rsidR="004331C6" w:rsidP="00B313F4" w:rsidRDefault="00603A6C" w14:paraId="5F6644EB" w14:textId="2E901716">
            <w:pPr>
              <w:spacing w:line="240" w:lineRule="auto"/>
              <w:rPr>
                <w:ins w:author="Vaddhi, Jigisha Nmn (CDC/NCIRD/OD) (CTR)" w:date="2026-05-01T08:29:00Z" w16du:dateUtc="2026-05-01T12:29:00Z" w:id="1360"/>
                <w:rFonts w:eastAsia="Arial" w:cstheme="minorHAnsi"/>
              </w:rPr>
            </w:pPr>
            <w:ins w:author="Vaddhi, Jigisha Nmn (CDC/NCIRD/OD) (CTR)" w:date="2026-05-01T08:30:00Z" w16du:dateUtc="2026-05-01T12:30:00Z" w:id="1361">
              <w:r w:rsidRPr="00603A6C">
                <w:rPr>
                  <w:rFonts w:eastAsia="Arial" w:cstheme="minorHAnsi"/>
                </w:rPr>
                <w:t>Create Date</w:t>
              </w:r>
            </w:ins>
          </w:p>
        </w:tc>
        <w:tc>
          <w:tcPr>
            <w:tcW w:w="1779" w:type="dxa"/>
          </w:tcPr>
          <w:p w:rsidRPr="00603A6C" w:rsidR="00603A6C" w:rsidRDefault="00603A6C" w14:paraId="14763077" w14:textId="77777777">
            <w:pPr>
              <w:spacing w:line="240" w:lineRule="auto"/>
              <w:rPr>
                <w:ins w:author="Vaddhi, Jigisha Nmn (CDC/NCIRD/OD) (CTR)" w:date="2026-05-01T08:30:00Z" w:id="1362"/>
                <w:rFonts w:eastAsia="Arial" w:cstheme="minorHAnsi"/>
              </w:rPr>
              <w:pPrChange w:author="Vaddhi, Jigisha Nmn (CDC/NCIRD/OD) (CTR)" w:date="2026-05-01T08:30:00Z" w16du:dateUtc="2026-05-01T12:30:00Z" w:id="1363">
                <w:pPr>
                  <w:numPr>
                    <w:numId w:val="38"/>
                  </w:numPr>
                  <w:tabs>
                    <w:tab w:val="num" w:pos="720"/>
                  </w:tabs>
                  <w:spacing w:line="240" w:lineRule="auto"/>
                  <w:ind w:left="720" w:hanging="360"/>
                </w:pPr>
              </w:pPrChange>
            </w:pPr>
            <w:ins w:author="Vaddhi, Jigisha Nmn (CDC/NCIRD/OD) (CTR)" w:date="2026-05-01T08:30:00Z" w:id="1364">
              <w:r w:rsidRPr="00603A6C">
                <w:rPr>
                  <w:rFonts w:eastAsia="Arial" w:cstheme="minorHAnsi"/>
                </w:rPr>
                <w:fldChar w:fldCharType="begin"/>
              </w:r>
              <w:r w:rsidRPr="00603A6C">
                <w:rPr>
                  <w:rFonts w:eastAsia="Arial" w:cstheme="minorHAnsi"/>
                </w:rPr>
                <w:instrText>HYPERLINK "javascript:void(0)"</w:instrText>
              </w:r>
              <w:r w:rsidRPr="00603A6C">
                <w:rPr>
                  <w:rFonts w:eastAsia="Arial" w:cstheme="minorHAnsi"/>
                </w:rPr>
              </w:r>
              <w:r w:rsidRPr="00603A6C">
                <w:rPr>
                  <w:rFonts w:eastAsia="Arial" w:cstheme="minorHAnsi"/>
                </w:rPr>
                <w:fldChar w:fldCharType="separate"/>
              </w:r>
              <w:r w:rsidRPr="00603A6C">
                <w:rPr>
                  <w:rStyle w:val="Hyperlink"/>
                  <w:rFonts w:eastAsia="Arial" w:cstheme="minorHAnsi"/>
                </w:rPr>
                <w:t>is</w:t>
              </w:r>
            </w:ins>
            <w:ins w:author="Vaddhi, Jigisha Nmn (CDC/NCIRD/OD) (CTR)" w:date="2026-05-01T08:30:00Z" w16du:dateUtc="2026-05-01T12:30:00Z" w:id="1365">
              <w:r w:rsidRPr="00603A6C">
                <w:rPr>
                  <w:rFonts w:eastAsia="Arial" w:cstheme="minorHAnsi"/>
                </w:rPr>
                <w:fldChar w:fldCharType="end"/>
              </w:r>
            </w:ins>
          </w:p>
          <w:p w:rsidRPr="00603A6C" w:rsidR="00603A6C" w:rsidRDefault="00603A6C" w14:paraId="152E11E3" w14:textId="77777777">
            <w:pPr>
              <w:spacing w:line="240" w:lineRule="auto"/>
              <w:rPr>
                <w:ins w:author="Vaddhi, Jigisha Nmn (CDC/NCIRD/OD) (CTR)" w:date="2026-05-01T08:30:00Z" w:id="1366"/>
                <w:rFonts w:eastAsia="Arial" w:cstheme="minorHAnsi"/>
              </w:rPr>
              <w:pPrChange w:author="Vaddhi, Jigisha Nmn (CDC/NCIRD/OD) (CTR)" w:date="2026-05-01T08:30:00Z" w16du:dateUtc="2026-05-01T12:30:00Z" w:id="1367">
                <w:pPr>
                  <w:numPr>
                    <w:numId w:val="38"/>
                  </w:numPr>
                  <w:tabs>
                    <w:tab w:val="num" w:pos="720"/>
                  </w:tabs>
                  <w:spacing w:line="240" w:lineRule="auto"/>
                  <w:ind w:left="720" w:hanging="360"/>
                </w:pPr>
              </w:pPrChange>
            </w:pPr>
            <w:ins w:author="Vaddhi, Jigisha Nmn (CDC/NCIRD/OD) (CTR)" w:date="2026-05-01T08:30:00Z" w:id="1368">
              <w:r w:rsidRPr="00603A6C">
                <w:rPr>
                  <w:rFonts w:eastAsia="Arial" w:cstheme="minorHAnsi"/>
                </w:rPr>
                <w:fldChar w:fldCharType="begin"/>
              </w:r>
              <w:r w:rsidRPr="00603A6C">
                <w:rPr>
                  <w:rFonts w:eastAsia="Arial" w:cstheme="minorHAnsi"/>
                </w:rPr>
                <w:instrText>HYPERLINK "javascript:void(0)"</w:instrText>
              </w:r>
              <w:r w:rsidRPr="00603A6C">
                <w:rPr>
                  <w:rFonts w:eastAsia="Arial" w:cstheme="minorHAnsi"/>
                </w:rPr>
              </w:r>
              <w:r w:rsidRPr="00603A6C">
                <w:rPr>
                  <w:rFonts w:eastAsia="Arial" w:cstheme="minorHAnsi"/>
                </w:rPr>
                <w:fldChar w:fldCharType="separate"/>
              </w:r>
              <w:r w:rsidRPr="00603A6C">
                <w:rPr>
                  <w:rStyle w:val="Hyperlink"/>
                  <w:rFonts w:eastAsia="Arial" w:cstheme="minorHAnsi"/>
                </w:rPr>
                <w:t>is between</w:t>
              </w:r>
            </w:ins>
            <w:ins w:author="Vaddhi, Jigisha Nmn (CDC/NCIRD/OD) (CTR)" w:date="2026-05-01T08:30:00Z" w16du:dateUtc="2026-05-01T12:30:00Z" w:id="1369">
              <w:r w:rsidRPr="00603A6C">
                <w:rPr>
                  <w:rFonts w:eastAsia="Arial" w:cstheme="minorHAnsi"/>
                </w:rPr>
                <w:fldChar w:fldCharType="end"/>
              </w:r>
            </w:ins>
          </w:p>
          <w:p w:rsidRPr="00603A6C" w:rsidR="00603A6C" w:rsidRDefault="00603A6C" w14:paraId="2370DDF9" w14:textId="77777777">
            <w:pPr>
              <w:spacing w:line="240" w:lineRule="auto"/>
              <w:rPr>
                <w:ins w:author="Vaddhi, Jigisha Nmn (CDC/NCIRD/OD) (CTR)" w:date="2026-05-01T08:30:00Z" w:id="1370"/>
                <w:rFonts w:eastAsia="Arial" w:cstheme="minorHAnsi"/>
              </w:rPr>
              <w:pPrChange w:author="Vaddhi, Jigisha Nmn (CDC/NCIRD/OD) (CTR)" w:date="2026-05-01T08:30:00Z" w16du:dateUtc="2026-05-01T12:30:00Z" w:id="1371">
                <w:pPr>
                  <w:numPr>
                    <w:numId w:val="38"/>
                  </w:numPr>
                  <w:tabs>
                    <w:tab w:val="num" w:pos="720"/>
                  </w:tabs>
                  <w:spacing w:line="240" w:lineRule="auto"/>
                  <w:ind w:left="720" w:hanging="360"/>
                </w:pPr>
              </w:pPrChange>
            </w:pPr>
            <w:ins w:author="Vaddhi, Jigisha Nmn (CDC/NCIRD/OD) (CTR)" w:date="2026-05-01T08:30:00Z" w:id="1372">
              <w:r w:rsidRPr="00603A6C">
                <w:rPr>
                  <w:rFonts w:eastAsia="Arial" w:cstheme="minorHAnsi"/>
                </w:rPr>
                <w:fldChar w:fldCharType="begin"/>
              </w:r>
              <w:r w:rsidRPr="00603A6C">
                <w:rPr>
                  <w:rFonts w:eastAsia="Arial" w:cstheme="minorHAnsi"/>
                </w:rPr>
                <w:instrText>HYPERLINK "javascript:void(0)"</w:instrText>
              </w:r>
              <w:r w:rsidRPr="00603A6C">
                <w:rPr>
                  <w:rFonts w:eastAsia="Arial" w:cstheme="minorHAnsi"/>
                </w:rPr>
              </w:r>
              <w:r w:rsidRPr="00603A6C">
                <w:rPr>
                  <w:rFonts w:eastAsia="Arial" w:cstheme="minorHAnsi"/>
                </w:rPr>
                <w:fldChar w:fldCharType="separate"/>
              </w:r>
              <w:r w:rsidRPr="00603A6C">
                <w:rPr>
                  <w:rStyle w:val="Hyperlink"/>
                  <w:rFonts w:eastAsia="Arial" w:cstheme="minorHAnsi"/>
                </w:rPr>
                <w:t>is earlier than</w:t>
              </w:r>
            </w:ins>
            <w:ins w:author="Vaddhi, Jigisha Nmn (CDC/NCIRD/OD) (CTR)" w:date="2026-05-01T08:30:00Z" w16du:dateUtc="2026-05-01T12:30:00Z" w:id="1373">
              <w:r w:rsidRPr="00603A6C">
                <w:rPr>
                  <w:rFonts w:eastAsia="Arial" w:cstheme="minorHAnsi"/>
                </w:rPr>
                <w:fldChar w:fldCharType="end"/>
              </w:r>
            </w:ins>
          </w:p>
          <w:p w:rsidRPr="00603A6C" w:rsidR="00603A6C" w:rsidRDefault="00603A6C" w14:paraId="3C006F40" w14:textId="77777777">
            <w:pPr>
              <w:spacing w:line="240" w:lineRule="auto"/>
              <w:rPr>
                <w:ins w:author="Vaddhi, Jigisha Nmn (CDC/NCIRD/OD) (CTR)" w:date="2026-05-01T08:30:00Z" w:id="1374"/>
                <w:rFonts w:eastAsia="Arial" w:cstheme="minorHAnsi"/>
              </w:rPr>
              <w:pPrChange w:author="Vaddhi, Jigisha Nmn (CDC/NCIRD/OD) (CTR)" w:date="2026-05-01T08:30:00Z" w16du:dateUtc="2026-05-01T12:30:00Z" w:id="1375">
                <w:pPr>
                  <w:numPr>
                    <w:numId w:val="38"/>
                  </w:numPr>
                  <w:tabs>
                    <w:tab w:val="num" w:pos="720"/>
                  </w:tabs>
                  <w:spacing w:line="240" w:lineRule="auto"/>
                  <w:ind w:left="720" w:hanging="360"/>
                </w:pPr>
              </w:pPrChange>
            </w:pPr>
            <w:ins w:author="Vaddhi, Jigisha Nmn (CDC/NCIRD/OD) (CTR)" w:date="2026-05-01T08:30:00Z" w:id="1376">
              <w:r w:rsidRPr="00603A6C">
                <w:rPr>
                  <w:rFonts w:eastAsia="Arial" w:cstheme="minorHAnsi"/>
                </w:rPr>
                <w:fldChar w:fldCharType="begin"/>
              </w:r>
              <w:r w:rsidRPr="00603A6C">
                <w:rPr>
                  <w:rFonts w:eastAsia="Arial" w:cstheme="minorHAnsi"/>
                </w:rPr>
                <w:instrText>HYPERLINK "javascript:void(0)"</w:instrText>
              </w:r>
              <w:r w:rsidRPr="00603A6C">
                <w:rPr>
                  <w:rFonts w:eastAsia="Arial" w:cstheme="minorHAnsi"/>
                </w:rPr>
              </w:r>
              <w:r w:rsidRPr="00603A6C">
                <w:rPr>
                  <w:rFonts w:eastAsia="Arial" w:cstheme="minorHAnsi"/>
                </w:rPr>
                <w:fldChar w:fldCharType="separate"/>
              </w:r>
              <w:r w:rsidRPr="00603A6C">
                <w:rPr>
                  <w:rStyle w:val="Hyperlink"/>
                  <w:rFonts w:eastAsia="Arial" w:cstheme="minorHAnsi"/>
                </w:rPr>
                <w:t>is later than</w:t>
              </w:r>
            </w:ins>
            <w:ins w:author="Vaddhi, Jigisha Nmn (CDC/NCIRD/OD) (CTR)" w:date="2026-05-01T08:30:00Z" w16du:dateUtc="2026-05-01T12:30:00Z" w:id="1377">
              <w:r w:rsidRPr="00603A6C">
                <w:rPr>
                  <w:rFonts w:eastAsia="Arial" w:cstheme="minorHAnsi"/>
                </w:rPr>
                <w:fldChar w:fldCharType="end"/>
              </w:r>
            </w:ins>
          </w:p>
          <w:p w:rsidRPr="006B3A54" w:rsidR="004331C6" w:rsidP="005B0EAA" w:rsidRDefault="004331C6" w14:paraId="716ED8C4" w14:textId="77777777">
            <w:pPr>
              <w:spacing w:line="240" w:lineRule="auto"/>
              <w:rPr>
                <w:ins w:author="Vaddhi, Jigisha Nmn (CDC/NCIRD/OD) (CTR)" w:date="2026-05-01T08:29:00Z" w16du:dateUtc="2026-05-01T12:29:00Z" w:id="1378"/>
                <w:rFonts w:eastAsia="Arial" w:cstheme="minorHAnsi"/>
              </w:rPr>
            </w:pPr>
          </w:p>
        </w:tc>
        <w:tc>
          <w:tcPr>
            <w:tcW w:w="5016" w:type="dxa"/>
          </w:tcPr>
          <w:p w:rsidR="004331C6" w:rsidP="000C1EBF" w:rsidRDefault="00603A6C" w14:paraId="0270E895" w14:textId="77777777">
            <w:pPr>
              <w:spacing w:line="240" w:lineRule="auto"/>
              <w:rPr>
                <w:ins w:author="Vaddhi, Jigisha Nmn (CDC/NCIRD/OD) (CTR)" w:date="2026-05-01T08:31:00Z" w16du:dateUtc="2026-05-01T12:31:00Z" w:id="1379"/>
              </w:rPr>
            </w:pPr>
            <w:ins w:author="Vaddhi, Jigisha Nmn (CDC/NCIRD/OD) (CTR)" w:date="2026-05-01T08:30:00Z" w16du:dateUtc="2026-05-01T12:30:00Z" w:id="1380">
              <w:r>
                <w:rPr>
                  <w:rFonts w:eastAsia="Arial" w:cstheme="minorHAnsi"/>
                </w:rPr>
                <w:t>D</w:t>
              </w:r>
              <w:r>
                <w:t xml:space="preserve">ate </w:t>
              </w:r>
            </w:ins>
            <w:ins w:author="Vaddhi, Jigisha Nmn (CDC/NCIRD/OD) (CTR)" w:date="2026-05-01T08:31:00Z" w16du:dateUtc="2026-05-01T12:31:00Z" w:id="1381">
              <w:r w:rsidR="00E1110E">
                <w:t>options</w:t>
              </w:r>
            </w:ins>
          </w:p>
          <w:p w:rsidR="00E1110E" w:rsidP="000C1EBF" w:rsidRDefault="00E1110E" w14:paraId="447EB889" w14:textId="341D8F52">
            <w:pPr>
              <w:spacing w:line="240" w:lineRule="auto"/>
              <w:rPr>
                <w:ins w:author="Vaddhi, Jigisha Nmn (CDC/NCIRD/OD) (CTR)" w:date="2026-05-01T08:29:00Z" w16du:dateUtc="2026-05-01T12:29:00Z" w:id="1382"/>
                <w:rFonts w:eastAsia="Arial" w:cstheme="minorHAnsi"/>
              </w:rPr>
            </w:pPr>
            <w:ins w:author="Vaddhi, Jigisha Nmn (CDC/NCIRD/OD) (CTR)" w:date="2026-05-01T08:31:00Z" w16du:dateUtc="2026-05-01T12:31:00Z" w:id="1383">
              <w:r w:rsidRPr="00E1110E">
                <w:rPr>
                  <w:rFonts w:eastAsia="Arial" w:cstheme="minorHAnsi"/>
                  <w:noProof/>
                </w:rPr>
                <w:drawing>
                  <wp:inline distT="0" distB="0" distL="0" distR="0" wp14:anchorId="6D0FFF9F" wp14:editId="40948AEE">
                    <wp:extent cx="2520300" cy="889000"/>
                    <wp:effectExtent l="0" t="0" r="0" b="6350"/>
                    <wp:docPr id="11242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3434" name=""/>
                            <pic:cNvPicPr/>
                          </pic:nvPicPr>
                          <pic:blipFill>
                            <a:blip r:embed="rId27"/>
                            <a:stretch>
                              <a:fillRect/>
                            </a:stretch>
                          </pic:blipFill>
                          <pic:spPr>
                            <a:xfrm>
                              <a:off x="0" y="0"/>
                              <a:ext cx="2521318" cy="889359"/>
                            </a:xfrm>
                            <a:prstGeom prst="rect">
                              <a:avLst/>
                            </a:prstGeom>
                          </pic:spPr>
                        </pic:pic>
                      </a:graphicData>
                    </a:graphic>
                  </wp:inline>
                </w:drawing>
              </w:r>
            </w:ins>
          </w:p>
        </w:tc>
      </w:tr>
      <w:tr w:rsidR="00C725D8" w:rsidTr="004331C6" w14:paraId="0DBA8636" w14:textId="77777777">
        <w:trPr>
          <w:ins w:author="Vaddhi, Jigisha Nmn (CDC/NCIRD/OD) (CTR)" w:date="2026-05-01T08:31:00Z" w:id="1384"/>
        </w:trPr>
        <w:tc>
          <w:tcPr>
            <w:tcW w:w="1023" w:type="dxa"/>
          </w:tcPr>
          <w:p w:rsidR="00E1110E" w:rsidP="006226CD" w:rsidRDefault="00E1110E" w14:paraId="567D4803" w14:textId="08DCE45B">
            <w:pPr>
              <w:spacing w:line="240" w:lineRule="auto"/>
              <w:rPr>
                <w:ins w:author="Vaddhi, Jigisha Nmn (CDC/NCIRD/OD) (CTR)" w:date="2026-05-01T08:31:00Z" w16du:dateUtc="2026-05-01T12:31:00Z" w:id="1385"/>
                <w:rFonts w:eastAsia="Arial" w:cstheme="minorHAnsi"/>
              </w:rPr>
            </w:pPr>
            <w:ins w:author="Vaddhi, Jigisha Nmn (CDC/NCIRD/OD) (CTR)" w:date="2026-05-01T08:31:00Z" w16du:dateUtc="2026-05-01T12:31:00Z" w:id="1386">
              <w:r>
                <w:rPr>
                  <w:rFonts w:eastAsia="Arial" w:cstheme="minorHAnsi"/>
                </w:rPr>
                <w:lastRenderedPageBreak/>
                <w:t>8</w:t>
              </w:r>
              <w:r>
                <w:t>.</w:t>
              </w:r>
            </w:ins>
          </w:p>
        </w:tc>
        <w:tc>
          <w:tcPr>
            <w:tcW w:w="1532" w:type="dxa"/>
          </w:tcPr>
          <w:p w:rsidRPr="00603A6C" w:rsidR="00E1110E" w:rsidP="00B313F4" w:rsidRDefault="00617372" w14:paraId="1F407395" w14:textId="34FE0645">
            <w:pPr>
              <w:spacing w:line="240" w:lineRule="auto"/>
              <w:rPr>
                <w:ins w:author="Vaddhi, Jigisha Nmn (CDC/NCIRD/OD) (CTR)" w:date="2026-05-01T08:31:00Z" w16du:dateUtc="2026-05-01T12:31:00Z" w:id="1387"/>
                <w:rFonts w:eastAsia="Arial" w:cstheme="minorHAnsi"/>
              </w:rPr>
            </w:pPr>
            <w:ins w:author="Vaddhi, Jigisha Nmn (CDC/NCIRD/OD) (CTR)" w:date="2026-05-01T08:32:00Z" w16du:dateUtc="2026-05-01T12:32:00Z" w:id="1388">
              <w:r w:rsidRPr="00617372">
                <w:rPr>
                  <w:rFonts w:eastAsia="Arial" w:cstheme="minorHAnsi"/>
                </w:rPr>
                <w:t>Employee Responsible Last Name</w:t>
              </w:r>
            </w:ins>
          </w:p>
        </w:tc>
        <w:tc>
          <w:tcPr>
            <w:tcW w:w="1779" w:type="dxa"/>
          </w:tcPr>
          <w:p w:rsidR="00617372" w:rsidP="00617372" w:rsidRDefault="00617372" w14:paraId="1AE8261D" w14:textId="77777777">
            <w:pPr>
              <w:spacing w:line="240" w:lineRule="auto"/>
              <w:rPr>
                <w:ins w:author="Vaddhi, Jigisha Nmn (CDC/NCIRD/OD) (CTR)" w:date="2026-05-01T08:32:00Z" w16du:dateUtc="2026-05-01T12:32:00Z" w:id="1389"/>
                <w:rFonts w:eastAsia="Arial" w:cstheme="minorHAnsi"/>
              </w:rPr>
            </w:pPr>
            <w:ins w:author="Vaddhi, Jigisha Nmn (CDC/NCIRD/OD) (CTR)" w:date="2026-05-01T08:32:00Z" w16du:dateUtc="2026-05-01T12:32:00Z" w:id="1390">
              <w:r>
                <w:rPr>
                  <w:rFonts w:eastAsia="Arial" w:cstheme="minorHAnsi"/>
                </w:rPr>
                <w:t xml:space="preserve">is </w:t>
              </w:r>
            </w:ins>
          </w:p>
          <w:p w:rsidR="00617372" w:rsidP="00617372" w:rsidRDefault="00617372" w14:paraId="570AF249" w14:textId="77777777">
            <w:pPr>
              <w:spacing w:line="240" w:lineRule="auto"/>
              <w:rPr>
                <w:ins w:author="Vaddhi, Jigisha Nmn (CDC/NCIRD/OD) (CTR)" w:date="2026-05-01T08:32:00Z" w16du:dateUtc="2026-05-01T12:32:00Z" w:id="1391"/>
                <w:rFonts w:eastAsia="Arial" w:cstheme="minorHAnsi"/>
              </w:rPr>
            </w:pPr>
            <w:ins w:author="Vaddhi, Jigisha Nmn (CDC/NCIRD/OD) (CTR)" w:date="2026-05-01T08:32:00Z" w16du:dateUtc="2026-05-01T12:32:00Z" w:id="1392">
              <w:r>
                <w:rPr>
                  <w:rFonts w:eastAsia="Arial" w:cstheme="minorHAnsi"/>
                </w:rPr>
                <w:t xml:space="preserve">Contains </w:t>
              </w:r>
            </w:ins>
          </w:p>
          <w:p w:rsidR="00617372" w:rsidP="00617372" w:rsidRDefault="00617372" w14:paraId="59FDCCDC" w14:textId="77777777">
            <w:pPr>
              <w:spacing w:line="240" w:lineRule="auto"/>
              <w:rPr>
                <w:ins w:author="Vaddhi, Jigisha Nmn (CDC/NCIRD/OD) (CTR)" w:date="2026-05-01T08:32:00Z" w16du:dateUtc="2026-05-01T12:32:00Z" w:id="1393"/>
                <w:rFonts w:eastAsia="Arial" w:cstheme="minorHAnsi"/>
              </w:rPr>
            </w:pPr>
            <w:ins w:author="Vaddhi, Jigisha Nmn (CDC/NCIRD/OD) (CTR)" w:date="2026-05-01T08:32:00Z" w16du:dateUtc="2026-05-01T12:32:00Z" w:id="1394">
              <w:r>
                <w:rPr>
                  <w:rFonts w:eastAsia="Arial" w:cstheme="minorHAnsi"/>
                </w:rPr>
                <w:t>Starts with</w:t>
              </w:r>
            </w:ins>
          </w:p>
          <w:p w:rsidRPr="00603A6C" w:rsidR="00E1110E" w:rsidP="00603A6C" w:rsidRDefault="00E1110E" w14:paraId="069EE277" w14:textId="77777777">
            <w:pPr>
              <w:spacing w:line="240" w:lineRule="auto"/>
              <w:rPr>
                <w:ins w:author="Vaddhi, Jigisha Nmn (CDC/NCIRD/OD) (CTR)" w:date="2026-05-01T08:31:00Z" w16du:dateUtc="2026-05-01T12:31:00Z" w:id="1395"/>
                <w:rFonts w:eastAsia="Arial" w:cstheme="minorHAnsi"/>
              </w:rPr>
            </w:pPr>
          </w:p>
        </w:tc>
        <w:tc>
          <w:tcPr>
            <w:tcW w:w="5016" w:type="dxa"/>
          </w:tcPr>
          <w:p w:rsidR="00E1110E" w:rsidP="000C1EBF" w:rsidRDefault="00617372" w14:paraId="18629FB6" w14:textId="50F6FDDE">
            <w:pPr>
              <w:spacing w:line="240" w:lineRule="auto"/>
              <w:rPr>
                <w:ins w:author="Vaddhi, Jigisha Nmn (CDC/NCIRD/OD) (CTR)" w:date="2026-05-01T08:31:00Z" w16du:dateUtc="2026-05-01T12:31:00Z" w:id="1396"/>
                <w:rFonts w:eastAsia="Arial" w:cstheme="minorHAnsi"/>
              </w:rPr>
            </w:pPr>
            <w:ins w:author="Vaddhi, Jigisha Nmn (CDC/NCIRD/OD) (CTR)" w:date="2026-05-01T08:32:00Z" w16du:dateUtc="2026-05-01T12:32:00Z" w:id="1397">
              <w:r>
                <w:rPr>
                  <w:rFonts w:eastAsia="Arial" w:cstheme="minorHAnsi"/>
                </w:rPr>
                <w:t>F</w:t>
              </w:r>
              <w:r>
                <w:t>ree from</w:t>
              </w:r>
            </w:ins>
          </w:p>
        </w:tc>
      </w:tr>
      <w:tr w:rsidR="00C725D8" w:rsidTr="004331C6" w14:paraId="1BE9894B" w14:textId="77777777">
        <w:trPr>
          <w:ins w:author="Vaddhi, Jigisha Nmn (CDC/NCIRD/OD) (CTR)" w:date="2026-05-01T08:31:00Z" w:id="1398"/>
        </w:trPr>
        <w:tc>
          <w:tcPr>
            <w:tcW w:w="1023" w:type="dxa"/>
          </w:tcPr>
          <w:p w:rsidR="00E1110E" w:rsidP="006226CD" w:rsidRDefault="00617372" w14:paraId="49894ECE" w14:textId="063AEE12">
            <w:pPr>
              <w:spacing w:line="240" w:lineRule="auto"/>
              <w:rPr>
                <w:ins w:author="Vaddhi, Jigisha Nmn (CDC/NCIRD/OD) (CTR)" w:date="2026-05-01T08:31:00Z" w16du:dateUtc="2026-05-01T12:31:00Z" w:id="1399"/>
                <w:rFonts w:eastAsia="Arial" w:cstheme="minorHAnsi"/>
              </w:rPr>
            </w:pPr>
            <w:ins w:author="Vaddhi, Jigisha Nmn (CDC/NCIRD/OD) (CTR)" w:date="2026-05-01T08:32:00Z" w16du:dateUtc="2026-05-01T12:32:00Z" w:id="1400">
              <w:r>
                <w:rPr>
                  <w:rFonts w:eastAsia="Arial" w:cstheme="minorHAnsi"/>
                </w:rPr>
                <w:t>9</w:t>
              </w:r>
              <w:r>
                <w:t>.</w:t>
              </w:r>
            </w:ins>
          </w:p>
        </w:tc>
        <w:tc>
          <w:tcPr>
            <w:tcW w:w="1532" w:type="dxa"/>
          </w:tcPr>
          <w:p w:rsidRPr="00603A6C" w:rsidR="00E1110E" w:rsidP="00B313F4" w:rsidRDefault="00EB76AC" w14:paraId="33A1017D" w14:textId="69EC0EC9">
            <w:pPr>
              <w:spacing w:line="240" w:lineRule="auto"/>
              <w:rPr>
                <w:ins w:author="Vaddhi, Jigisha Nmn (CDC/NCIRD/OD) (CTR)" w:date="2026-05-01T08:31:00Z" w16du:dateUtc="2026-05-01T12:31:00Z" w:id="1401"/>
                <w:rFonts w:eastAsia="Arial" w:cstheme="minorHAnsi"/>
              </w:rPr>
            </w:pPr>
            <w:ins w:author="Vaddhi, Jigisha Nmn (CDC/NCIRD/OD) (CTR)" w:date="2026-05-01T08:33:00Z" w16du:dateUtc="2026-05-01T12:33:00Z" w:id="1402">
              <w:r w:rsidRPr="00EB76AC">
                <w:rPr>
                  <w:rFonts w:eastAsia="Arial" w:cstheme="minorHAnsi"/>
                </w:rPr>
                <w:t>Contact</w:t>
              </w:r>
            </w:ins>
          </w:p>
        </w:tc>
        <w:tc>
          <w:tcPr>
            <w:tcW w:w="1779" w:type="dxa"/>
          </w:tcPr>
          <w:p w:rsidRPr="0089062F" w:rsidR="0089062F" w:rsidRDefault="0089062F" w14:paraId="141F2CAE" w14:textId="77777777">
            <w:pPr>
              <w:spacing w:line="240" w:lineRule="auto"/>
              <w:rPr>
                <w:ins w:author="Vaddhi, Jigisha Nmn (CDC/NCIRD/OD) (CTR)" w:date="2026-05-01T08:33:00Z" w:id="1403"/>
                <w:rFonts w:eastAsia="Arial" w:cstheme="minorHAnsi"/>
              </w:rPr>
              <w:pPrChange w:author="Vaddhi, Jigisha Nmn (CDC/NCIRD/OD) (CTR)" w:date="2026-05-01T08:33:00Z" w16du:dateUtc="2026-05-01T12:33:00Z" w:id="1404">
                <w:pPr>
                  <w:numPr>
                    <w:numId w:val="39"/>
                  </w:numPr>
                  <w:tabs>
                    <w:tab w:val="num" w:pos="720"/>
                  </w:tabs>
                  <w:spacing w:line="240" w:lineRule="auto"/>
                  <w:ind w:left="720" w:hanging="360"/>
                </w:pPr>
              </w:pPrChange>
            </w:pPr>
            <w:ins w:author="Vaddhi, Jigisha Nmn (CDC/NCIRD/OD) (CTR)" w:date="2026-05-01T08:33:00Z" w:id="1405">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is</w:t>
              </w:r>
            </w:ins>
            <w:ins w:author="Vaddhi, Jigisha Nmn (CDC/NCIRD/OD) (CTR)" w:date="2026-05-01T08:33:00Z" w16du:dateUtc="2026-05-01T12:33:00Z" w:id="1406">
              <w:r w:rsidRPr="0089062F">
                <w:rPr>
                  <w:rFonts w:eastAsia="Arial" w:cstheme="minorHAnsi"/>
                </w:rPr>
                <w:fldChar w:fldCharType="end"/>
              </w:r>
            </w:ins>
          </w:p>
          <w:p w:rsidRPr="0089062F" w:rsidR="0089062F" w:rsidRDefault="0089062F" w14:paraId="0B01C9F5" w14:textId="77777777">
            <w:pPr>
              <w:spacing w:line="240" w:lineRule="auto"/>
              <w:rPr>
                <w:ins w:author="Vaddhi, Jigisha Nmn (CDC/NCIRD/OD) (CTR)" w:date="2026-05-01T08:33:00Z" w:id="1407"/>
                <w:rFonts w:eastAsia="Arial" w:cstheme="minorHAnsi"/>
              </w:rPr>
              <w:pPrChange w:author="Vaddhi, Jigisha Nmn (CDC/NCIRD/OD) (CTR)" w:date="2026-05-01T08:33:00Z" w16du:dateUtc="2026-05-01T12:33:00Z" w:id="1408">
                <w:pPr>
                  <w:numPr>
                    <w:numId w:val="39"/>
                  </w:numPr>
                  <w:tabs>
                    <w:tab w:val="num" w:pos="720"/>
                  </w:tabs>
                  <w:spacing w:line="240" w:lineRule="auto"/>
                  <w:ind w:left="720" w:hanging="360"/>
                </w:pPr>
              </w:pPrChange>
            </w:pPr>
            <w:ins w:author="Vaddhi, Jigisha Nmn (CDC/NCIRD/OD) (CTR)" w:date="2026-05-01T08:33:00Z" w:id="1409">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contains</w:t>
              </w:r>
            </w:ins>
            <w:ins w:author="Vaddhi, Jigisha Nmn (CDC/NCIRD/OD) (CTR)" w:date="2026-05-01T08:33:00Z" w16du:dateUtc="2026-05-01T12:33:00Z" w:id="1410">
              <w:r w:rsidRPr="0089062F">
                <w:rPr>
                  <w:rFonts w:eastAsia="Arial" w:cstheme="minorHAnsi"/>
                </w:rPr>
                <w:fldChar w:fldCharType="end"/>
              </w:r>
            </w:ins>
          </w:p>
          <w:p w:rsidRPr="0089062F" w:rsidR="0089062F" w:rsidRDefault="0089062F" w14:paraId="5EAD7F10" w14:textId="77777777">
            <w:pPr>
              <w:spacing w:line="240" w:lineRule="auto"/>
              <w:rPr>
                <w:ins w:author="Vaddhi, Jigisha Nmn (CDC/NCIRD/OD) (CTR)" w:date="2026-05-01T08:33:00Z" w:id="1411"/>
                <w:rFonts w:eastAsia="Arial" w:cstheme="minorHAnsi"/>
              </w:rPr>
              <w:pPrChange w:author="Vaddhi, Jigisha Nmn (CDC/NCIRD/OD) (CTR)" w:date="2026-05-01T08:33:00Z" w16du:dateUtc="2026-05-01T12:33:00Z" w:id="1412">
                <w:pPr>
                  <w:numPr>
                    <w:numId w:val="39"/>
                  </w:numPr>
                  <w:tabs>
                    <w:tab w:val="num" w:pos="720"/>
                  </w:tabs>
                  <w:spacing w:line="240" w:lineRule="auto"/>
                  <w:ind w:left="720" w:hanging="360"/>
                </w:pPr>
              </w:pPrChange>
            </w:pPr>
            <w:ins w:author="Vaddhi, Jigisha Nmn (CDC/NCIRD/OD) (CTR)" w:date="2026-05-01T08:33:00Z" w:id="1413">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starts with</w:t>
              </w:r>
            </w:ins>
            <w:ins w:author="Vaddhi, Jigisha Nmn (CDC/NCIRD/OD) (CTR)" w:date="2026-05-01T08:33:00Z" w16du:dateUtc="2026-05-01T12:33:00Z" w:id="1414">
              <w:r w:rsidRPr="0089062F">
                <w:rPr>
                  <w:rFonts w:eastAsia="Arial" w:cstheme="minorHAnsi"/>
                </w:rPr>
                <w:fldChar w:fldCharType="end"/>
              </w:r>
            </w:ins>
          </w:p>
          <w:p w:rsidRPr="0089062F" w:rsidR="0089062F" w:rsidRDefault="0089062F" w14:paraId="40F07875" w14:textId="77777777">
            <w:pPr>
              <w:spacing w:line="240" w:lineRule="auto"/>
              <w:rPr>
                <w:ins w:author="Vaddhi, Jigisha Nmn (CDC/NCIRD/OD) (CTR)" w:date="2026-05-01T08:33:00Z" w:id="1415"/>
                <w:rFonts w:eastAsia="Arial" w:cstheme="minorHAnsi"/>
              </w:rPr>
              <w:pPrChange w:author="Vaddhi, Jigisha Nmn (CDC/NCIRD/OD) (CTR)" w:date="2026-05-01T08:33:00Z" w16du:dateUtc="2026-05-01T12:33:00Z" w:id="1416">
                <w:pPr>
                  <w:numPr>
                    <w:numId w:val="39"/>
                  </w:numPr>
                  <w:tabs>
                    <w:tab w:val="num" w:pos="720"/>
                  </w:tabs>
                  <w:spacing w:line="240" w:lineRule="auto"/>
                  <w:ind w:left="720" w:hanging="360"/>
                </w:pPr>
              </w:pPrChange>
            </w:pPr>
            <w:ins w:author="Vaddhi, Jigisha Nmn (CDC/NCIRD/OD) (CTR)" w:date="2026-05-01T08:33:00Z" w:id="1417">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is between</w:t>
              </w:r>
            </w:ins>
            <w:ins w:author="Vaddhi, Jigisha Nmn (CDC/NCIRD/OD) (CTR)" w:date="2026-05-01T08:33:00Z" w16du:dateUtc="2026-05-01T12:33:00Z" w:id="1418">
              <w:r w:rsidRPr="0089062F">
                <w:rPr>
                  <w:rFonts w:eastAsia="Arial" w:cstheme="minorHAnsi"/>
                </w:rPr>
                <w:fldChar w:fldCharType="end"/>
              </w:r>
            </w:ins>
          </w:p>
          <w:p w:rsidRPr="0089062F" w:rsidR="0089062F" w:rsidRDefault="0089062F" w14:paraId="6449ECB4" w14:textId="77777777">
            <w:pPr>
              <w:spacing w:line="240" w:lineRule="auto"/>
              <w:rPr>
                <w:ins w:author="Vaddhi, Jigisha Nmn (CDC/NCIRD/OD) (CTR)" w:date="2026-05-01T08:33:00Z" w:id="1419"/>
                <w:rFonts w:eastAsia="Arial" w:cstheme="minorHAnsi"/>
              </w:rPr>
              <w:pPrChange w:author="Vaddhi, Jigisha Nmn (CDC/NCIRD/OD) (CTR)" w:date="2026-05-01T08:33:00Z" w16du:dateUtc="2026-05-01T12:33:00Z" w:id="1420">
                <w:pPr>
                  <w:numPr>
                    <w:numId w:val="39"/>
                  </w:numPr>
                  <w:tabs>
                    <w:tab w:val="num" w:pos="720"/>
                  </w:tabs>
                  <w:spacing w:line="240" w:lineRule="auto"/>
                  <w:ind w:left="720" w:hanging="360"/>
                </w:pPr>
              </w:pPrChange>
            </w:pPr>
            <w:ins w:author="Vaddhi, Jigisha Nmn (CDC/NCIRD/OD) (CTR)" w:date="2026-05-01T08:33:00Z" w:id="1421">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is less than</w:t>
              </w:r>
            </w:ins>
            <w:ins w:author="Vaddhi, Jigisha Nmn (CDC/NCIRD/OD) (CTR)" w:date="2026-05-01T08:33:00Z" w16du:dateUtc="2026-05-01T12:33:00Z" w:id="1422">
              <w:r w:rsidRPr="0089062F">
                <w:rPr>
                  <w:rFonts w:eastAsia="Arial" w:cstheme="minorHAnsi"/>
                </w:rPr>
                <w:fldChar w:fldCharType="end"/>
              </w:r>
            </w:ins>
          </w:p>
          <w:p w:rsidRPr="0089062F" w:rsidR="0089062F" w:rsidRDefault="0089062F" w14:paraId="030AAB2F" w14:textId="77777777">
            <w:pPr>
              <w:spacing w:line="240" w:lineRule="auto"/>
              <w:rPr>
                <w:ins w:author="Vaddhi, Jigisha Nmn (CDC/NCIRD/OD) (CTR)" w:date="2026-05-01T08:33:00Z" w:id="1423"/>
                <w:rFonts w:eastAsia="Arial" w:cstheme="minorHAnsi"/>
              </w:rPr>
              <w:pPrChange w:author="Vaddhi, Jigisha Nmn (CDC/NCIRD/OD) (CTR)" w:date="2026-05-01T08:33:00Z" w16du:dateUtc="2026-05-01T12:33:00Z" w:id="1424">
                <w:pPr>
                  <w:numPr>
                    <w:numId w:val="39"/>
                  </w:numPr>
                  <w:tabs>
                    <w:tab w:val="num" w:pos="720"/>
                  </w:tabs>
                  <w:spacing w:line="240" w:lineRule="auto"/>
                  <w:ind w:left="720" w:hanging="360"/>
                </w:pPr>
              </w:pPrChange>
            </w:pPr>
            <w:ins w:author="Vaddhi, Jigisha Nmn (CDC/NCIRD/OD) (CTR)" w:date="2026-05-01T08:33:00Z" w:id="1425">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is greater than</w:t>
              </w:r>
            </w:ins>
            <w:ins w:author="Vaddhi, Jigisha Nmn (CDC/NCIRD/OD) (CTR)" w:date="2026-05-01T08:33:00Z" w16du:dateUtc="2026-05-01T12:33:00Z" w:id="1426">
              <w:r w:rsidRPr="0089062F">
                <w:rPr>
                  <w:rFonts w:eastAsia="Arial" w:cstheme="minorHAnsi"/>
                </w:rPr>
                <w:fldChar w:fldCharType="end"/>
              </w:r>
            </w:ins>
          </w:p>
          <w:p w:rsidRPr="0089062F" w:rsidR="0089062F" w:rsidRDefault="0089062F" w14:paraId="4B55CBDE" w14:textId="77777777">
            <w:pPr>
              <w:spacing w:line="240" w:lineRule="auto"/>
              <w:rPr>
                <w:ins w:author="Vaddhi, Jigisha Nmn (CDC/NCIRD/OD) (CTR)" w:date="2026-05-01T08:33:00Z" w:id="1427"/>
                <w:rFonts w:eastAsia="Arial" w:cstheme="minorHAnsi"/>
              </w:rPr>
              <w:pPrChange w:author="Vaddhi, Jigisha Nmn (CDC/NCIRD/OD) (CTR)" w:date="2026-05-01T08:33:00Z" w16du:dateUtc="2026-05-01T12:33:00Z" w:id="1428">
                <w:pPr>
                  <w:numPr>
                    <w:numId w:val="39"/>
                  </w:numPr>
                  <w:tabs>
                    <w:tab w:val="num" w:pos="720"/>
                  </w:tabs>
                  <w:spacing w:line="240" w:lineRule="auto"/>
                  <w:ind w:left="720" w:hanging="360"/>
                </w:pPr>
              </w:pPrChange>
            </w:pPr>
            <w:ins w:author="Vaddhi, Jigisha Nmn (CDC/NCIRD/OD) (CTR)" w:date="2026-05-01T08:33:00Z" w:id="1429">
              <w:r w:rsidRPr="0089062F">
                <w:rPr>
                  <w:rFonts w:eastAsia="Arial" w:cstheme="minorHAnsi"/>
                </w:rPr>
                <w:fldChar w:fldCharType="begin"/>
              </w:r>
              <w:r w:rsidRPr="0089062F">
                <w:rPr>
                  <w:rFonts w:eastAsia="Arial" w:cstheme="minorHAnsi"/>
                </w:rPr>
                <w:instrText>HYPERLINK "javascript:void(0)"</w:instrText>
              </w:r>
              <w:r w:rsidRPr="0089062F">
                <w:rPr>
                  <w:rFonts w:eastAsia="Arial" w:cstheme="minorHAnsi"/>
                </w:rPr>
              </w:r>
              <w:r w:rsidRPr="0089062F">
                <w:rPr>
                  <w:rFonts w:eastAsia="Arial" w:cstheme="minorHAnsi"/>
                </w:rPr>
                <w:fldChar w:fldCharType="separate"/>
              </w:r>
              <w:r w:rsidRPr="0089062F">
                <w:rPr>
                  <w:rStyle w:val="Hyperlink"/>
                  <w:rFonts w:eastAsia="Arial" w:cstheme="minorHAnsi"/>
                </w:rPr>
                <w:t>is empty</w:t>
              </w:r>
            </w:ins>
            <w:ins w:author="Vaddhi, Jigisha Nmn (CDC/NCIRD/OD) (CTR)" w:date="2026-05-01T08:33:00Z" w16du:dateUtc="2026-05-01T12:33:00Z" w:id="1430">
              <w:r w:rsidRPr="0089062F">
                <w:rPr>
                  <w:rFonts w:eastAsia="Arial" w:cstheme="minorHAnsi"/>
                </w:rPr>
                <w:fldChar w:fldCharType="end"/>
              </w:r>
            </w:ins>
          </w:p>
          <w:p w:rsidRPr="00603A6C" w:rsidR="00E1110E" w:rsidP="00603A6C" w:rsidRDefault="00E1110E" w14:paraId="42C2EB48" w14:textId="77777777">
            <w:pPr>
              <w:spacing w:line="240" w:lineRule="auto"/>
              <w:rPr>
                <w:ins w:author="Vaddhi, Jigisha Nmn (CDC/NCIRD/OD) (CTR)" w:date="2026-05-01T08:31:00Z" w16du:dateUtc="2026-05-01T12:31:00Z" w:id="1431"/>
                <w:rFonts w:eastAsia="Arial" w:cstheme="minorHAnsi"/>
              </w:rPr>
            </w:pPr>
          </w:p>
        </w:tc>
        <w:tc>
          <w:tcPr>
            <w:tcW w:w="5016" w:type="dxa"/>
          </w:tcPr>
          <w:p w:rsidR="00E1110E" w:rsidP="000C1EBF" w:rsidRDefault="0089062F" w14:paraId="4599D58B" w14:textId="2A5E2049">
            <w:pPr>
              <w:spacing w:line="240" w:lineRule="auto"/>
              <w:rPr>
                <w:ins w:author="Vaddhi, Jigisha Nmn (CDC/NCIRD/OD) (CTR)" w:date="2026-05-01T08:37:00Z" w16du:dateUtc="2026-05-01T12:37:00Z" w:id="1432"/>
              </w:rPr>
            </w:pPr>
            <w:ins w:author="Vaddhi, Jigisha Nmn (CDC/NCIRD/OD) (CTR)" w:date="2026-05-01T08:33:00Z" w16du:dateUtc="2026-05-01T12:33:00Z" w:id="1433">
              <w:r>
                <w:rPr>
                  <w:rFonts w:eastAsia="Arial" w:cstheme="minorHAnsi"/>
                </w:rPr>
                <w:t>F</w:t>
              </w:r>
              <w:r>
                <w:t xml:space="preserve">4 Help </w:t>
              </w:r>
            </w:ins>
            <w:ins w:author="Vaddhi, Jigisha Nmn (CDC/NCIRD/OD) (CTR)" w:date="2026-05-01T08:34:00Z" w16du:dateUtc="2026-05-01T12:34:00Z" w:id="1434">
              <w:r w:rsidR="001D774A">
                <w:t>–</w:t>
              </w:r>
            </w:ins>
            <w:ins w:author="Vaddhi, Jigisha Nmn (CDC/NCIRD/OD) (CTR)" w:date="2026-05-01T08:33:00Z" w16du:dateUtc="2026-05-01T12:33:00Z" w:id="1435">
              <w:r>
                <w:t xml:space="preserve"> </w:t>
              </w:r>
            </w:ins>
            <w:ins w:author="Vaddhi, Jigisha Nmn (CDC/NCIRD/OD) (CTR)" w:date="2026-05-01T08:34:00Z" w16du:dateUtc="2026-05-01T12:34:00Z" w:id="1436">
              <w:r w:rsidR="001D774A">
                <w:t xml:space="preserve">on clicking </w:t>
              </w:r>
              <w:r w:rsidR="008D3DF8">
                <w:t>f4 help</w:t>
              </w:r>
            </w:ins>
            <w:ins w:author="Vaddhi, Jigisha Nmn (CDC/NCIRD/OD) (CTR)" w:date="2026-05-01T08:35:00Z" w16du:dateUtc="2026-05-01T12:35:00Z" w:id="1437">
              <w:r w:rsidR="008D3DF8">
                <w:t>, it opens 1a screen</w:t>
              </w:r>
            </w:ins>
            <w:ins w:author="Vaddhi, Jigisha Nmn (CDC/NCIRD/OD) (CTR)" w:date="2026-05-01T08:36:00Z" w16du:dateUtc="2026-05-01T12:36:00Z" w:id="1438">
              <w:r w:rsidR="000B1212">
                <w:t xml:space="preserve"> with the below s</w:t>
              </w:r>
            </w:ins>
            <w:ins w:author="Vaddhi, Jigisha Nmn (CDC/NCIRD/OD) (CTR)" w:date="2026-05-01T08:37:00Z" w16du:dateUtc="2026-05-01T12:37:00Z" w:id="1439">
              <w:r w:rsidR="000B1212">
                <w:t xml:space="preserve">earch fields and all the fields with search condition as </w:t>
              </w:r>
            </w:ins>
          </w:p>
          <w:p w:rsidR="000B1212" w:rsidP="000C1EBF" w:rsidRDefault="000B1212" w14:paraId="07FF526D" w14:textId="19C81C5A">
            <w:pPr>
              <w:spacing w:line="240" w:lineRule="auto"/>
              <w:rPr>
                <w:ins w:author="Vaddhi, Jigisha Nmn (CDC/NCIRD/OD) (CTR)" w:date="2026-05-01T08:37:00Z" w16du:dateUtc="2026-05-01T12:37:00Z" w:id="1440"/>
              </w:rPr>
            </w:pPr>
            <w:ins w:author="Vaddhi, Jigisha Nmn (CDC/NCIRD/OD) (CTR)" w:date="2026-05-01T08:37:00Z" w16du:dateUtc="2026-05-01T12:37:00Z" w:id="1441">
              <w:r>
                <w:t>Is</w:t>
              </w:r>
            </w:ins>
          </w:p>
          <w:p w:rsidR="000B1212" w:rsidP="000C1EBF" w:rsidRDefault="000B1212" w14:paraId="6FAD9459" w14:textId="2AF407AB">
            <w:pPr>
              <w:spacing w:line="240" w:lineRule="auto"/>
              <w:rPr>
                <w:ins w:author="Vaddhi, Jigisha Nmn (CDC/NCIRD/OD) (CTR)" w:date="2026-05-01T08:37:00Z" w16du:dateUtc="2026-05-01T12:37:00Z" w:id="1442"/>
              </w:rPr>
            </w:pPr>
            <w:ins w:author="Vaddhi, Jigisha Nmn (CDC/NCIRD/OD) (CTR)" w:date="2026-05-01T08:37:00Z" w16du:dateUtc="2026-05-01T12:37:00Z" w:id="1443">
              <w:r>
                <w:t>Contains</w:t>
              </w:r>
            </w:ins>
          </w:p>
          <w:p w:rsidR="000B1212" w:rsidP="000C1EBF" w:rsidRDefault="000B1212" w14:paraId="6032E6B7" w14:textId="460AEFBE">
            <w:pPr>
              <w:spacing w:line="240" w:lineRule="auto"/>
              <w:rPr>
                <w:ins w:author="Vaddhi, Jigisha Nmn (CDC/NCIRD/OD) (CTR)" w:date="2026-05-01T08:37:00Z" w16du:dateUtc="2026-05-01T12:37:00Z" w:id="1444"/>
              </w:rPr>
            </w:pPr>
            <w:ins w:author="Vaddhi, Jigisha Nmn (CDC/NCIRD/OD) (CTR)" w:date="2026-05-01T08:37:00Z" w16du:dateUtc="2026-05-01T12:37:00Z" w:id="1445">
              <w:r>
                <w:t>Starts with</w:t>
              </w:r>
            </w:ins>
          </w:p>
          <w:p w:rsidR="000B1212" w:rsidP="000C1EBF" w:rsidRDefault="000B1212" w14:paraId="410D02CA" w14:textId="77777777">
            <w:pPr>
              <w:spacing w:line="240" w:lineRule="auto"/>
              <w:rPr>
                <w:ins w:author="Vaddhi, Jigisha Nmn (CDC/NCIRD/OD) (CTR)" w:date="2026-05-01T08:35:00Z" w16du:dateUtc="2026-05-01T12:35:00Z" w:id="1446"/>
              </w:rPr>
            </w:pPr>
          </w:p>
          <w:p w:rsidR="008D3DF8" w:rsidP="000C1EBF" w:rsidRDefault="008D3DF8" w14:paraId="78174915" w14:textId="669C7858">
            <w:pPr>
              <w:spacing w:line="240" w:lineRule="auto"/>
              <w:rPr>
                <w:ins w:author="Vaddhi, Jigisha Nmn (CDC/NCIRD/OD) (CTR)" w:date="2026-05-01T08:35:00Z" w16du:dateUtc="2026-05-01T12:35:00Z" w:id="1447"/>
                <w:rFonts w:cstheme="minorHAnsi"/>
              </w:rPr>
            </w:pPr>
            <w:ins w:author="Vaddhi, Jigisha Nmn (CDC/NCIRD/OD) (CTR)" w:date="2026-05-01T08:35:00Z" w16du:dateUtc="2026-05-01T12:35:00Z" w:id="1448">
              <w:r>
                <w:rPr>
                  <w:rFonts w:cstheme="minorHAnsi"/>
                </w:rPr>
                <w:t xml:space="preserve">1a. </w:t>
              </w:r>
            </w:ins>
          </w:p>
          <w:p w:rsidRPr="000B1212" w:rsidR="000B1212" w:rsidRDefault="000B1212" w14:paraId="3F85493F" w14:textId="3CE52DA8">
            <w:pPr>
              <w:spacing w:line="240" w:lineRule="auto"/>
              <w:rPr>
                <w:ins w:author="Vaddhi, Jigisha Nmn (CDC/NCIRD/OD) (CTR)" w:date="2026-05-01T08:37:00Z" w:id="1449"/>
                <w:rFonts w:cstheme="minorHAnsi"/>
              </w:rPr>
              <w:pPrChange w:author="Vaddhi, Jigisha Nmn (CDC/NCIRD/OD) (CTR)" w:date="2026-05-01T08:37:00Z" w16du:dateUtc="2026-05-01T12:37:00Z" w:id="1450">
                <w:pPr>
                  <w:numPr>
                    <w:numId w:val="40"/>
                  </w:numPr>
                  <w:tabs>
                    <w:tab w:val="num" w:pos="720"/>
                  </w:tabs>
                  <w:spacing w:line="240" w:lineRule="auto"/>
                  <w:ind w:left="720" w:hanging="360"/>
                </w:pPr>
              </w:pPrChange>
            </w:pPr>
            <w:ins w:author="Vaddhi, Jigisha Nmn (CDC/NCIRD/OD) (CTR)" w:date="2026-05-01T08:37:00Z" w:id="1451">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Contact Last Name</w:t>
              </w:r>
            </w:ins>
            <w:ins w:author="Vaddhi, Jigisha Nmn (CDC/NCIRD/OD) (CTR)" w:date="2026-05-01T08:37:00Z" w16du:dateUtc="2026-05-01T12:37:00Z" w:id="1452">
              <w:r w:rsidRPr="000B1212">
                <w:rPr>
                  <w:rFonts w:cstheme="minorHAnsi"/>
                </w:rPr>
                <w:fldChar w:fldCharType="end"/>
              </w:r>
            </w:ins>
            <w:ins w:author="Vaddhi, Jigisha Nmn (CDC/NCIRD/OD) (CTR)" w:date="2026-05-01T08:38:00Z" w16du:dateUtc="2026-05-01T12:38:00Z" w:id="1453">
              <w:r w:rsidR="008A6A6B">
                <w:rPr>
                  <w:rFonts w:cstheme="minorHAnsi"/>
                </w:rPr>
                <w:t xml:space="preserve"> – free from </w:t>
              </w:r>
            </w:ins>
          </w:p>
          <w:p w:rsidRPr="000B1212" w:rsidR="000B1212" w:rsidRDefault="000B1212" w14:paraId="7757CC47" w14:textId="0CED3C7B">
            <w:pPr>
              <w:spacing w:line="240" w:lineRule="auto"/>
              <w:rPr>
                <w:ins w:author="Vaddhi, Jigisha Nmn (CDC/NCIRD/OD) (CTR)" w:date="2026-05-01T08:37:00Z" w:id="1454"/>
                <w:rFonts w:cstheme="minorHAnsi"/>
              </w:rPr>
              <w:pPrChange w:author="Vaddhi, Jigisha Nmn (CDC/NCIRD/OD) (CTR)" w:date="2026-05-01T08:37:00Z" w16du:dateUtc="2026-05-01T12:37:00Z" w:id="1455">
                <w:pPr>
                  <w:numPr>
                    <w:numId w:val="40"/>
                  </w:numPr>
                  <w:tabs>
                    <w:tab w:val="num" w:pos="720"/>
                  </w:tabs>
                  <w:spacing w:line="240" w:lineRule="auto"/>
                  <w:ind w:left="720" w:hanging="360"/>
                </w:pPr>
              </w:pPrChange>
            </w:pPr>
            <w:ins w:author="Vaddhi, Jigisha Nmn (CDC/NCIRD/OD) (CTR)" w:date="2026-05-01T08:37:00Z" w:id="1456">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Contact First Name</w:t>
              </w:r>
            </w:ins>
            <w:ins w:author="Vaddhi, Jigisha Nmn (CDC/NCIRD/OD) (CTR)" w:date="2026-05-01T08:37:00Z" w16du:dateUtc="2026-05-01T12:37:00Z" w:id="1457">
              <w:r w:rsidRPr="000B1212">
                <w:rPr>
                  <w:rFonts w:cstheme="minorHAnsi"/>
                </w:rPr>
                <w:fldChar w:fldCharType="end"/>
              </w:r>
            </w:ins>
            <w:ins w:author="Vaddhi, Jigisha Nmn (CDC/NCIRD/OD) (CTR)" w:date="2026-05-01T08:38:00Z" w16du:dateUtc="2026-05-01T12:38:00Z" w:id="1458">
              <w:r w:rsidR="008A6A6B">
                <w:rPr>
                  <w:rFonts w:cstheme="minorHAnsi"/>
                </w:rPr>
                <w:t xml:space="preserve"> – free from </w:t>
              </w:r>
            </w:ins>
          </w:p>
          <w:p w:rsidRPr="000B1212" w:rsidR="000B1212" w:rsidRDefault="000B1212" w14:paraId="7E44AA30" w14:textId="347765C3">
            <w:pPr>
              <w:spacing w:line="240" w:lineRule="auto"/>
              <w:rPr>
                <w:ins w:author="Vaddhi, Jigisha Nmn (CDC/NCIRD/OD) (CTR)" w:date="2026-05-01T08:37:00Z" w:id="1459"/>
                <w:rFonts w:cstheme="minorHAnsi"/>
              </w:rPr>
              <w:pPrChange w:author="Vaddhi, Jigisha Nmn (CDC/NCIRD/OD) (CTR)" w:date="2026-05-01T08:37:00Z" w16du:dateUtc="2026-05-01T12:37:00Z" w:id="1460">
                <w:pPr>
                  <w:numPr>
                    <w:numId w:val="40"/>
                  </w:numPr>
                  <w:tabs>
                    <w:tab w:val="num" w:pos="720"/>
                  </w:tabs>
                  <w:spacing w:line="240" w:lineRule="auto"/>
                  <w:ind w:left="720" w:hanging="360"/>
                </w:pPr>
              </w:pPrChange>
            </w:pPr>
            <w:ins w:author="Vaddhi, Jigisha Nmn (CDC/NCIRD/OD) (CTR)" w:date="2026-05-01T08:37:00Z" w:id="1461">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Employee Responsible ID</w:t>
              </w:r>
            </w:ins>
            <w:ins w:author="Vaddhi, Jigisha Nmn (CDC/NCIRD/OD) (CTR)" w:date="2026-05-01T08:37:00Z" w16du:dateUtc="2026-05-01T12:37:00Z" w:id="1462">
              <w:r w:rsidRPr="000B1212">
                <w:rPr>
                  <w:rFonts w:cstheme="minorHAnsi"/>
                </w:rPr>
                <w:fldChar w:fldCharType="end"/>
              </w:r>
            </w:ins>
            <w:ins w:author="Vaddhi, Jigisha Nmn (CDC/NCIRD/OD) (CTR)" w:date="2026-05-01T08:39:00Z" w16du:dateUtc="2026-05-01T12:39:00Z" w:id="1463">
              <w:r w:rsidR="008A6A6B">
                <w:rPr>
                  <w:rFonts w:cstheme="minorHAnsi"/>
                </w:rPr>
                <w:t xml:space="preserve"> – F4</w:t>
              </w:r>
            </w:ins>
          </w:p>
          <w:p w:rsidRPr="000B1212" w:rsidR="000B1212" w:rsidRDefault="000B1212" w14:paraId="2B41F0F2" w14:textId="25D4FDCF">
            <w:pPr>
              <w:spacing w:line="240" w:lineRule="auto"/>
              <w:rPr>
                <w:ins w:author="Vaddhi, Jigisha Nmn (CDC/NCIRD/OD) (CTR)" w:date="2026-05-01T08:37:00Z" w:id="1464"/>
                <w:rFonts w:cstheme="minorHAnsi"/>
              </w:rPr>
              <w:pPrChange w:author="Vaddhi, Jigisha Nmn (CDC/NCIRD/OD) (CTR)" w:date="2026-05-01T08:37:00Z" w16du:dateUtc="2026-05-01T12:37:00Z" w:id="1465">
                <w:pPr>
                  <w:numPr>
                    <w:numId w:val="40"/>
                  </w:numPr>
                  <w:tabs>
                    <w:tab w:val="num" w:pos="720"/>
                  </w:tabs>
                  <w:spacing w:line="240" w:lineRule="auto"/>
                  <w:ind w:left="720" w:hanging="360"/>
                </w:pPr>
              </w:pPrChange>
            </w:pPr>
            <w:ins w:author="Vaddhi, Jigisha Nmn (CDC/NCIRD/OD) (CTR)" w:date="2026-05-01T08:37:00Z" w:id="1466">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Provider ID</w:t>
              </w:r>
            </w:ins>
            <w:ins w:author="Vaddhi, Jigisha Nmn (CDC/NCIRD/OD) (CTR)" w:date="2026-05-01T08:37:00Z" w16du:dateUtc="2026-05-01T12:37:00Z" w:id="1467">
              <w:r w:rsidRPr="000B1212">
                <w:rPr>
                  <w:rFonts w:cstheme="minorHAnsi"/>
                </w:rPr>
                <w:fldChar w:fldCharType="end"/>
              </w:r>
            </w:ins>
            <w:ins w:author="Vaddhi, Jigisha Nmn (CDC/NCIRD/OD) (CTR)" w:date="2026-05-01T08:39:00Z" w16du:dateUtc="2026-05-01T12:39:00Z" w:id="1468">
              <w:r w:rsidR="008A6A6B">
                <w:rPr>
                  <w:rFonts w:cstheme="minorHAnsi"/>
                </w:rPr>
                <w:t xml:space="preserve"> – F4</w:t>
              </w:r>
            </w:ins>
          </w:p>
          <w:p w:rsidRPr="000B1212" w:rsidR="000B1212" w:rsidRDefault="000B1212" w14:paraId="1BC530FC" w14:textId="224AA3F6">
            <w:pPr>
              <w:spacing w:line="240" w:lineRule="auto"/>
              <w:rPr>
                <w:ins w:author="Vaddhi, Jigisha Nmn (CDC/NCIRD/OD) (CTR)" w:date="2026-05-01T08:37:00Z" w:id="1469"/>
                <w:rFonts w:cstheme="minorHAnsi"/>
              </w:rPr>
              <w:pPrChange w:author="Vaddhi, Jigisha Nmn (CDC/NCIRD/OD) (CTR)" w:date="2026-05-01T08:37:00Z" w16du:dateUtc="2026-05-01T12:37:00Z" w:id="1470">
                <w:pPr>
                  <w:numPr>
                    <w:numId w:val="40"/>
                  </w:numPr>
                  <w:tabs>
                    <w:tab w:val="num" w:pos="720"/>
                  </w:tabs>
                  <w:spacing w:line="240" w:lineRule="auto"/>
                  <w:ind w:left="720" w:hanging="360"/>
                </w:pPr>
              </w:pPrChange>
            </w:pPr>
            <w:ins w:author="Vaddhi, Jigisha Nmn (CDC/NCIRD/OD) (CTR)" w:date="2026-05-01T08:37:00Z" w:id="1471">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Contact ID</w:t>
              </w:r>
            </w:ins>
            <w:ins w:author="Vaddhi, Jigisha Nmn (CDC/NCIRD/OD) (CTR)" w:date="2026-05-01T08:37:00Z" w16du:dateUtc="2026-05-01T12:37:00Z" w:id="1472">
              <w:r w:rsidRPr="000B1212">
                <w:rPr>
                  <w:rFonts w:cstheme="minorHAnsi"/>
                </w:rPr>
                <w:fldChar w:fldCharType="end"/>
              </w:r>
            </w:ins>
            <w:ins w:author="Vaddhi, Jigisha Nmn (CDC/NCIRD/OD) (CTR)" w:date="2026-05-01T08:39:00Z" w16du:dateUtc="2026-05-01T12:39:00Z" w:id="1473">
              <w:r w:rsidR="008A6A6B">
                <w:rPr>
                  <w:rFonts w:cstheme="minorHAnsi"/>
                </w:rPr>
                <w:t xml:space="preserve"> – free form</w:t>
              </w:r>
            </w:ins>
          </w:p>
          <w:p w:rsidRPr="000B1212" w:rsidR="000B1212" w:rsidRDefault="000B1212" w14:paraId="76F4E871" w14:textId="55D04FC4">
            <w:pPr>
              <w:spacing w:line="240" w:lineRule="auto"/>
              <w:rPr>
                <w:ins w:author="Vaddhi, Jigisha Nmn (CDC/NCIRD/OD) (CTR)" w:date="2026-05-01T08:37:00Z" w:id="1474"/>
                <w:rFonts w:cstheme="minorHAnsi"/>
              </w:rPr>
              <w:pPrChange w:author="Vaddhi, Jigisha Nmn (CDC/NCIRD/OD) (CTR)" w:date="2026-05-01T08:37:00Z" w16du:dateUtc="2026-05-01T12:37:00Z" w:id="1475">
                <w:pPr>
                  <w:numPr>
                    <w:numId w:val="40"/>
                  </w:numPr>
                  <w:tabs>
                    <w:tab w:val="num" w:pos="720"/>
                  </w:tabs>
                  <w:spacing w:line="240" w:lineRule="auto"/>
                  <w:ind w:left="720" w:hanging="360"/>
                </w:pPr>
              </w:pPrChange>
            </w:pPr>
            <w:ins w:author="Vaddhi, Jigisha Nmn (CDC/NCIRD/OD) (CTR)" w:date="2026-05-01T08:37:00Z" w:id="1476">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Sales Employee ID</w:t>
              </w:r>
            </w:ins>
            <w:ins w:author="Vaddhi, Jigisha Nmn (CDC/NCIRD/OD) (CTR)" w:date="2026-05-01T08:37:00Z" w16du:dateUtc="2026-05-01T12:37:00Z" w:id="1477">
              <w:r w:rsidRPr="000B1212">
                <w:rPr>
                  <w:rFonts w:cstheme="minorHAnsi"/>
                </w:rPr>
                <w:fldChar w:fldCharType="end"/>
              </w:r>
            </w:ins>
            <w:ins w:author="Vaddhi, Jigisha Nmn (CDC/NCIRD/OD) (CTR)" w:date="2026-05-01T08:39:00Z" w16du:dateUtc="2026-05-01T12:39:00Z" w:id="1478">
              <w:r w:rsidR="008A6A6B">
                <w:rPr>
                  <w:rFonts w:cstheme="minorHAnsi"/>
                </w:rPr>
                <w:t xml:space="preserve"> </w:t>
              </w:r>
            </w:ins>
            <w:ins w:author="Vaddhi, Jigisha Nmn (CDC/NCIRD/OD) (CTR)" w:date="2026-05-01T08:40:00Z" w16du:dateUtc="2026-05-01T12:40:00Z" w:id="1479">
              <w:r w:rsidR="00F829C6">
                <w:rPr>
                  <w:rFonts w:cstheme="minorHAnsi"/>
                </w:rPr>
                <w:t>–</w:t>
              </w:r>
            </w:ins>
            <w:ins w:author="Vaddhi, Jigisha Nmn (CDC/NCIRD/OD) (CTR)" w:date="2026-05-01T08:39:00Z" w16du:dateUtc="2026-05-01T12:39:00Z" w:id="1480">
              <w:r w:rsidR="008A6A6B">
                <w:rPr>
                  <w:rFonts w:cstheme="minorHAnsi"/>
                </w:rPr>
                <w:t xml:space="preserve"> </w:t>
              </w:r>
            </w:ins>
            <w:ins w:author="Vaddhi, Jigisha Nmn (CDC/NCIRD/OD) (CTR)" w:date="2026-05-01T08:40:00Z" w16du:dateUtc="2026-05-01T12:40:00Z" w:id="1481">
              <w:r w:rsidR="00F829C6">
                <w:rPr>
                  <w:rFonts w:cstheme="minorHAnsi"/>
                </w:rPr>
                <w:t>F4</w:t>
              </w:r>
            </w:ins>
          </w:p>
          <w:p w:rsidRPr="000B1212" w:rsidR="000B1212" w:rsidRDefault="000B1212" w14:paraId="2C864065" w14:textId="5C66EED2">
            <w:pPr>
              <w:spacing w:line="240" w:lineRule="auto"/>
              <w:rPr>
                <w:ins w:author="Vaddhi, Jigisha Nmn (CDC/NCIRD/OD) (CTR)" w:date="2026-05-01T08:37:00Z" w:id="1482"/>
                <w:rFonts w:cstheme="minorHAnsi"/>
              </w:rPr>
              <w:pPrChange w:author="Vaddhi, Jigisha Nmn (CDC/NCIRD/OD) (CTR)" w:date="2026-05-01T08:37:00Z" w16du:dateUtc="2026-05-01T12:37:00Z" w:id="1483">
                <w:pPr>
                  <w:numPr>
                    <w:numId w:val="40"/>
                  </w:numPr>
                  <w:tabs>
                    <w:tab w:val="num" w:pos="720"/>
                  </w:tabs>
                  <w:spacing w:line="240" w:lineRule="auto"/>
                  <w:ind w:left="720" w:hanging="360"/>
                </w:pPr>
              </w:pPrChange>
            </w:pPr>
            <w:ins w:author="Vaddhi, Jigisha Nmn (CDC/NCIRD/OD) (CTR)" w:date="2026-05-01T08:37:00Z" w:id="1484">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Provider Name</w:t>
              </w:r>
            </w:ins>
            <w:ins w:author="Vaddhi, Jigisha Nmn (CDC/NCIRD/OD) (CTR)" w:date="2026-05-01T08:37:00Z" w16du:dateUtc="2026-05-01T12:37:00Z" w:id="1485">
              <w:r w:rsidRPr="000B1212">
                <w:rPr>
                  <w:rFonts w:cstheme="minorHAnsi"/>
                </w:rPr>
                <w:fldChar w:fldCharType="end"/>
              </w:r>
            </w:ins>
            <w:ins w:author="Vaddhi, Jigisha Nmn (CDC/NCIRD/OD) (CTR)" w:date="2026-05-01T08:40:00Z" w16du:dateUtc="2026-05-01T12:40:00Z" w:id="1486">
              <w:r w:rsidR="00F829C6">
                <w:rPr>
                  <w:rFonts w:cstheme="minorHAnsi"/>
                </w:rPr>
                <w:t xml:space="preserve"> – free form</w:t>
              </w:r>
            </w:ins>
          </w:p>
          <w:p w:rsidRPr="000B1212" w:rsidR="000B1212" w:rsidRDefault="000B1212" w14:paraId="35613A95" w14:textId="127EC21B">
            <w:pPr>
              <w:spacing w:line="240" w:lineRule="auto"/>
              <w:rPr>
                <w:ins w:author="Vaddhi, Jigisha Nmn (CDC/NCIRD/OD) (CTR)" w:date="2026-05-01T08:37:00Z" w:id="1487"/>
                <w:rFonts w:cstheme="minorHAnsi"/>
              </w:rPr>
              <w:pPrChange w:author="Vaddhi, Jigisha Nmn (CDC/NCIRD/OD) (CTR)" w:date="2026-05-01T08:37:00Z" w16du:dateUtc="2026-05-01T12:37:00Z" w:id="1488">
                <w:pPr>
                  <w:numPr>
                    <w:numId w:val="40"/>
                  </w:numPr>
                  <w:tabs>
                    <w:tab w:val="num" w:pos="720"/>
                  </w:tabs>
                  <w:spacing w:line="240" w:lineRule="auto"/>
                  <w:ind w:left="720" w:hanging="360"/>
                </w:pPr>
              </w:pPrChange>
            </w:pPr>
            <w:ins w:author="Vaddhi, Jigisha Nmn (CDC/NCIRD/OD) (CTR)" w:date="2026-05-01T08:37:00Z" w:id="1489">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Territory ID</w:t>
              </w:r>
            </w:ins>
            <w:ins w:author="Vaddhi, Jigisha Nmn (CDC/NCIRD/OD) (CTR)" w:date="2026-05-01T08:37:00Z" w16du:dateUtc="2026-05-01T12:37:00Z" w:id="1490">
              <w:r w:rsidRPr="000B1212">
                <w:rPr>
                  <w:rFonts w:cstheme="minorHAnsi"/>
                </w:rPr>
                <w:fldChar w:fldCharType="end"/>
              </w:r>
            </w:ins>
            <w:ins w:author="Vaddhi, Jigisha Nmn (CDC/NCIRD/OD) (CTR)" w:date="2026-05-01T08:40:00Z" w16du:dateUtc="2026-05-01T12:40:00Z" w:id="1491">
              <w:r w:rsidR="00F829C6">
                <w:rPr>
                  <w:rFonts w:cstheme="minorHAnsi"/>
                </w:rPr>
                <w:t xml:space="preserve"> </w:t>
              </w:r>
              <w:r w:rsidR="001977F5">
                <w:rPr>
                  <w:rFonts w:cstheme="minorHAnsi"/>
                </w:rPr>
                <w:t>– free form</w:t>
              </w:r>
            </w:ins>
          </w:p>
          <w:p w:rsidRPr="000B1212" w:rsidR="000B1212" w:rsidRDefault="000B1212" w14:paraId="6E114270" w14:textId="4D35F8D4">
            <w:pPr>
              <w:spacing w:line="240" w:lineRule="auto"/>
              <w:rPr>
                <w:ins w:author="Vaddhi, Jigisha Nmn (CDC/NCIRD/OD) (CTR)" w:date="2026-05-01T08:37:00Z" w:id="1492"/>
                <w:rFonts w:cstheme="minorHAnsi"/>
              </w:rPr>
              <w:pPrChange w:author="Vaddhi, Jigisha Nmn (CDC/NCIRD/OD) (CTR)" w:date="2026-05-01T08:37:00Z" w16du:dateUtc="2026-05-01T12:37:00Z" w:id="1493">
                <w:pPr>
                  <w:numPr>
                    <w:numId w:val="40"/>
                  </w:numPr>
                  <w:tabs>
                    <w:tab w:val="num" w:pos="720"/>
                  </w:tabs>
                  <w:spacing w:line="240" w:lineRule="auto"/>
                  <w:ind w:left="720" w:hanging="360"/>
                </w:pPr>
              </w:pPrChange>
            </w:pPr>
            <w:ins w:author="Vaddhi, Jigisha Nmn (CDC/NCIRD/OD) (CTR)" w:date="2026-05-01T08:37:00Z" w:id="1494">
              <w:r w:rsidRPr="000B1212">
                <w:rPr>
                  <w:rFonts w:cstheme="minorHAnsi"/>
                </w:rPr>
                <w:fldChar w:fldCharType="begin"/>
              </w:r>
              <w:r w:rsidRPr="000B1212">
                <w:rPr>
                  <w:rFonts w:cstheme="minorHAnsi"/>
                </w:rPr>
                <w:instrText>HYPERLINK "javascript:void(0)"</w:instrText>
              </w:r>
              <w:r w:rsidRPr="000B1212">
                <w:rPr>
                  <w:rFonts w:cstheme="minorHAnsi"/>
                </w:rPr>
              </w:r>
              <w:r w:rsidRPr="000B1212">
                <w:rPr>
                  <w:rFonts w:cstheme="minorHAnsi"/>
                </w:rPr>
                <w:fldChar w:fldCharType="separate"/>
              </w:r>
              <w:r w:rsidRPr="000B1212">
                <w:rPr>
                  <w:rStyle w:val="Hyperlink"/>
                  <w:rFonts w:cstheme="minorHAnsi"/>
                </w:rPr>
                <w:t>Contact Relationship</w:t>
              </w:r>
            </w:ins>
            <w:ins w:author="Vaddhi, Jigisha Nmn (CDC/NCIRD/OD) (CTR)" w:date="2026-05-01T08:37:00Z" w16du:dateUtc="2026-05-01T12:37:00Z" w:id="1495">
              <w:r w:rsidRPr="000B1212">
                <w:rPr>
                  <w:rFonts w:cstheme="minorHAnsi"/>
                </w:rPr>
                <w:fldChar w:fldCharType="end"/>
              </w:r>
            </w:ins>
            <w:ins w:author="Vaddhi, Jigisha Nmn (CDC/NCIRD/OD) (CTR)" w:date="2026-05-01T08:40:00Z" w16du:dateUtc="2026-05-01T12:40:00Z" w:id="1496">
              <w:r w:rsidR="001977F5">
                <w:rPr>
                  <w:rFonts w:cstheme="minorHAnsi"/>
                </w:rPr>
                <w:t xml:space="preserve"> – drop down </w:t>
              </w:r>
            </w:ins>
            <w:ins w:author="Vaddhi, Jigisha Nmn (CDC/NCIRD/OD) (CTR)" w:date="2026-05-01T08:47:00Z" w16du:dateUtc="2026-05-01T12:47:00Z" w:id="1497">
              <w:r w:rsidR="00E372BB">
                <w:rPr>
                  <w:rFonts w:cstheme="minorHAnsi"/>
                </w:rPr>
                <w:t>()</w:t>
              </w:r>
            </w:ins>
          </w:p>
          <w:p w:rsidR="000B1212" w:rsidP="000C1EBF" w:rsidRDefault="000B1212" w14:paraId="38B91E04" w14:textId="77777777">
            <w:pPr>
              <w:spacing w:line="240" w:lineRule="auto"/>
              <w:rPr>
                <w:ins w:author="Vaddhi, Jigisha Nmn (CDC/NCIRD/OD) (CTR)" w:date="2026-05-01T08:35:00Z" w16du:dateUtc="2026-05-01T12:35:00Z" w:id="1498"/>
                <w:rFonts w:cstheme="minorHAnsi"/>
              </w:rPr>
            </w:pPr>
          </w:p>
          <w:p w:rsidR="008D3DF8" w:rsidP="000C1EBF" w:rsidRDefault="008D3DF8" w14:paraId="3657A07F" w14:textId="77777777">
            <w:pPr>
              <w:spacing w:line="240" w:lineRule="auto"/>
              <w:rPr>
                <w:ins w:author="Vaddhi, Jigisha Nmn (CDC/NCIRD/OD) (CTR)" w:date="2026-05-01T08:38:00Z" w16du:dateUtc="2026-05-01T12:38:00Z" w:id="1499"/>
                <w:rFonts w:eastAsia="Arial" w:cstheme="minorHAnsi"/>
              </w:rPr>
            </w:pPr>
            <w:ins w:author="Vaddhi, Jigisha Nmn (CDC/NCIRD/OD) (CTR)" w:date="2026-05-01T08:35:00Z" w16du:dateUtc="2026-05-01T12:35:00Z" w:id="1500">
              <w:r w:rsidRPr="008D3DF8">
                <w:rPr>
                  <w:rFonts w:eastAsia="Arial" w:cstheme="minorHAnsi"/>
                  <w:noProof/>
                </w:rPr>
                <w:drawing>
                  <wp:inline distT="0" distB="0" distL="0" distR="0" wp14:anchorId="20840584" wp14:editId="12792910">
                    <wp:extent cx="2963810" cy="704850"/>
                    <wp:effectExtent l="0" t="0" r="8255" b="0"/>
                    <wp:docPr id="12202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1525" name=""/>
                            <pic:cNvPicPr/>
                          </pic:nvPicPr>
                          <pic:blipFill>
                            <a:blip r:embed="rId28"/>
                            <a:stretch>
                              <a:fillRect/>
                            </a:stretch>
                          </pic:blipFill>
                          <pic:spPr>
                            <a:xfrm>
                              <a:off x="0" y="0"/>
                              <a:ext cx="2966391" cy="705464"/>
                            </a:xfrm>
                            <a:prstGeom prst="rect">
                              <a:avLst/>
                            </a:prstGeom>
                          </pic:spPr>
                        </pic:pic>
                      </a:graphicData>
                    </a:graphic>
                  </wp:inline>
                </w:drawing>
              </w:r>
            </w:ins>
          </w:p>
          <w:p w:rsidR="000B1212" w:rsidP="000C1EBF" w:rsidRDefault="000B1212" w14:paraId="764ED225" w14:textId="77777777">
            <w:pPr>
              <w:spacing w:line="240" w:lineRule="auto"/>
              <w:rPr>
                <w:ins w:author="Vaddhi, Jigisha Nmn (CDC/NCIRD/OD) (CTR)" w:date="2026-05-01T08:40:00Z" w16du:dateUtc="2026-05-01T12:40:00Z" w:id="1501"/>
                <w:rFonts w:eastAsia="Arial" w:cstheme="minorHAnsi"/>
              </w:rPr>
            </w:pPr>
          </w:p>
          <w:p w:rsidR="00703825" w:rsidP="000C1EBF" w:rsidRDefault="00A411B1" w14:paraId="6F1FC9D3" w14:textId="7CF16887">
            <w:pPr>
              <w:spacing w:line="240" w:lineRule="auto"/>
              <w:rPr>
                <w:ins w:author="Vaddhi, Jigisha Nmn (CDC/NCIRD/OD) (CTR)" w:date="2026-05-01T08:41:00Z" w16du:dateUtc="2026-05-01T12:41:00Z" w:id="1502"/>
                <w:rFonts w:eastAsia="Arial" w:cstheme="minorHAnsi"/>
              </w:rPr>
            </w:pPr>
            <w:ins w:author="Vaddhi, Jigisha Nmn (CDC/NCIRD/OD) (CTR)" w:date="2026-05-01T08:42:00Z" w16du:dateUtc="2026-05-01T12:42:00Z" w:id="1503">
              <w:r>
                <w:rPr>
                  <w:rFonts w:eastAsia="Arial" w:cstheme="minorHAnsi"/>
                </w:rPr>
                <w:t>1b</w:t>
              </w:r>
            </w:ins>
            <w:ins w:author="Vaddhi, Jigisha Nmn (CDC/NCIRD/OD) (CTR)" w:date="2026-05-01T08:43:00Z" w16du:dateUtc="2026-05-01T12:43:00Z" w:id="1504">
              <w:r w:rsidR="003B103E">
                <w:rPr>
                  <w:rFonts w:eastAsia="Arial" w:cstheme="minorHAnsi"/>
                </w:rPr>
                <w:t>.</w:t>
              </w:r>
            </w:ins>
            <w:ins w:author="Vaddhi, Jigisha Nmn (CDC/NCIRD/OD) (CTR)" w:date="2026-05-01T08:42:00Z" w16du:dateUtc="2026-05-01T12:42:00Z" w:id="1505">
              <w:r>
                <w:rPr>
                  <w:rFonts w:eastAsia="Arial" w:cstheme="minorHAnsi"/>
                </w:rPr>
                <w:t xml:space="preserve"> </w:t>
              </w:r>
            </w:ins>
            <w:ins w:author="Vaddhi, Jigisha Nmn (CDC/NCIRD/OD) (CTR)" w:date="2026-05-01T08:41:00Z" w16du:dateUtc="2026-05-01T12:41:00Z" w:id="1506">
              <w:r w:rsidR="00703825">
                <w:rPr>
                  <w:rFonts w:eastAsia="Arial" w:cstheme="minorHAnsi"/>
                </w:rPr>
                <w:t xml:space="preserve">Employee Responsible </w:t>
              </w:r>
              <w:r w:rsidR="00770340">
                <w:rPr>
                  <w:rFonts w:eastAsia="Arial" w:cstheme="minorHAnsi"/>
                </w:rPr>
                <w:t>–</w:t>
              </w:r>
              <w:r w:rsidR="00703825">
                <w:rPr>
                  <w:rFonts w:eastAsia="Arial" w:cstheme="minorHAnsi"/>
                </w:rPr>
                <w:t xml:space="preserve"> </w:t>
              </w:r>
              <w:r w:rsidR="00770340">
                <w:rPr>
                  <w:rFonts w:eastAsia="Arial" w:cstheme="minorHAnsi"/>
                </w:rPr>
                <w:t>on clicking F4</w:t>
              </w:r>
            </w:ins>
          </w:p>
          <w:p w:rsidR="00A411B1" w:rsidP="000C1EBF" w:rsidRDefault="00A411B1" w14:paraId="236C7250" w14:textId="77777777">
            <w:pPr>
              <w:spacing w:line="240" w:lineRule="auto"/>
              <w:rPr>
                <w:ins w:author="Vaddhi, Jigisha Nmn (CDC/NCIRD/OD) (CTR)" w:date="2026-05-01T08:42:00Z" w16du:dateUtc="2026-05-01T12:42:00Z" w:id="1507"/>
                <w:rFonts w:eastAsia="Arial" w:cstheme="minorHAnsi"/>
              </w:rPr>
            </w:pPr>
          </w:p>
          <w:p w:rsidR="00770340" w:rsidP="000C1EBF" w:rsidRDefault="00770340" w14:paraId="227788A7" w14:textId="74D82766">
            <w:pPr>
              <w:spacing w:line="240" w:lineRule="auto"/>
              <w:rPr>
                <w:ins w:author="Vaddhi, Jigisha Nmn (CDC/NCIRD/OD) (CTR)" w:date="2026-05-01T08:38:00Z" w16du:dateUtc="2026-05-01T12:38:00Z" w:id="1508"/>
                <w:rFonts w:eastAsia="Arial" w:cstheme="minorHAnsi"/>
              </w:rPr>
            </w:pPr>
            <w:ins w:author="Vaddhi, Jigisha Nmn (CDC/NCIRD/OD) (CTR)" w:date="2026-05-01T08:41:00Z" w16du:dateUtc="2026-05-01T12:41:00Z" w:id="1509">
              <w:r w:rsidRPr="00770340">
                <w:rPr>
                  <w:rFonts w:eastAsia="Arial" w:cstheme="minorHAnsi"/>
                  <w:noProof/>
                </w:rPr>
                <w:drawing>
                  <wp:inline distT="0" distB="0" distL="0" distR="0" wp14:anchorId="25654AB3" wp14:editId="28058E8A">
                    <wp:extent cx="2971800" cy="631333"/>
                    <wp:effectExtent l="0" t="0" r="0" b="0"/>
                    <wp:docPr id="18268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03508" name=""/>
                            <pic:cNvPicPr/>
                          </pic:nvPicPr>
                          <pic:blipFill>
                            <a:blip r:embed="rId29"/>
                            <a:stretch>
                              <a:fillRect/>
                            </a:stretch>
                          </pic:blipFill>
                          <pic:spPr>
                            <a:xfrm>
                              <a:off x="0" y="0"/>
                              <a:ext cx="3001175" cy="637573"/>
                            </a:xfrm>
                            <a:prstGeom prst="rect">
                              <a:avLst/>
                            </a:prstGeom>
                          </pic:spPr>
                        </pic:pic>
                      </a:graphicData>
                    </a:graphic>
                  </wp:inline>
                </w:drawing>
              </w:r>
            </w:ins>
          </w:p>
          <w:p w:rsidR="000B1212" w:rsidP="000C1EBF" w:rsidRDefault="000B1212" w14:paraId="157843B8" w14:textId="77777777">
            <w:pPr>
              <w:spacing w:line="240" w:lineRule="auto"/>
              <w:rPr>
                <w:ins w:author="Vaddhi, Jigisha Nmn (CDC/NCIRD/OD) (CTR)" w:date="2026-05-01T08:42:00Z" w16du:dateUtc="2026-05-01T12:42:00Z" w:id="1510"/>
                <w:rFonts w:eastAsia="Arial" w:cstheme="minorHAnsi"/>
              </w:rPr>
            </w:pPr>
          </w:p>
          <w:p w:rsidR="00A411B1" w:rsidP="000C1EBF" w:rsidRDefault="00A411B1" w14:paraId="25B96FFB" w14:textId="77777777">
            <w:pPr>
              <w:spacing w:line="240" w:lineRule="auto"/>
              <w:rPr>
                <w:ins w:author="Vaddhi, Jigisha Nmn (CDC/NCIRD/OD) (CTR)" w:date="2026-05-01T08:42:00Z" w16du:dateUtc="2026-05-01T12:42:00Z" w:id="1511"/>
                <w:rFonts w:eastAsia="Arial" w:cstheme="minorHAnsi"/>
              </w:rPr>
            </w:pPr>
            <w:ins w:author="Vaddhi, Jigisha Nmn (CDC/NCIRD/OD) (CTR)" w:date="2026-05-01T08:42:00Z" w16du:dateUtc="2026-05-01T12:42:00Z" w:id="1512">
              <w:r>
                <w:rPr>
                  <w:rFonts w:eastAsia="Arial" w:cstheme="minorHAnsi"/>
                </w:rPr>
                <w:t xml:space="preserve">On clicking user </w:t>
              </w:r>
              <w:r w:rsidR="003B103E">
                <w:rPr>
                  <w:rFonts w:eastAsia="Arial" w:cstheme="minorHAnsi"/>
                </w:rPr>
                <w:t>F4 help</w:t>
              </w:r>
            </w:ins>
          </w:p>
          <w:p w:rsidR="003B103E" w:rsidP="000C1EBF" w:rsidRDefault="003B103E" w14:paraId="44F13551" w14:textId="77777777">
            <w:pPr>
              <w:spacing w:line="240" w:lineRule="auto"/>
              <w:rPr>
                <w:ins w:author="Vaddhi, Jigisha Nmn (CDC/NCIRD/OD) (CTR)" w:date="2026-05-01T08:43:00Z" w16du:dateUtc="2026-05-01T12:43:00Z" w:id="1513"/>
                <w:rFonts w:eastAsia="Arial" w:cstheme="minorHAnsi"/>
              </w:rPr>
            </w:pPr>
            <w:ins w:author="Vaddhi, Jigisha Nmn (CDC/NCIRD/OD) (CTR)" w:date="2026-05-01T08:42:00Z" w16du:dateUtc="2026-05-01T12:42:00Z" w:id="1514">
              <w:r w:rsidRPr="003B103E">
                <w:rPr>
                  <w:rFonts w:eastAsia="Arial" w:cstheme="minorHAnsi"/>
                  <w:noProof/>
                </w:rPr>
                <w:drawing>
                  <wp:inline distT="0" distB="0" distL="0" distR="0" wp14:anchorId="62D6D090" wp14:editId="5D12F29E">
                    <wp:extent cx="2806700" cy="1001057"/>
                    <wp:effectExtent l="0" t="0" r="0" b="8890"/>
                    <wp:docPr id="12263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3575" name=""/>
                            <pic:cNvPicPr/>
                          </pic:nvPicPr>
                          <pic:blipFill>
                            <a:blip r:embed="rId30"/>
                            <a:stretch>
                              <a:fillRect/>
                            </a:stretch>
                          </pic:blipFill>
                          <pic:spPr>
                            <a:xfrm>
                              <a:off x="0" y="0"/>
                              <a:ext cx="2815778" cy="1004295"/>
                            </a:xfrm>
                            <a:prstGeom prst="rect">
                              <a:avLst/>
                            </a:prstGeom>
                          </pic:spPr>
                        </pic:pic>
                      </a:graphicData>
                    </a:graphic>
                  </wp:inline>
                </w:drawing>
              </w:r>
            </w:ins>
          </w:p>
          <w:p w:rsidR="003B103E" w:rsidP="000C1EBF" w:rsidRDefault="003B103E" w14:paraId="710B64AB" w14:textId="77777777">
            <w:pPr>
              <w:spacing w:line="240" w:lineRule="auto"/>
              <w:rPr>
                <w:ins w:author="Vaddhi, Jigisha Nmn (CDC/NCIRD/OD) (CTR)" w:date="2026-05-01T08:43:00Z" w16du:dateUtc="2026-05-01T12:43:00Z" w:id="1515"/>
                <w:rFonts w:eastAsia="Arial" w:cstheme="minorHAnsi"/>
              </w:rPr>
            </w:pPr>
          </w:p>
          <w:p w:rsidR="003B103E" w:rsidP="000C1EBF" w:rsidRDefault="003B103E" w14:paraId="0428BBF8" w14:textId="77777777">
            <w:pPr>
              <w:spacing w:line="240" w:lineRule="auto"/>
              <w:rPr>
                <w:ins w:author="Vaddhi, Jigisha Nmn (CDC/NCIRD/OD) (CTR)" w:date="2026-05-01T08:44:00Z" w16du:dateUtc="2026-05-01T12:44:00Z" w:id="1516"/>
                <w:rFonts w:eastAsia="Arial" w:cstheme="minorHAnsi"/>
              </w:rPr>
            </w:pPr>
            <w:ins w:author="Vaddhi, Jigisha Nmn (CDC/NCIRD/OD) (CTR)" w:date="2026-05-01T08:43:00Z" w16du:dateUtc="2026-05-01T12:43:00Z" w:id="1517">
              <w:r>
                <w:rPr>
                  <w:rFonts w:eastAsia="Arial" w:cstheme="minorHAnsi"/>
                </w:rPr>
                <w:t xml:space="preserve">1c. Provider ID </w:t>
              </w:r>
            </w:ins>
            <w:ins w:author="Vaddhi, Jigisha Nmn (CDC/NCIRD/OD) (CTR)" w:date="2026-05-01T08:44:00Z" w16du:dateUtc="2026-05-01T12:44:00Z" w:id="1518">
              <w:r w:rsidR="00FB62D6">
                <w:rPr>
                  <w:rFonts w:eastAsia="Arial" w:cstheme="minorHAnsi"/>
                </w:rPr>
                <w:t>– on clicking F4 help</w:t>
              </w:r>
            </w:ins>
          </w:p>
          <w:p w:rsidR="00FB62D6" w:rsidP="000C1EBF" w:rsidRDefault="00FB62D6" w14:paraId="309FA9D7" w14:textId="77777777">
            <w:pPr>
              <w:spacing w:line="240" w:lineRule="auto"/>
              <w:rPr>
                <w:ins w:author="Vaddhi, Jigisha Nmn (CDC/NCIRD/OD) (CTR)" w:date="2026-05-01T08:44:00Z" w16du:dateUtc="2026-05-01T12:44:00Z" w:id="1519"/>
                <w:rFonts w:eastAsia="Arial" w:cstheme="minorHAnsi"/>
              </w:rPr>
            </w:pPr>
          </w:p>
          <w:p w:rsidR="00FB62D6" w:rsidP="000C1EBF" w:rsidRDefault="00FB62D6" w14:paraId="68352DDF" w14:textId="77777777">
            <w:pPr>
              <w:spacing w:line="240" w:lineRule="auto"/>
              <w:rPr>
                <w:ins w:author="Vaddhi, Jigisha Nmn (CDC/NCIRD/OD) (CTR)" w:date="2026-05-01T08:44:00Z" w16du:dateUtc="2026-05-01T12:44:00Z" w:id="1520"/>
                <w:rFonts w:eastAsia="Arial" w:cstheme="minorHAnsi"/>
              </w:rPr>
            </w:pPr>
            <w:ins w:author="Vaddhi, Jigisha Nmn (CDC/NCIRD/OD) (CTR)" w:date="2026-05-01T08:44:00Z" w16du:dateUtc="2026-05-01T12:44:00Z" w:id="1521">
              <w:r w:rsidRPr="00FB62D6">
                <w:rPr>
                  <w:rFonts w:eastAsia="Arial" w:cstheme="minorHAnsi"/>
                  <w:noProof/>
                </w:rPr>
                <w:lastRenderedPageBreak/>
                <w:drawing>
                  <wp:inline distT="0" distB="0" distL="0" distR="0" wp14:anchorId="70654586" wp14:editId="49C0883A">
                    <wp:extent cx="2867176" cy="977900"/>
                    <wp:effectExtent l="0" t="0" r="9525" b="0"/>
                    <wp:docPr id="82642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9170" name=""/>
                            <pic:cNvPicPr/>
                          </pic:nvPicPr>
                          <pic:blipFill>
                            <a:blip r:embed="rId31"/>
                            <a:stretch>
                              <a:fillRect/>
                            </a:stretch>
                          </pic:blipFill>
                          <pic:spPr>
                            <a:xfrm>
                              <a:off x="0" y="0"/>
                              <a:ext cx="2872804" cy="979820"/>
                            </a:xfrm>
                            <a:prstGeom prst="rect">
                              <a:avLst/>
                            </a:prstGeom>
                          </pic:spPr>
                        </pic:pic>
                      </a:graphicData>
                    </a:graphic>
                  </wp:inline>
                </w:drawing>
              </w:r>
            </w:ins>
          </w:p>
          <w:p w:rsidR="00FB62D6" w:rsidP="000C1EBF" w:rsidRDefault="00FB62D6" w14:paraId="018BD4AC" w14:textId="77777777">
            <w:pPr>
              <w:spacing w:line="240" w:lineRule="auto"/>
              <w:rPr>
                <w:ins w:author="Vaddhi, Jigisha Nmn (CDC/NCIRD/OD) (CTR)" w:date="2026-05-01T08:44:00Z" w16du:dateUtc="2026-05-01T12:44:00Z" w:id="1522"/>
                <w:rFonts w:eastAsia="Arial" w:cstheme="minorHAnsi"/>
              </w:rPr>
            </w:pPr>
          </w:p>
          <w:p w:rsidR="00FB62D6" w:rsidP="000C1EBF" w:rsidRDefault="004B783E" w14:paraId="614CC372" w14:textId="409DB6AB">
            <w:pPr>
              <w:spacing w:line="240" w:lineRule="auto"/>
              <w:rPr>
                <w:ins w:author="Vaddhi, Jigisha Nmn (CDC/NCIRD/OD) (CTR)" w:date="2026-05-01T08:45:00Z" w16du:dateUtc="2026-05-01T12:45:00Z" w:id="1523"/>
                <w:rFonts w:eastAsia="Arial" w:cstheme="minorHAnsi"/>
              </w:rPr>
            </w:pPr>
            <w:ins w:author="Vaddhi, Jigisha Nmn (CDC/NCIRD/OD) (CTR)" w:date="2026-05-01T08:44:00Z" w16du:dateUtc="2026-05-01T12:44:00Z" w:id="1524">
              <w:r>
                <w:rPr>
                  <w:rFonts w:eastAsia="Arial" w:cstheme="minorHAnsi"/>
                </w:rPr>
                <w:t xml:space="preserve">1d. </w:t>
              </w:r>
            </w:ins>
            <w:ins w:author="Vaddhi, Jigisha Nmn (CDC/NCIRD/OD) (CTR)" w:date="2026-05-01T08:45:00Z" w16du:dateUtc="2026-05-01T12:45:00Z" w:id="1525">
              <w:r w:rsidR="00766081">
                <w:rPr>
                  <w:rFonts w:eastAsia="Arial" w:cstheme="minorHAnsi"/>
                </w:rPr>
                <w:t>Sales Empl</w:t>
              </w:r>
            </w:ins>
            <w:ins w:author="Vaddhi, Jigisha Nmn (CDC/NCIRD/OD) (CTR)" w:date="2026-05-01T08:46:00Z" w16du:dateUtc="2026-05-01T12:46:00Z" w:id="1526">
              <w:r w:rsidR="00766081">
                <w:rPr>
                  <w:rFonts w:eastAsia="Arial" w:cstheme="minorHAnsi"/>
                </w:rPr>
                <w:t xml:space="preserve">oyee Id </w:t>
              </w:r>
              <w:r w:rsidR="002D3200">
                <w:rPr>
                  <w:rFonts w:eastAsia="Arial" w:cstheme="minorHAnsi"/>
                </w:rPr>
                <w:t>– on clicking F4 help</w:t>
              </w:r>
            </w:ins>
          </w:p>
          <w:p w:rsidR="00766081" w:rsidP="000C1EBF" w:rsidRDefault="00766081" w14:paraId="79F936D6" w14:textId="77777777">
            <w:pPr>
              <w:spacing w:line="240" w:lineRule="auto"/>
              <w:rPr>
                <w:ins w:author="Vaddhi, Jigisha Nmn (CDC/NCIRD/OD) (CTR)" w:date="2026-05-01T08:45:00Z" w16du:dateUtc="2026-05-01T12:45:00Z" w:id="1527"/>
                <w:rFonts w:eastAsia="Arial" w:cstheme="minorHAnsi"/>
              </w:rPr>
            </w:pPr>
          </w:p>
          <w:p w:rsidR="00766081" w:rsidP="000C1EBF" w:rsidRDefault="00766081" w14:paraId="444BD6C1" w14:textId="77777777">
            <w:pPr>
              <w:spacing w:line="240" w:lineRule="auto"/>
              <w:rPr>
                <w:ins w:author="Vaddhi, Jigisha Nmn (CDC/NCIRD/OD) (CTR)" w:date="2026-05-01T08:46:00Z" w16du:dateUtc="2026-05-01T12:46:00Z" w:id="1528"/>
                <w:rFonts w:eastAsia="Arial" w:cstheme="minorHAnsi"/>
              </w:rPr>
            </w:pPr>
            <w:ins w:author="Vaddhi, Jigisha Nmn (CDC/NCIRD/OD) (CTR)" w:date="2026-05-01T08:45:00Z" w16du:dateUtc="2026-05-01T12:45:00Z" w:id="1529">
              <w:r w:rsidRPr="00766081">
                <w:rPr>
                  <w:rFonts w:eastAsia="Arial" w:cstheme="minorHAnsi"/>
                  <w:noProof/>
                </w:rPr>
                <w:drawing>
                  <wp:inline distT="0" distB="0" distL="0" distR="0" wp14:anchorId="6B7D7A09" wp14:editId="530934A5">
                    <wp:extent cx="2818101" cy="730250"/>
                    <wp:effectExtent l="0" t="0" r="1905" b="0"/>
                    <wp:docPr id="20834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71089" name=""/>
                            <pic:cNvPicPr/>
                          </pic:nvPicPr>
                          <pic:blipFill>
                            <a:blip r:embed="rId32"/>
                            <a:stretch>
                              <a:fillRect/>
                            </a:stretch>
                          </pic:blipFill>
                          <pic:spPr>
                            <a:xfrm>
                              <a:off x="0" y="0"/>
                              <a:ext cx="2827562" cy="732702"/>
                            </a:xfrm>
                            <a:prstGeom prst="rect">
                              <a:avLst/>
                            </a:prstGeom>
                          </pic:spPr>
                        </pic:pic>
                      </a:graphicData>
                    </a:graphic>
                  </wp:inline>
                </w:drawing>
              </w:r>
            </w:ins>
          </w:p>
          <w:p w:rsidR="002D3200" w:rsidP="000C1EBF" w:rsidRDefault="002D3200" w14:paraId="5380051D" w14:textId="77777777">
            <w:pPr>
              <w:spacing w:line="240" w:lineRule="auto"/>
              <w:rPr>
                <w:ins w:author="Vaddhi, Jigisha Nmn (CDC/NCIRD/OD) (CTR)" w:date="2026-05-01T08:46:00Z" w16du:dateUtc="2026-05-01T12:46:00Z" w:id="1530"/>
                <w:rFonts w:eastAsia="Arial" w:cstheme="minorHAnsi"/>
              </w:rPr>
            </w:pPr>
          </w:p>
          <w:p w:rsidR="002D3200" w:rsidP="000C1EBF" w:rsidRDefault="002D3200" w14:paraId="52F971B1" w14:textId="77777777">
            <w:pPr>
              <w:spacing w:line="240" w:lineRule="auto"/>
              <w:rPr>
                <w:ins w:author="Vaddhi, Jigisha Nmn (CDC/NCIRD/OD) (CTR)" w:date="2026-05-01T08:46:00Z" w16du:dateUtc="2026-05-01T12:46:00Z" w:id="1531"/>
                <w:rFonts w:eastAsia="Arial" w:cstheme="minorHAnsi"/>
              </w:rPr>
            </w:pPr>
            <w:ins w:author="Vaddhi, Jigisha Nmn (CDC/NCIRD/OD) (CTR)" w:date="2026-05-01T08:46:00Z" w16du:dateUtc="2026-05-01T12:46:00Z" w:id="1532">
              <w:r>
                <w:rPr>
                  <w:rFonts w:eastAsia="Arial" w:cstheme="minorHAnsi"/>
                </w:rPr>
                <w:t xml:space="preserve">User F4 help </w:t>
              </w:r>
            </w:ins>
          </w:p>
          <w:p w:rsidR="002D3200" w:rsidP="000C1EBF" w:rsidRDefault="002D3200" w14:paraId="3EE781D4" w14:textId="77777777">
            <w:pPr>
              <w:spacing w:line="240" w:lineRule="auto"/>
              <w:rPr>
                <w:ins w:author="Vaddhi, Jigisha Nmn (CDC/NCIRD/OD) (CTR)" w:date="2026-05-01T08:48:00Z" w16du:dateUtc="2026-05-01T12:48:00Z" w:id="1533"/>
                <w:rFonts w:eastAsia="Arial" w:cstheme="minorHAnsi"/>
              </w:rPr>
            </w:pPr>
            <w:ins w:author="Vaddhi, Jigisha Nmn (CDC/NCIRD/OD) (CTR)" w:date="2026-05-01T08:46:00Z" w16du:dateUtc="2026-05-01T12:46:00Z" w:id="1534">
              <w:r w:rsidRPr="003B103E">
                <w:rPr>
                  <w:rFonts w:eastAsia="Arial" w:cstheme="minorHAnsi"/>
                  <w:noProof/>
                </w:rPr>
                <w:drawing>
                  <wp:inline distT="0" distB="0" distL="0" distR="0" wp14:anchorId="4C27E4EA" wp14:editId="3185BA81">
                    <wp:extent cx="2806700" cy="1001057"/>
                    <wp:effectExtent l="0" t="0" r="0" b="8890"/>
                    <wp:docPr id="15407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3575" name=""/>
                            <pic:cNvPicPr/>
                          </pic:nvPicPr>
                          <pic:blipFill>
                            <a:blip r:embed="rId30"/>
                            <a:stretch>
                              <a:fillRect/>
                            </a:stretch>
                          </pic:blipFill>
                          <pic:spPr>
                            <a:xfrm>
                              <a:off x="0" y="0"/>
                              <a:ext cx="2815778" cy="1004295"/>
                            </a:xfrm>
                            <a:prstGeom prst="rect">
                              <a:avLst/>
                            </a:prstGeom>
                          </pic:spPr>
                        </pic:pic>
                      </a:graphicData>
                    </a:graphic>
                  </wp:inline>
                </w:drawing>
              </w:r>
              <w:r>
                <w:rPr>
                  <w:rFonts w:eastAsia="Arial" w:cstheme="minorHAnsi"/>
                </w:rPr>
                <w:t xml:space="preserve"> </w:t>
              </w:r>
            </w:ins>
          </w:p>
          <w:p w:rsidR="006A13C6" w:rsidP="000C1EBF" w:rsidRDefault="006A13C6" w14:paraId="7E476ED5" w14:textId="77777777">
            <w:pPr>
              <w:spacing w:line="240" w:lineRule="auto"/>
              <w:rPr>
                <w:ins w:author="Vaddhi, Jigisha Nmn (CDC/NCIRD/OD) (CTR)" w:date="2026-05-01T08:48:00Z" w16du:dateUtc="2026-05-01T12:48:00Z" w:id="1535"/>
                <w:rFonts w:eastAsia="Arial" w:cstheme="minorHAnsi"/>
              </w:rPr>
            </w:pPr>
          </w:p>
          <w:p w:rsidR="006A13C6" w:rsidP="000C1EBF" w:rsidRDefault="006A13C6" w14:paraId="2AE87354" w14:textId="77777777">
            <w:pPr>
              <w:spacing w:line="240" w:lineRule="auto"/>
              <w:rPr>
                <w:ins w:author="Vaddhi, Jigisha Nmn (CDC/NCIRD/OD) (CTR)" w:date="2026-05-01T08:48:00Z" w16du:dateUtc="2026-05-01T12:48:00Z" w:id="1536"/>
                <w:rFonts w:eastAsia="Arial" w:cstheme="minorHAnsi"/>
              </w:rPr>
            </w:pPr>
            <w:ins w:author="Vaddhi, Jigisha Nmn (CDC/NCIRD/OD) (CTR)" w:date="2026-05-01T08:48:00Z" w16du:dateUtc="2026-05-01T12:48:00Z" w:id="1537">
              <w:r>
                <w:rPr>
                  <w:rFonts w:eastAsia="Arial" w:cstheme="minorHAnsi"/>
                </w:rPr>
                <w:t xml:space="preserve">1e. Contact Relationship – Drop down </w:t>
              </w:r>
            </w:ins>
          </w:p>
          <w:p w:rsidR="006A13C6" w:rsidP="000C1EBF" w:rsidRDefault="006A13C6" w14:paraId="39037704" w14:textId="77777777">
            <w:pPr>
              <w:spacing w:line="240" w:lineRule="auto"/>
              <w:rPr>
                <w:ins w:author="Vaddhi, Jigisha Nmn (CDC/NCIRD/OD) (CTR)" w:date="2026-05-01T08:48:00Z" w16du:dateUtc="2026-05-01T12:48:00Z" w:id="1538"/>
                <w:rFonts w:eastAsia="Arial" w:cstheme="minorHAnsi"/>
              </w:rPr>
            </w:pPr>
          </w:p>
          <w:p w:rsidR="006A13C6" w:rsidP="000C1EBF" w:rsidRDefault="006A13C6" w14:paraId="4EB4815B" w14:textId="795DBFF5">
            <w:pPr>
              <w:spacing w:line="240" w:lineRule="auto"/>
              <w:rPr>
                <w:ins w:author="Vaddhi, Jigisha Nmn (CDC/NCIRD/OD) (CTR)" w:date="2026-05-01T08:48:00Z" w16du:dateUtc="2026-05-01T12:48:00Z" w:id="1539"/>
                <w:rFonts w:eastAsia="Arial" w:cstheme="minorHAnsi"/>
              </w:rPr>
            </w:pPr>
            <w:ins w:author="Vaddhi, Jigisha Nmn (CDC/NCIRD/OD) (CTR)" w:date="2026-05-01T08:48:00Z" w16du:dateUtc="2026-05-01T12:48:00Z" w:id="1540">
              <w:r>
                <w:rPr>
                  <w:rFonts w:eastAsia="Arial" w:cstheme="minorHAnsi"/>
                </w:rPr>
                <w:t>Values – available and not available</w:t>
              </w:r>
            </w:ins>
          </w:p>
          <w:p w:rsidR="006A13C6" w:rsidP="000C1EBF" w:rsidRDefault="006A13C6" w14:paraId="7D5FE8B1" w14:textId="77777777">
            <w:pPr>
              <w:spacing w:line="240" w:lineRule="auto"/>
              <w:rPr>
                <w:ins w:author="Vaddhi, Jigisha Nmn (CDC/NCIRD/OD) (CTR)" w:date="2026-05-01T08:48:00Z" w16du:dateUtc="2026-05-01T12:48:00Z" w:id="1541"/>
                <w:rFonts w:eastAsia="Arial" w:cstheme="minorHAnsi"/>
              </w:rPr>
            </w:pPr>
          </w:p>
          <w:p w:rsidR="006A13C6" w:rsidP="000C1EBF" w:rsidRDefault="006A13C6" w14:paraId="4AC8FEF3" w14:textId="6C2EA7D3">
            <w:pPr>
              <w:spacing w:line="240" w:lineRule="auto"/>
              <w:rPr>
                <w:ins w:author="Vaddhi, Jigisha Nmn (CDC/NCIRD/OD) (CTR)" w:date="2026-05-01T08:31:00Z" w16du:dateUtc="2026-05-01T12:31:00Z" w:id="1542"/>
                <w:rFonts w:eastAsia="Arial" w:cstheme="minorHAnsi"/>
              </w:rPr>
            </w:pPr>
            <w:ins w:author="Vaddhi, Jigisha Nmn (CDC/NCIRD/OD) (CTR)" w:date="2026-05-01T08:48:00Z" w16du:dateUtc="2026-05-01T12:48:00Z" w:id="1543">
              <w:r w:rsidRPr="006A13C6">
                <w:rPr>
                  <w:rFonts w:eastAsia="Arial" w:cstheme="minorHAnsi"/>
                  <w:noProof/>
                </w:rPr>
                <w:drawing>
                  <wp:inline distT="0" distB="0" distL="0" distR="0" wp14:anchorId="54E92DE8" wp14:editId="48E7916F">
                    <wp:extent cx="2414726" cy="863600"/>
                    <wp:effectExtent l="0" t="0" r="5080" b="0"/>
                    <wp:docPr id="95771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18731" name=""/>
                            <pic:cNvPicPr/>
                          </pic:nvPicPr>
                          <pic:blipFill>
                            <a:blip r:embed="rId33"/>
                            <a:stretch>
                              <a:fillRect/>
                            </a:stretch>
                          </pic:blipFill>
                          <pic:spPr>
                            <a:xfrm>
                              <a:off x="0" y="0"/>
                              <a:ext cx="2419098" cy="865164"/>
                            </a:xfrm>
                            <a:prstGeom prst="rect">
                              <a:avLst/>
                            </a:prstGeom>
                          </pic:spPr>
                        </pic:pic>
                      </a:graphicData>
                    </a:graphic>
                  </wp:inline>
                </w:drawing>
              </w:r>
            </w:ins>
          </w:p>
        </w:tc>
      </w:tr>
      <w:tr w:rsidR="00C725D8" w:rsidTr="004331C6" w14:paraId="2611D335" w14:textId="77777777">
        <w:trPr>
          <w:ins w:author="Vaddhi, Jigisha Nmn (CDC/NCIRD/OD) (CTR)" w:date="2026-05-01T08:31:00Z" w:id="1544"/>
        </w:trPr>
        <w:tc>
          <w:tcPr>
            <w:tcW w:w="1023" w:type="dxa"/>
          </w:tcPr>
          <w:p w:rsidR="00E1110E" w:rsidP="006226CD" w:rsidRDefault="006A13C6" w14:paraId="1B5A3752" w14:textId="08D87B47">
            <w:pPr>
              <w:spacing w:line="240" w:lineRule="auto"/>
              <w:rPr>
                <w:ins w:author="Vaddhi, Jigisha Nmn (CDC/NCIRD/OD) (CTR)" w:date="2026-05-01T08:31:00Z" w16du:dateUtc="2026-05-01T12:31:00Z" w:id="1545"/>
                <w:rFonts w:eastAsia="Arial" w:cstheme="minorHAnsi"/>
              </w:rPr>
            </w:pPr>
            <w:ins w:author="Vaddhi, Jigisha Nmn (CDC/NCIRD/OD) (CTR)" w:date="2026-05-01T08:49:00Z" w16du:dateUtc="2026-05-01T12:49:00Z" w:id="1546">
              <w:r>
                <w:rPr>
                  <w:rFonts w:eastAsia="Arial" w:cstheme="minorHAnsi"/>
                </w:rPr>
                <w:lastRenderedPageBreak/>
                <w:t>10.</w:t>
              </w:r>
            </w:ins>
          </w:p>
        </w:tc>
        <w:tc>
          <w:tcPr>
            <w:tcW w:w="1532" w:type="dxa"/>
          </w:tcPr>
          <w:p w:rsidRPr="00603A6C" w:rsidR="00E1110E" w:rsidP="00B313F4" w:rsidRDefault="006E3524" w14:paraId="6F090FCA" w14:textId="57AFE322">
            <w:pPr>
              <w:spacing w:line="240" w:lineRule="auto"/>
              <w:rPr>
                <w:ins w:author="Vaddhi, Jigisha Nmn (CDC/NCIRD/OD) (CTR)" w:date="2026-05-01T08:31:00Z" w16du:dateUtc="2026-05-01T12:31:00Z" w:id="1547"/>
                <w:rFonts w:eastAsia="Arial" w:cstheme="minorHAnsi"/>
              </w:rPr>
            </w:pPr>
            <w:ins w:author="Vaddhi, Jigisha Nmn (CDC/NCIRD/OD) (CTR)" w:date="2026-05-01T08:49:00Z" w16du:dateUtc="2026-05-01T12:49:00Z" w:id="1548">
              <w:r>
                <w:rPr>
                  <w:rFonts w:eastAsia="Arial" w:cstheme="minorHAnsi"/>
                </w:rPr>
                <w:t xml:space="preserve">Ship – to – party </w:t>
              </w:r>
            </w:ins>
          </w:p>
        </w:tc>
        <w:tc>
          <w:tcPr>
            <w:tcW w:w="1779" w:type="dxa"/>
          </w:tcPr>
          <w:p w:rsidR="006E3524" w:rsidP="006E3524" w:rsidRDefault="006E3524" w14:paraId="1883ACC3" w14:textId="77777777">
            <w:pPr>
              <w:spacing w:line="240" w:lineRule="auto"/>
              <w:rPr>
                <w:ins w:author="Vaddhi, Jigisha Nmn (CDC/NCIRD/OD) (CTR)" w:date="2026-05-01T08:49:00Z" w16du:dateUtc="2026-05-01T12:49:00Z" w:id="1549"/>
                <w:rFonts w:eastAsia="Arial" w:cstheme="minorHAnsi"/>
              </w:rPr>
            </w:pPr>
            <w:ins w:author="Vaddhi, Jigisha Nmn (CDC/NCIRD/OD) (CTR)" w:date="2026-05-01T08:49:00Z" w16du:dateUtc="2026-05-01T12:49:00Z" w:id="1550">
              <w:r>
                <w:rPr>
                  <w:rFonts w:eastAsia="Arial" w:cstheme="minorHAnsi"/>
                </w:rPr>
                <w:t xml:space="preserve">is </w:t>
              </w:r>
            </w:ins>
          </w:p>
          <w:p w:rsidR="006E3524" w:rsidP="006E3524" w:rsidRDefault="006E3524" w14:paraId="0E8760D3" w14:textId="77777777">
            <w:pPr>
              <w:spacing w:line="240" w:lineRule="auto"/>
              <w:rPr>
                <w:ins w:author="Vaddhi, Jigisha Nmn (CDC/NCIRD/OD) (CTR)" w:date="2026-05-01T08:49:00Z" w16du:dateUtc="2026-05-01T12:49:00Z" w:id="1551"/>
                <w:rFonts w:eastAsia="Arial" w:cstheme="minorHAnsi"/>
              </w:rPr>
            </w:pPr>
            <w:ins w:author="Vaddhi, Jigisha Nmn (CDC/NCIRD/OD) (CTR)" w:date="2026-05-01T08:49:00Z" w16du:dateUtc="2026-05-01T12:49:00Z" w:id="1552">
              <w:r>
                <w:rPr>
                  <w:rFonts w:eastAsia="Arial" w:cstheme="minorHAnsi"/>
                </w:rPr>
                <w:t xml:space="preserve">Contains </w:t>
              </w:r>
            </w:ins>
          </w:p>
          <w:p w:rsidR="006E3524" w:rsidP="006E3524" w:rsidRDefault="006E3524" w14:paraId="7A9A4A07" w14:textId="77777777">
            <w:pPr>
              <w:spacing w:line="240" w:lineRule="auto"/>
              <w:rPr>
                <w:ins w:author="Vaddhi, Jigisha Nmn (CDC/NCIRD/OD) (CTR)" w:date="2026-05-01T08:49:00Z" w16du:dateUtc="2026-05-01T12:49:00Z" w:id="1553"/>
                <w:rFonts w:eastAsia="Arial" w:cstheme="minorHAnsi"/>
              </w:rPr>
            </w:pPr>
            <w:ins w:author="Vaddhi, Jigisha Nmn (CDC/NCIRD/OD) (CTR)" w:date="2026-05-01T08:49:00Z" w16du:dateUtc="2026-05-01T12:49:00Z" w:id="1554">
              <w:r>
                <w:rPr>
                  <w:rFonts w:eastAsia="Arial" w:cstheme="minorHAnsi"/>
                </w:rPr>
                <w:t>Starts with</w:t>
              </w:r>
            </w:ins>
          </w:p>
          <w:p w:rsidRPr="00603A6C" w:rsidR="00E1110E" w:rsidP="00603A6C" w:rsidRDefault="00E1110E" w14:paraId="49AFB1C4" w14:textId="77777777">
            <w:pPr>
              <w:spacing w:line="240" w:lineRule="auto"/>
              <w:rPr>
                <w:ins w:author="Vaddhi, Jigisha Nmn (CDC/NCIRD/OD) (CTR)" w:date="2026-05-01T08:31:00Z" w16du:dateUtc="2026-05-01T12:31:00Z" w:id="1555"/>
                <w:rFonts w:eastAsia="Arial" w:cstheme="minorHAnsi"/>
              </w:rPr>
            </w:pPr>
          </w:p>
        </w:tc>
        <w:tc>
          <w:tcPr>
            <w:tcW w:w="5016" w:type="dxa"/>
          </w:tcPr>
          <w:p w:rsidR="00E1110E" w:rsidP="000C1EBF" w:rsidRDefault="00C84877" w14:paraId="74438FEE" w14:textId="519B4E89">
            <w:pPr>
              <w:spacing w:line="240" w:lineRule="auto"/>
              <w:rPr>
                <w:ins w:author="Vaddhi, Jigisha Nmn (CDC/NCIRD/OD) (CTR)" w:date="2026-05-01T08:31:00Z" w16du:dateUtc="2026-05-01T12:31:00Z" w:id="1556"/>
                <w:rFonts w:eastAsia="Arial" w:cstheme="minorHAnsi"/>
              </w:rPr>
            </w:pPr>
            <w:ins w:author="Vaddhi, Jigisha Nmn (CDC/NCIRD/OD) (CTR)" w:date="2026-05-01T08:50:00Z" w16du:dateUtc="2026-05-01T12:50:00Z" w:id="1557">
              <w:r>
                <w:rPr>
                  <w:rFonts w:eastAsia="Arial" w:cstheme="minorHAnsi"/>
                </w:rPr>
                <w:t>Free form</w:t>
              </w:r>
            </w:ins>
          </w:p>
        </w:tc>
      </w:tr>
      <w:tr w:rsidR="00C725D8" w:rsidTr="004331C6" w14:paraId="387E43ED" w14:textId="77777777">
        <w:trPr>
          <w:ins w:author="Vaddhi, Jigisha Nmn (CDC/NCIRD/OD) (CTR)" w:date="2026-05-01T08:31:00Z" w:id="1558"/>
        </w:trPr>
        <w:tc>
          <w:tcPr>
            <w:tcW w:w="1023" w:type="dxa"/>
          </w:tcPr>
          <w:p w:rsidRPr="00C84877" w:rsidR="00E1110E" w:rsidP="00C84877" w:rsidRDefault="00C84877" w14:paraId="137B1250" w14:textId="0A8F3D12">
            <w:pPr>
              <w:spacing w:line="240" w:lineRule="auto"/>
              <w:rPr>
                <w:ins w:author="Vaddhi, Jigisha Nmn (CDC/NCIRD/OD) (CTR)" w:date="2026-05-01T08:31:00Z" w16du:dateUtc="2026-05-01T12:31:00Z" w:id="1559"/>
                <w:rFonts w:eastAsia="Arial" w:cstheme="minorHAnsi"/>
                <w:rPrChange w:author="Vaddhi, Jigisha Nmn (CDC/NCIRD/OD) (CTR)" w:date="2026-05-01T08:50:00Z" w16du:dateUtc="2026-05-01T12:50:00Z" w:id="1560">
                  <w:rPr>
                    <w:ins w:author="Vaddhi, Jigisha Nmn (CDC/NCIRD/OD) (CTR)" w:date="2026-05-01T08:31:00Z" w16du:dateUtc="2026-05-01T12:31:00Z" w:id="1561"/>
                  </w:rPr>
                </w:rPrChange>
              </w:rPr>
            </w:pPr>
            <w:ins w:author="Vaddhi, Jigisha Nmn (CDC/NCIRD/OD) (CTR)" w:date="2026-05-01T08:50:00Z" w16du:dateUtc="2026-05-01T12:50:00Z" w:id="1562">
              <w:r>
                <w:rPr>
                  <w:rFonts w:eastAsia="Arial" w:cstheme="minorHAnsi"/>
                </w:rPr>
                <w:t>11.</w:t>
              </w:r>
            </w:ins>
          </w:p>
        </w:tc>
        <w:tc>
          <w:tcPr>
            <w:tcW w:w="1532" w:type="dxa"/>
          </w:tcPr>
          <w:p w:rsidRPr="00603A6C" w:rsidR="00E1110E" w:rsidP="00B313F4" w:rsidRDefault="00673B9A" w14:paraId="737A31C5" w14:textId="64197073">
            <w:pPr>
              <w:spacing w:line="240" w:lineRule="auto"/>
              <w:rPr>
                <w:ins w:author="Vaddhi, Jigisha Nmn (CDC/NCIRD/OD) (CTR)" w:date="2026-05-01T08:31:00Z" w16du:dateUtc="2026-05-01T12:31:00Z" w:id="1563"/>
                <w:rFonts w:eastAsia="Arial" w:cstheme="minorHAnsi"/>
              </w:rPr>
            </w:pPr>
            <w:ins w:author="Vaddhi, Jigisha Nmn (CDC/NCIRD/OD) (CTR)" w:date="2026-05-01T08:50:00Z" w16du:dateUtc="2026-05-01T12:50:00Z" w:id="1564">
              <w:r w:rsidRPr="00673B9A">
                <w:rPr>
                  <w:rFonts w:eastAsia="Arial" w:cstheme="minorHAnsi"/>
                </w:rPr>
                <w:t>Ship-To Party ID</w:t>
              </w:r>
            </w:ins>
          </w:p>
        </w:tc>
        <w:tc>
          <w:tcPr>
            <w:tcW w:w="1779" w:type="dxa"/>
          </w:tcPr>
          <w:p w:rsidRPr="00322D89" w:rsidR="00673B9A" w:rsidP="00673B9A" w:rsidRDefault="00673B9A" w14:paraId="47667DA1" w14:textId="77777777">
            <w:pPr>
              <w:spacing w:line="240" w:lineRule="auto"/>
              <w:rPr>
                <w:ins w:author="Vaddhi, Jigisha Nmn (CDC/NCIRD/OD) (CTR)" w:date="2026-05-01T08:51:00Z" w16du:dateUtc="2026-05-01T12:51:00Z" w:id="1565"/>
                <w:rFonts w:eastAsia="Arial" w:cstheme="minorHAnsi"/>
              </w:rPr>
            </w:pPr>
            <w:ins w:author="Vaddhi, Jigisha Nmn (CDC/NCIRD/OD) (CTR)" w:date="2026-05-01T08:51:00Z" w16du:dateUtc="2026-05-01T12:51:00Z" w:id="1566">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w:t>
              </w:r>
              <w:r w:rsidRPr="00322D89">
                <w:rPr>
                  <w:rFonts w:eastAsia="Arial" w:cstheme="minorHAnsi"/>
                </w:rPr>
                <w:fldChar w:fldCharType="end"/>
              </w:r>
            </w:ins>
          </w:p>
          <w:p w:rsidRPr="00322D89" w:rsidR="00673B9A" w:rsidP="00673B9A" w:rsidRDefault="00673B9A" w14:paraId="41EE64D3" w14:textId="77777777">
            <w:pPr>
              <w:spacing w:line="240" w:lineRule="auto"/>
              <w:rPr>
                <w:ins w:author="Vaddhi, Jigisha Nmn (CDC/NCIRD/OD) (CTR)" w:date="2026-05-01T08:51:00Z" w16du:dateUtc="2026-05-01T12:51:00Z" w:id="1567"/>
                <w:rFonts w:eastAsia="Arial" w:cstheme="minorHAnsi"/>
              </w:rPr>
            </w:pPr>
            <w:ins w:author="Vaddhi, Jigisha Nmn (CDC/NCIRD/OD) (CTR)" w:date="2026-05-01T08:51:00Z" w16du:dateUtc="2026-05-01T12:51:00Z" w:id="1568">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contains</w:t>
              </w:r>
              <w:r w:rsidRPr="00322D89">
                <w:rPr>
                  <w:rFonts w:eastAsia="Arial" w:cstheme="minorHAnsi"/>
                </w:rPr>
                <w:fldChar w:fldCharType="end"/>
              </w:r>
            </w:ins>
          </w:p>
          <w:p w:rsidRPr="00322D89" w:rsidR="00673B9A" w:rsidP="00673B9A" w:rsidRDefault="00673B9A" w14:paraId="719EDC99" w14:textId="77777777">
            <w:pPr>
              <w:spacing w:line="240" w:lineRule="auto"/>
              <w:rPr>
                <w:ins w:author="Vaddhi, Jigisha Nmn (CDC/NCIRD/OD) (CTR)" w:date="2026-05-01T08:51:00Z" w16du:dateUtc="2026-05-01T12:51:00Z" w:id="1569"/>
                <w:rFonts w:eastAsia="Arial" w:cstheme="minorHAnsi"/>
              </w:rPr>
            </w:pPr>
            <w:ins w:author="Vaddhi, Jigisha Nmn (CDC/NCIRD/OD) (CTR)" w:date="2026-05-01T08:51:00Z" w16du:dateUtc="2026-05-01T12:51:00Z" w:id="1570">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starts with</w:t>
              </w:r>
              <w:r w:rsidRPr="00322D89">
                <w:rPr>
                  <w:rFonts w:eastAsia="Arial" w:cstheme="minorHAnsi"/>
                </w:rPr>
                <w:fldChar w:fldCharType="end"/>
              </w:r>
            </w:ins>
          </w:p>
          <w:p w:rsidRPr="00322D89" w:rsidR="00673B9A" w:rsidP="00673B9A" w:rsidRDefault="00673B9A" w14:paraId="7681D3A3" w14:textId="77777777">
            <w:pPr>
              <w:spacing w:line="240" w:lineRule="auto"/>
              <w:rPr>
                <w:ins w:author="Vaddhi, Jigisha Nmn (CDC/NCIRD/OD) (CTR)" w:date="2026-05-01T08:51:00Z" w16du:dateUtc="2026-05-01T12:51:00Z" w:id="1571"/>
                <w:rFonts w:eastAsia="Arial" w:cstheme="minorHAnsi"/>
              </w:rPr>
            </w:pPr>
            <w:ins w:author="Vaddhi, Jigisha Nmn (CDC/NCIRD/OD) (CTR)" w:date="2026-05-01T08:51:00Z" w16du:dateUtc="2026-05-01T12:51:00Z" w:id="1572">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between</w:t>
              </w:r>
              <w:r w:rsidRPr="00322D89">
                <w:rPr>
                  <w:rFonts w:eastAsia="Arial" w:cstheme="minorHAnsi"/>
                </w:rPr>
                <w:fldChar w:fldCharType="end"/>
              </w:r>
            </w:ins>
          </w:p>
          <w:p w:rsidRPr="00322D89" w:rsidR="00673B9A" w:rsidP="00673B9A" w:rsidRDefault="00673B9A" w14:paraId="6DA1105E" w14:textId="77777777">
            <w:pPr>
              <w:spacing w:line="240" w:lineRule="auto"/>
              <w:rPr>
                <w:ins w:author="Vaddhi, Jigisha Nmn (CDC/NCIRD/OD) (CTR)" w:date="2026-05-01T08:51:00Z" w16du:dateUtc="2026-05-01T12:51:00Z" w:id="1573"/>
                <w:rFonts w:eastAsia="Arial" w:cstheme="minorHAnsi"/>
              </w:rPr>
            </w:pPr>
            <w:ins w:author="Vaddhi, Jigisha Nmn (CDC/NCIRD/OD) (CTR)" w:date="2026-05-01T08:51:00Z" w16du:dateUtc="2026-05-01T12:51:00Z" w:id="1574">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less than</w:t>
              </w:r>
              <w:r w:rsidRPr="00322D89">
                <w:rPr>
                  <w:rFonts w:eastAsia="Arial" w:cstheme="minorHAnsi"/>
                </w:rPr>
                <w:fldChar w:fldCharType="end"/>
              </w:r>
            </w:ins>
          </w:p>
          <w:p w:rsidRPr="00322D89" w:rsidR="00673B9A" w:rsidP="00673B9A" w:rsidRDefault="00673B9A" w14:paraId="56FDE59A" w14:textId="77777777">
            <w:pPr>
              <w:spacing w:line="240" w:lineRule="auto"/>
              <w:rPr>
                <w:ins w:author="Vaddhi, Jigisha Nmn (CDC/NCIRD/OD) (CTR)" w:date="2026-05-01T08:51:00Z" w16du:dateUtc="2026-05-01T12:51:00Z" w:id="1575"/>
                <w:rFonts w:eastAsia="Arial" w:cstheme="minorHAnsi"/>
              </w:rPr>
            </w:pPr>
            <w:ins w:author="Vaddhi, Jigisha Nmn (CDC/NCIRD/OD) (CTR)" w:date="2026-05-01T08:51:00Z" w16du:dateUtc="2026-05-01T12:51:00Z" w:id="1576">
              <w:r w:rsidRPr="00322D89">
                <w:rPr>
                  <w:rFonts w:eastAsia="Arial" w:cstheme="minorHAnsi"/>
                </w:rPr>
                <w:fldChar w:fldCharType="begin"/>
              </w:r>
              <w:r w:rsidRPr="00322D89">
                <w:rPr>
                  <w:rFonts w:eastAsia="Arial" w:cstheme="minorHAnsi"/>
                </w:rPr>
                <w:instrText>HYPERLINK "javascript:void(0)"</w:instrText>
              </w:r>
              <w:r w:rsidRPr="00322D89">
                <w:rPr>
                  <w:rFonts w:eastAsia="Arial" w:cstheme="minorHAnsi"/>
                </w:rPr>
              </w:r>
              <w:r w:rsidRPr="00322D89">
                <w:rPr>
                  <w:rFonts w:eastAsia="Arial" w:cstheme="minorHAnsi"/>
                </w:rPr>
                <w:fldChar w:fldCharType="separate"/>
              </w:r>
              <w:r w:rsidRPr="00322D89">
                <w:rPr>
                  <w:rStyle w:val="Hyperlink"/>
                  <w:rFonts w:eastAsia="Arial" w:cstheme="minorHAnsi"/>
                </w:rPr>
                <w:t>is greater than</w:t>
              </w:r>
              <w:r w:rsidRPr="00322D89">
                <w:rPr>
                  <w:rFonts w:eastAsia="Arial" w:cstheme="minorHAnsi"/>
                </w:rPr>
                <w:fldChar w:fldCharType="end"/>
              </w:r>
            </w:ins>
          </w:p>
          <w:p w:rsidRPr="00603A6C" w:rsidR="00E1110E" w:rsidP="00673B9A" w:rsidRDefault="00E1110E" w14:paraId="31D440F0" w14:textId="77777777">
            <w:pPr>
              <w:spacing w:line="240" w:lineRule="auto"/>
              <w:rPr>
                <w:ins w:author="Vaddhi, Jigisha Nmn (CDC/NCIRD/OD) (CTR)" w:date="2026-05-01T08:31:00Z" w16du:dateUtc="2026-05-01T12:31:00Z" w:id="1577"/>
                <w:rFonts w:eastAsia="Arial" w:cstheme="minorHAnsi"/>
              </w:rPr>
            </w:pPr>
          </w:p>
        </w:tc>
        <w:tc>
          <w:tcPr>
            <w:tcW w:w="5016" w:type="dxa"/>
          </w:tcPr>
          <w:p w:rsidR="00E1110E" w:rsidP="000C1EBF" w:rsidRDefault="004E3A1B" w14:paraId="36A4C1F5" w14:textId="6FA40521">
            <w:pPr>
              <w:spacing w:line="240" w:lineRule="auto"/>
              <w:rPr>
                <w:ins w:author="Vaddhi, Jigisha Nmn (CDC/NCIRD/OD) (CTR)" w:date="2026-05-01T08:51:00Z" w16du:dateUtc="2026-05-01T12:51:00Z" w:id="1578"/>
                <w:rFonts w:eastAsia="Arial" w:cstheme="minorHAnsi"/>
              </w:rPr>
            </w:pPr>
            <w:ins w:author="Vaddhi, Jigisha Nmn (CDC/NCIRD/OD) (CTR)" w:date="2026-05-01T08:51:00Z" w16du:dateUtc="2026-05-01T12:51:00Z" w:id="1579">
              <w:r>
                <w:rPr>
                  <w:rFonts w:eastAsia="Arial" w:cstheme="minorHAnsi"/>
                </w:rPr>
                <w:t>F4 Help – on clicking opens below screen</w:t>
              </w:r>
            </w:ins>
          </w:p>
          <w:p w:rsidR="004E3A1B" w:rsidP="000C1EBF" w:rsidRDefault="004E3A1B" w14:paraId="658ED507" w14:textId="77777777">
            <w:pPr>
              <w:spacing w:line="240" w:lineRule="auto"/>
              <w:rPr>
                <w:ins w:author="Vaddhi, Jigisha Nmn (CDC/NCIRD/OD) (CTR)" w:date="2026-05-01T08:51:00Z" w16du:dateUtc="2026-05-01T12:51:00Z" w:id="1580"/>
                <w:rFonts w:eastAsia="Arial" w:cstheme="minorHAnsi"/>
              </w:rPr>
            </w:pPr>
          </w:p>
          <w:p w:rsidR="004E3A1B" w:rsidP="000C1EBF" w:rsidRDefault="004E3A1B" w14:paraId="36CC0018" w14:textId="7177EAB7">
            <w:pPr>
              <w:spacing w:line="240" w:lineRule="auto"/>
              <w:rPr>
                <w:ins w:author="Vaddhi, Jigisha Nmn (CDC/NCIRD/OD) (CTR)" w:date="2026-05-01T08:31:00Z" w16du:dateUtc="2026-05-01T12:31:00Z" w:id="1581"/>
                <w:rFonts w:eastAsia="Arial" w:cstheme="minorHAnsi"/>
              </w:rPr>
            </w:pPr>
            <w:ins w:author="Vaddhi, Jigisha Nmn (CDC/NCIRD/OD) (CTR)" w:date="2026-05-01T08:51:00Z" w16du:dateUtc="2026-05-01T12:51:00Z" w:id="1582">
              <w:r w:rsidRPr="004E3A1B">
                <w:rPr>
                  <w:rFonts w:eastAsia="Arial" w:cstheme="minorHAnsi"/>
                  <w:noProof/>
                </w:rPr>
                <w:drawing>
                  <wp:inline distT="0" distB="0" distL="0" distR="0" wp14:anchorId="2074610C" wp14:editId="5A6CBF19">
                    <wp:extent cx="2216150" cy="649517"/>
                    <wp:effectExtent l="0" t="0" r="0" b="0"/>
                    <wp:docPr id="99626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2961" name=""/>
                            <pic:cNvPicPr/>
                          </pic:nvPicPr>
                          <pic:blipFill>
                            <a:blip r:embed="rId34"/>
                            <a:stretch>
                              <a:fillRect/>
                            </a:stretch>
                          </pic:blipFill>
                          <pic:spPr>
                            <a:xfrm>
                              <a:off x="0" y="0"/>
                              <a:ext cx="2219969" cy="650636"/>
                            </a:xfrm>
                            <a:prstGeom prst="rect">
                              <a:avLst/>
                            </a:prstGeom>
                          </pic:spPr>
                        </pic:pic>
                      </a:graphicData>
                    </a:graphic>
                  </wp:inline>
                </w:drawing>
              </w:r>
            </w:ins>
          </w:p>
        </w:tc>
      </w:tr>
      <w:tr w:rsidR="00A54F3A" w:rsidTr="004331C6" w14:paraId="7A38B52D" w14:textId="77777777">
        <w:trPr>
          <w:ins w:author="Vaddhi, Jigisha Nmn (CDC/NCIRD/OD) (CTR)" w:date="2026-05-01T08:53:00Z" w:id="1583"/>
        </w:trPr>
        <w:tc>
          <w:tcPr>
            <w:tcW w:w="1023" w:type="dxa"/>
          </w:tcPr>
          <w:p w:rsidR="00A54F3A" w:rsidP="00C84877" w:rsidRDefault="00A54F3A" w14:paraId="6809E265" w14:textId="017DDC63">
            <w:pPr>
              <w:spacing w:line="240" w:lineRule="auto"/>
              <w:rPr>
                <w:ins w:author="Vaddhi, Jigisha Nmn (CDC/NCIRD/OD) (CTR)" w:date="2026-05-01T08:53:00Z" w16du:dateUtc="2026-05-01T12:53:00Z" w:id="1584"/>
                <w:rFonts w:eastAsia="Arial" w:cstheme="minorHAnsi"/>
              </w:rPr>
            </w:pPr>
            <w:ins w:author="Vaddhi, Jigisha Nmn (CDC/NCIRD/OD) (CTR)" w:date="2026-05-01T08:53:00Z" w16du:dateUtc="2026-05-01T12:53:00Z" w:id="1585">
              <w:r>
                <w:rPr>
                  <w:rFonts w:eastAsia="Arial" w:cstheme="minorHAnsi"/>
                </w:rPr>
                <w:t>12.</w:t>
              </w:r>
            </w:ins>
          </w:p>
        </w:tc>
        <w:tc>
          <w:tcPr>
            <w:tcW w:w="1532" w:type="dxa"/>
          </w:tcPr>
          <w:p w:rsidRPr="00673B9A" w:rsidR="00A54F3A" w:rsidP="00B313F4" w:rsidRDefault="00717B27" w14:paraId="5E3F19D3" w14:textId="5FE139A3">
            <w:pPr>
              <w:spacing w:line="240" w:lineRule="auto"/>
              <w:rPr>
                <w:ins w:author="Vaddhi, Jigisha Nmn (CDC/NCIRD/OD) (CTR)" w:date="2026-05-01T08:53:00Z" w16du:dateUtc="2026-05-01T12:53:00Z" w:id="1586"/>
                <w:rFonts w:eastAsia="Arial" w:cstheme="minorHAnsi"/>
              </w:rPr>
            </w:pPr>
            <w:ins w:author="Vaddhi, Jigisha Nmn (CDC/NCIRD/OD) (CTR)" w:date="2026-05-01T08:54:00Z" w16du:dateUtc="2026-05-01T12:54:00Z" w:id="1587">
              <w:r w:rsidRPr="00717B27">
                <w:rPr>
                  <w:rFonts w:eastAsia="Arial" w:cstheme="minorHAnsi"/>
                </w:rPr>
                <w:t>Created By</w:t>
              </w:r>
            </w:ins>
          </w:p>
        </w:tc>
        <w:tc>
          <w:tcPr>
            <w:tcW w:w="1779" w:type="dxa"/>
          </w:tcPr>
          <w:p w:rsidR="00A54F3A" w:rsidP="00673B9A" w:rsidRDefault="00717B27" w14:paraId="606772DB" w14:textId="6257C621">
            <w:pPr>
              <w:spacing w:line="240" w:lineRule="auto"/>
              <w:rPr>
                <w:ins w:author="Vaddhi, Jigisha Nmn (CDC/NCIRD/OD) (CTR)" w:date="2026-05-01T08:54:00Z" w16du:dateUtc="2026-05-01T12:54:00Z" w:id="1588"/>
                <w:rFonts w:eastAsia="Arial" w:cstheme="minorHAnsi"/>
              </w:rPr>
            </w:pPr>
            <w:ins w:author="Vaddhi, Jigisha Nmn (CDC/NCIRD/OD) (CTR)" w:date="2026-05-01T08:54:00Z" w16du:dateUtc="2026-05-01T12:54:00Z" w:id="1589">
              <w:r>
                <w:rPr>
                  <w:rFonts w:eastAsia="Arial" w:cstheme="minorHAnsi"/>
                </w:rPr>
                <w:t>Is</w:t>
              </w:r>
            </w:ins>
          </w:p>
          <w:p w:rsidRPr="00322D89" w:rsidR="00717B27" w:rsidP="00673B9A" w:rsidRDefault="00717B27" w14:paraId="35CEAB64" w14:textId="29CE4D1F">
            <w:pPr>
              <w:spacing w:line="240" w:lineRule="auto"/>
              <w:rPr>
                <w:ins w:author="Vaddhi, Jigisha Nmn (CDC/NCIRD/OD) (CTR)" w:date="2026-05-01T08:53:00Z" w16du:dateUtc="2026-05-01T12:53:00Z" w:id="1590"/>
                <w:rFonts w:eastAsia="Arial" w:cstheme="minorHAnsi"/>
              </w:rPr>
            </w:pPr>
            <w:ins w:author="Vaddhi, Jigisha Nmn (CDC/NCIRD/OD) (CTR)" w:date="2026-05-01T08:54:00Z" w16du:dateUtc="2026-05-01T12:54:00Z" w:id="1591">
              <w:r>
                <w:rPr>
                  <w:rFonts w:eastAsia="Arial" w:cstheme="minorHAnsi"/>
                </w:rPr>
                <w:t>Is not</w:t>
              </w:r>
            </w:ins>
          </w:p>
        </w:tc>
        <w:tc>
          <w:tcPr>
            <w:tcW w:w="5016" w:type="dxa"/>
          </w:tcPr>
          <w:p w:rsidR="00A54F3A" w:rsidP="000C1EBF" w:rsidRDefault="00C725D8" w14:paraId="2C259DC0" w14:textId="77777777">
            <w:pPr>
              <w:spacing w:line="240" w:lineRule="auto"/>
              <w:rPr>
                <w:ins w:author="Vaddhi, Jigisha Nmn (CDC/NCIRD/OD) (CTR)" w:date="2026-05-01T08:54:00Z" w16du:dateUtc="2026-05-01T12:54:00Z" w:id="1592"/>
                <w:rFonts w:eastAsia="Arial" w:cstheme="minorHAnsi"/>
              </w:rPr>
            </w:pPr>
            <w:ins w:author="Vaddhi, Jigisha Nmn (CDC/NCIRD/OD) (CTR)" w:date="2026-05-01T08:54:00Z" w16du:dateUtc="2026-05-01T12:54:00Z" w:id="1593">
              <w:r>
                <w:rPr>
                  <w:rFonts w:eastAsia="Arial" w:cstheme="minorHAnsi"/>
                </w:rPr>
                <w:t>F4 Help – opens below screen</w:t>
              </w:r>
            </w:ins>
          </w:p>
          <w:p w:rsidR="00C725D8" w:rsidP="000C1EBF" w:rsidRDefault="00C725D8" w14:paraId="5ACF29DA" w14:textId="77777777">
            <w:pPr>
              <w:spacing w:line="240" w:lineRule="auto"/>
              <w:rPr>
                <w:ins w:author="Vaddhi, Jigisha Nmn (CDC/NCIRD/OD) (CTR)" w:date="2026-05-01T08:55:00Z" w16du:dateUtc="2026-05-01T12:55:00Z" w:id="1594"/>
                <w:rFonts w:eastAsia="Arial" w:cstheme="minorHAnsi"/>
              </w:rPr>
            </w:pPr>
          </w:p>
          <w:p w:rsidR="00C725D8" w:rsidP="000C1EBF" w:rsidRDefault="00C725D8" w14:paraId="5491D8D8" w14:textId="1514BCC5">
            <w:pPr>
              <w:spacing w:line="240" w:lineRule="auto"/>
              <w:rPr>
                <w:ins w:author="Vaddhi, Jigisha Nmn (CDC/NCIRD/OD) (CTR)" w:date="2026-05-01T08:53:00Z" w16du:dateUtc="2026-05-01T12:53:00Z" w:id="1595"/>
                <w:rFonts w:eastAsia="Arial" w:cstheme="minorHAnsi"/>
              </w:rPr>
            </w:pPr>
            <w:ins w:author="Vaddhi, Jigisha Nmn (CDC/NCIRD/OD) (CTR)" w:date="2026-05-01T08:55:00Z" w16du:dateUtc="2026-05-01T12:55:00Z" w:id="1596">
              <w:r w:rsidRPr="00C725D8">
                <w:rPr>
                  <w:rFonts w:eastAsia="Arial" w:cstheme="minorHAnsi"/>
                  <w:noProof/>
                </w:rPr>
                <w:lastRenderedPageBreak/>
                <w:drawing>
                  <wp:inline distT="0" distB="0" distL="0" distR="0" wp14:anchorId="579A9E5E" wp14:editId="46870E98">
                    <wp:extent cx="2838450" cy="1317029"/>
                    <wp:effectExtent l="0" t="0" r="0" b="0"/>
                    <wp:docPr id="910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146" name=""/>
                            <pic:cNvPicPr/>
                          </pic:nvPicPr>
                          <pic:blipFill>
                            <a:blip r:embed="rId35"/>
                            <a:stretch>
                              <a:fillRect/>
                            </a:stretch>
                          </pic:blipFill>
                          <pic:spPr>
                            <a:xfrm>
                              <a:off x="0" y="0"/>
                              <a:ext cx="2847509" cy="1321232"/>
                            </a:xfrm>
                            <a:prstGeom prst="rect">
                              <a:avLst/>
                            </a:prstGeom>
                          </pic:spPr>
                        </pic:pic>
                      </a:graphicData>
                    </a:graphic>
                  </wp:inline>
                </w:drawing>
              </w:r>
            </w:ins>
          </w:p>
        </w:tc>
      </w:tr>
      <w:tr w:rsidR="00A54F3A" w:rsidTr="004331C6" w14:paraId="079EC568" w14:textId="77777777">
        <w:trPr>
          <w:ins w:author="Vaddhi, Jigisha Nmn (CDC/NCIRD/OD) (CTR)" w:date="2026-05-01T08:53:00Z" w:id="1597"/>
        </w:trPr>
        <w:tc>
          <w:tcPr>
            <w:tcW w:w="1023" w:type="dxa"/>
          </w:tcPr>
          <w:p w:rsidRPr="00C725D8" w:rsidR="00A54F3A" w:rsidP="00C725D8" w:rsidRDefault="00C725D8" w14:paraId="6B7B6B39" w14:textId="5C981C27">
            <w:pPr>
              <w:spacing w:line="240" w:lineRule="auto"/>
              <w:rPr>
                <w:ins w:author="Vaddhi, Jigisha Nmn (CDC/NCIRD/OD) (CTR)" w:date="2026-05-01T08:53:00Z" w16du:dateUtc="2026-05-01T12:53:00Z" w:id="1598"/>
                <w:rFonts w:eastAsia="Arial" w:cstheme="minorHAnsi"/>
                <w:rPrChange w:author="Vaddhi, Jigisha Nmn (CDC/NCIRD/OD) (CTR)" w:date="2026-05-01T08:55:00Z" w16du:dateUtc="2026-05-01T12:55:00Z" w:id="1599">
                  <w:rPr>
                    <w:ins w:author="Vaddhi, Jigisha Nmn (CDC/NCIRD/OD) (CTR)" w:date="2026-05-01T08:53:00Z" w16du:dateUtc="2026-05-01T12:53:00Z" w:id="1600"/>
                  </w:rPr>
                </w:rPrChange>
              </w:rPr>
            </w:pPr>
            <w:ins w:author="Vaddhi, Jigisha Nmn (CDC/NCIRD/OD) (CTR)" w:date="2026-05-01T08:55:00Z" w16du:dateUtc="2026-05-01T12:55:00Z" w:id="1601">
              <w:r>
                <w:rPr>
                  <w:rFonts w:eastAsia="Arial" w:cstheme="minorHAnsi"/>
                </w:rPr>
                <w:lastRenderedPageBreak/>
                <w:t>13.</w:t>
              </w:r>
            </w:ins>
          </w:p>
        </w:tc>
        <w:tc>
          <w:tcPr>
            <w:tcW w:w="1532" w:type="dxa"/>
          </w:tcPr>
          <w:p w:rsidRPr="00673B9A" w:rsidR="00A54F3A" w:rsidP="00B313F4" w:rsidRDefault="00C72AAC" w14:paraId="78CD62F0" w14:textId="320F856B">
            <w:pPr>
              <w:spacing w:line="240" w:lineRule="auto"/>
              <w:rPr>
                <w:ins w:author="Vaddhi, Jigisha Nmn (CDC/NCIRD/OD) (CTR)" w:date="2026-05-01T08:53:00Z" w16du:dateUtc="2026-05-01T12:53:00Z" w:id="1602"/>
                <w:rFonts w:eastAsia="Arial" w:cstheme="minorHAnsi"/>
              </w:rPr>
            </w:pPr>
            <w:ins w:author="Vaddhi, Jigisha Nmn (CDC/NCIRD/OD) (CTR)" w:date="2026-05-01T08:55:00Z" w16du:dateUtc="2026-05-01T12:55:00Z" w:id="1603">
              <w:r w:rsidRPr="00C72AAC">
                <w:rPr>
                  <w:rFonts w:eastAsia="Arial" w:cstheme="minorHAnsi"/>
                </w:rPr>
                <w:t>Sales Order Type</w:t>
              </w:r>
            </w:ins>
          </w:p>
        </w:tc>
        <w:tc>
          <w:tcPr>
            <w:tcW w:w="1779" w:type="dxa"/>
          </w:tcPr>
          <w:p w:rsidR="00C72AAC" w:rsidP="00C72AAC" w:rsidRDefault="00C72AAC" w14:paraId="5F9012C3" w14:textId="77777777">
            <w:pPr>
              <w:spacing w:line="240" w:lineRule="auto"/>
              <w:rPr>
                <w:ins w:author="Vaddhi, Jigisha Nmn (CDC/NCIRD/OD) (CTR)" w:date="2026-05-01T08:55:00Z" w16du:dateUtc="2026-05-01T12:55:00Z" w:id="1604"/>
                <w:rFonts w:eastAsia="Arial" w:cstheme="minorHAnsi"/>
              </w:rPr>
            </w:pPr>
            <w:ins w:author="Vaddhi, Jigisha Nmn (CDC/NCIRD/OD) (CTR)" w:date="2026-05-01T08:55:00Z" w16du:dateUtc="2026-05-01T12:55:00Z" w:id="1605">
              <w:r>
                <w:rPr>
                  <w:rFonts w:eastAsia="Arial" w:cstheme="minorHAnsi"/>
                </w:rPr>
                <w:t>Is</w:t>
              </w:r>
            </w:ins>
          </w:p>
          <w:p w:rsidRPr="00322D89" w:rsidR="00A54F3A" w:rsidP="00C72AAC" w:rsidRDefault="00C72AAC" w14:paraId="7A5998E1" w14:textId="352C9AA8">
            <w:pPr>
              <w:spacing w:line="240" w:lineRule="auto"/>
              <w:rPr>
                <w:ins w:author="Vaddhi, Jigisha Nmn (CDC/NCIRD/OD) (CTR)" w:date="2026-05-01T08:53:00Z" w16du:dateUtc="2026-05-01T12:53:00Z" w:id="1606"/>
                <w:rFonts w:eastAsia="Arial" w:cstheme="minorHAnsi"/>
              </w:rPr>
            </w:pPr>
            <w:ins w:author="Vaddhi, Jigisha Nmn (CDC/NCIRD/OD) (CTR)" w:date="2026-05-01T08:55:00Z" w16du:dateUtc="2026-05-01T12:55:00Z" w:id="1607">
              <w:r>
                <w:rPr>
                  <w:rFonts w:eastAsia="Arial" w:cstheme="minorHAnsi"/>
                </w:rPr>
                <w:t>Is not</w:t>
              </w:r>
            </w:ins>
          </w:p>
        </w:tc>
        <w:tc>
          <w:tcPr>
            <w:tcW w:w="5016" w:type="dxa"/>
          </w:tcPr>
          <w:p w:rsidR="00A54F3A" w:rsidP="000C1EBF" w:rsidRDefault="00C72AAC" w14:paraId="5DC71928" w14:textId="77777777">
            <w:pPr>
              <w:spacing w:line="240" w:lineRule="auto"/>
              <w:rPr>
                <w:ins w:author="Vaddhi, Jigisha Nmn (CDC/NCIRD/OD) (CTR)" w:date="2026-05-01T08:55:00Z" w16du:dateUtc="2026-05-01T12:55:00Z" w:id="1608"/>
                <w:rFonts w:eastAsia="Arial" w:cstheme="minorHAnsi"/>
              </w:rPr>
            </w:pPr>
            <w:ins w:author="Vaddhi, Jigisha Nmn (CDC/NCIRD/OD) (CTR)" w:date="2026-05-01T08:55:00Z" w16du:dateUtc="2026-05-01T12:55:00Z" w:id="1609">
              <w:r>
                <w:rPr>
                  <w:rFonts w:eastAsia="Arial" w:cstheme="minorHAnsi"/>
                </w:rPr>
                <w:t>Drop Down</w:t>
              </w:r>
            </w:ins>
          </w:p>
          <w:p w:rsidR="00C72AAC" w:rsidP="000C1EBF" w:rsidRDefault="00C72AAC" w14:paraId="2568640B" w14:textId="77777777">
            <w:pPr>
              <w:spacing w:line="240" w:lineRule="auto"/>
              <w:rPr>
                <w:ins w:author="Vaddhi, Jigisha Nmn (CDC/NCIRD/OD) (CTR)" w:date="2026-05-01T08:56:00Z" w16du:dateUtc="2026-05-01T12:56:00Z" w:id="1610"/>
                <w:rFonts w:eastAsia="Arial" w:cstheme="minorHAnsi"/>
              </w:rPr>
            </w:pPr>
            <w:ins w:author="Vaddhi, Jigisha Nmn (CDC/NCIRD/OD) (CTR)" w:date="2026-05-01T08:55:00Z" w16du:dateUtc="2026-05-01T12:55:00Z" w:id="1611">
              <w:r>
                <w:rPr>
                  <w:rFonts w:eastAsia="Arial" w:cstheme="minorHAnsi"/>
                </w:rPr>
                <w:t>Values : Return Re</w:t>
              </w:r>
            </w:ins>
            <w:ins w:author="Vaddhi, Jigisha Nmn (CDC/NCIRD/OD) (CTR)" w:date="2026-05-01T08:56:00Z" w16du:dateUtc="2026-05-01T12:56:00Z" w:id="1612">
              <w:r>
                <w:rPr>
                  <w:rFonts w:eastAsia="Arial" w:cstheme="minorHAnsi"/>
                </w:rPr>
                <w:t xml:space="preserve">placement </w:t>
              </w:r>
            </w:ins>
          </w:p>
          <w:p w:rsidR="00C72AAC" w:rsidP="000C1EBF" w:rsidRDefault="00C72AAC" w14:paraId="5A4AEE24" w14:textId="467A19F6">
            <w:pPr>
              <w:spacing w:line="240" w:lineRule="auto"/>
              <w:rPr>
                <w:ins w:author="Vaddhi, Jigisha Nmn (CDC/NCIRD/OD) (CTR)" w:date="2026-05-01T08:53:00Z" w16du:dateUtc="2026-05-01T12:53:00Z" w:id="1613"/>
                <w:rFonts w:eastAsia="Arial" w:cstheme="minorHAnsi"/>
              </w:rPr>
            </w:pPr>
            <w:ins w:author="Vaddhi, Jigisha Nmn (CDC/NCIRD/OD) (CTR)" w:date="2026-05-01T08:56:00Z" w16du:dateUtc="2026-05-01T12:56:00Z" w:id="1614">
              <w:r>
                <w:rPr>
                  <w:rFonts w:eastAsia="Arial" w:cstheme="minorHAnsi"/>
                </w:rPr>
                <w:t xml:space="preserve">               Vaccine request</w:t>
              </w:r>
            </w:ins>
          </w:p>
        </w:tc>
      </w:tr>
      <w:tr w:rsidR="00C72AAC" w:rsidTr="004331C6" w14:paraId="6F7B7ABA" w14:textId="77777777">
        <w:trPr>
          <w:ins w:author="Vaddhi, Jigisha Nmn (CDC/NCIRD/OD) (CTR)" w:date="2026-05-01T08:56:00Z" w:id="1615"/>
        </w:trPr>
        <w:tc>
          <w:tcPr>
            <w:tcW w:w="1023" w:type="dxa"/>
          </w:tcPr>
          <w:p w:rsidR="00C72AAC" w:rsidP="00C725D8" w:rsidRDefault="00C72AAC" w14:paraId="148AA987" w14:textId="78DF40EF">
            <w:pPr>
              <w:spacing w:line="240" w:lineRule="auto"/>
              <w:rPr>
                <w:ins w:author="Vaddhi, Jigisha Nmn (CDC/NCIRD/OD) (CTR)" w:date="2026-05-01T08:56:00Z" w16du:dateUtc="2026-05-01T12:56:00Z" w:id="1616"/>
                <w:rFonts w:eastAsia="Arial" w:cstheme="minorHAnsi"/>
              </w:rPr>
            </w:pPr>
            <w:ins w:author="Vaddhi, Jigisha Nmn (CDC/NCIRD/OD) (CTR)" w:date="2026-05-01T08:56:00Z" w16du:dateUtc="2026-05-01T12:56:00Z" w:id="1617">
              <w:r>
                <w:rPr>
                  <w:rFonts w:eastAsia="Arial" w:cstheme="minorHAnsi"/>
                </w:rPr>
                <w:t>14.</w:t>
              </w:r>
            </w:ins>
          </w:p>
        </w:tc>
        <w:tc>
          <w:tcPr>
            <w:tcW w:w="1532" w:type="dxa"/>
          </w:tcPr>
          <w:p w:rsidRPr="00C72AAC" w:rsidR="00C72AAC" w:rsidP="00B313F4" w:rsidRDefault="00117582" w14:paraId="26964FA0" w14:textId="4E425841">
            <w:pPr>
              <w:spacing w:line="240" w:lineRule="auto"/>
              <w:rPr>
                <w:ins w:author="Vaddhi, Jigisha Nmn (CDC/NCIRD/OD) (CTR)" w:date="2026-05-01T08:56:00Z" w16du:dateUtc="2026-05-01T12:56:00Z" w:id="1618"/>
                <w:rFonts w:eastAsia="Arial" w:cstheme="minorHAnsi"/>
              </w:rPr>
            </w:pPr>
            <w:ins w:author="Vaddhi, Jigisha Nmn (CDC/NCIRD/OD) (CTR)" w:date="2026-05-01T08:56:00Z" w16du:dateUtc="2026-05-01T12:56:00Z" w:id="1619">
              <w:r w:rsidRPr="00117582">
                <w:rPr>
                  <w:rFonts w:eastAsia="Arial" w:cstheme="minorHAnsi"/>
                </w:rPr>
                <w:t>Status</w:t>
              </w:r>
            </w:ins>
          </w:p>
        </w:tc>
        <w:tc>
          <w:tcPr>
            <w:tcW w:w="1779" w:type="dxa"/>
          </w:tcPr>
          <w:p w:rsidR="00C72AAC" w:rsidP="00C72AAC" w:rsidRDefault="00117582" w14:paraId="6F796DB6" w14:textId="33E4ED73">
            <w:pPr>
              <w:spacing w:line="240" w:lineRule="auto"/>
              <w:rPr>
                <w:ins w:author="Vaddhi, Jigisha Nmn (CDC/NCIRD/OD) (CTR)" w:date="2026-05-01T08:56:00Z" w16du:dateUtc="2026-05-01T12:56:00Z" w:id="1620"/>
                <w:rFonts w:eastAsia="Arial" w:cstheme="minorHAnsi"/>
              </w:rPr>
            </w:pPr>
            <w:ins w:author="Vaddhi, Jigisha Nmn (CDC/NCIRD/OD) (CTR)" w:date="2026-05-01T08:56:00Z" w16du:dateUtc="2026-05-01T12:56:00Z" w:id="1621">
              <w:r>
                <w:rPr>
                  <w:rFonts w:eastAsia="Arial" w:cstheme="minorHAnsi"/>
                </w:rPr>
                <w:t>is</w:t>
              </w:r>
            </w:ins>
          </w:p>
        </w:tc>
        <w:tc>
          <w:tcPr>
            <w:tcW w:w="5016" w:type="dxa"/>
          </w:tcPr>
          <w:p w:rsidR="00C72AAC" w:rsidP="000C1EBF" w:rsidRDefault="00117582" w14:paraId="2072CEFD" w14:textId="3C8E61A7">
            <w:pPr>
              <w:spacing w:line="240" w:lineRule="auto"/>
              <w:rPr>
                <w:ins w:author="Vaddhi, Jigisha Nmn (CDC/NCIRD/OD) (CTR)" w:date="2026-05-01T08:56:00Z" w16du:dateUtc="2026-05-01T12:56:00Z" w:id="1622"/>
                <w:rFonts w:eastAsia="Arial" w:cstheme="minorHAnsi"/>
              </w:rPr>
            </w:pPr>
            <w:ins w:author="Vaddhi, Jigisha Nmn (CDC/NCIRD/OD) (CTR)" w:date="2026-05-01T08:56:00Z" w16du:dateUtc="2026-05-01T12:56:00Z" w:id="1623">
              <w:r>
                <w:rPr>
                  <w:rFonts w:eastAsia="Arial" w:cstheme="minorHAnsi"/>
                </w:rPr>
                <w:t>Drop Down –</w:t>
              </w:r>
            </w:ins>
            <w:ins w:author="Vaddhi, Jigisha Nmn (CDC/NCIRD/OD) (CTR)" w:date="2026-05-01T08:58:00Z" w16du:dateUtc="2026-05-01T12:58:00Z" w:id="1624">
              <w:r w:rsidR="000D2B71">
                <w:rPr>
                  <w:rFonts w:eastAsia="Arial" w:cstheme="minorHAnsi"/>
                </w:rPr>
                <w:t xml:space="preserve"> displays</w:t>
              </w:r>
            </w:ins>
            <w:ins w:author="Vaddhi, Jigisha Nmn (CDC/NCIRD/OD) (CTR)" w:date="2026-05-01T08:56:00Z" w16du:dateUtc="2026-05-01T12:56:00Z" w:id="1625">
              <w:r>
                <w:rPr>
                  <w:rFonts w:eastAsia="Arial" w:cstheme="minorHAnsi"/>
                </w:rPr>
                <w:t xml:space="preserve"> all the stat</w:t>
              </w:r>
            </w:ins>
            <w:ins w:author="Vaddhi, Jigisha Nmn (CDC/NCIRD/OD) (CTR)" w:date="2026-05-01T08:57:00Z" w16du:dateUtc="2026-05-01T12:57:00Z" w:id="1626">
              <w:r w:rsidR="006C0D1A">
                <w:rPr>
                  <w:rFonts w:eastAsia="Arial" w:cstheme="minorHAnsi"/>
                </w:rPr>
                <w:t>ues</w:t>
              </w:r>
            </w:ins>
          </w:p>
        </w:tc>
      </w:tr>
      <w:tr w:rsidR="006C0D1A" w:rsidTr="004331C6" w14:paraId="0A08B1EA" w14:textId="77777777">
        <w:trPr>
          <w:ins w:author="Vaddhi, Jigisha Nmn (CDC/NCIRD/OD) (CTR)" w:date="2026-05-01T08:57:00Z" w:id="1627"/>
        </w:trPr>
        <w:tc>
          <w:tcPr>
            <w:tcW w:w="1023" w:type="dxa"/>
          </w:tcPr>
          <w:p w:rsidR="006C0D1A" w:rsidP="00C725D8" w:rsidRDefault="006C0D1A" w14:paraId="7420C845" w14:textId="489650FE">
            <w:pPr>
              <w:spacing w:line="240" w:lineRule="auto"/>
              <w:rPr>
                <w:ins w:author="Vaddhi, Jigisha Nmn (CDC/NCIRD/OD) (CTR)" w:date="2026-05-01T08:57:00Z" w16du:dateUtc="2026-05-01T12:57:00Z" w:id="1628"/>
                <w:rFonts w:eastAsia="Arial" w:cstheme="minorHAnsi"/>
              </w:rPr>
            </w:pPr>
            <w:ins w:author="Vaddhi, Jigisha Nmn (CDC/NCIRD/OD) (CTR)" w:date="2026-05-01T08:57:00Z" w16du:dateUtc="2026-05-01T12:57:00Z" w:id="1629">
              <w:r>
                <w:rPr>
                  <w:rFonts w:eastAsia="Arial" w:cstheme="minorHAnsi"/>
                </w:rPr>
                <w:t>15.</w:t>
              </w:r>
            </w:ins>
          </w:p>
        </w:tc>
        <w:tc>
          <w:tcPr>
            <w:tcW w:w="1532" w:type="dxa"/>
          </w:tcPr>
          <w:p w:rsidRPr="00117582" w:rsidR="006C0D1A" w:rsidP="00B313F4" w:rsidRDefault="000D2B71" w14:paraId="28B004BE" w14:textId="3D50EF82">
            <w:pPr>
              <w:spacing w:line="240" w:lineRule="auto"/>
              <w:rPr>
                <w:ins w:author="Vaddhi, Jigisha Nmn (CDC/NCIRD/OD) (CTR)" w:date="2026-05-01T08:57:00Z" w16du:dateUtc="2026-05-01T12:57:00Z" w:id="1630"/>
                <w:rFonts w:eastAsia="Arial" w:cstheme="minorHAnsi"/>
              </w:rPr>
            </w:pPr>
            <w:ins w:author="Vaddhi, Jigisha Nmn (CDC/NCIRD/OD) (CTR)" w:date="2026-05-01T08:57:00Z" w16du:dateUtc="2026-05-01T12:57:00Z" w:id="1631">
              <w:r w:rsidRPr="000D2B71">
                <w:rPr>
                  <w:rFonts w:eastAsia="Arial" w:cstheme="minorHAnsi"/>
                </w:rPr>
                <w:t>Grantee</w:t>
              </w:r>
            </w:ins>
          </w:p>
        </w:tc>
        <w:tc>
          <w:tcPr>
            <w:tcW w:w="1779" w:type="dxa"/>
          </w:tcPr>
          <w:p w:rsidR="006C0D1A" w:rsidP="00C72AAC" w:rsidRDefault="000D2B71" w14:paraId="03B2ADD7" w14:textId="104E6615">
            <w:pPr>
              <w:spacing w:line="240" w:lineRule="auto"/>
              <w:rPr>
                <w:ins w:author="Vaddhi, Jigisha Nmn (CDC/NCIRD/OD) (CTR)" w:date="2026-05-01T08:57:00Z" w16du:dateUtc="2026-05-01T12:57:00Z" w:id="1632"/>
                <w:rFonts w:eastAsia="Arial" w:cstheme="minorHAnsi"/>
              </w:rPr>
            </w:pPr>
            <w:ins w:author="Vaddhi, Jigisha Nmn (CDC/NCIRD/OD) (CTR)" w:date="2026-05-01T08:57:00Z" w16du:dateUtc="2026-05-01T12:57:00Z" w:id="1633">
              <w:r>
                <w:rPr>
                  <w:rFonts w:eastAsia="Arial" w:cstheme="minorHAnsi"/>
                </w:rPr>
                <w:t>is</w:t>
              </w:r>
            </w:ins>
          </w:p>
        </w:tc>
        <w:tc>
          <w:tcPr>
            <w:tcW w:w="5016" w:type="dxa"/>
          </w:tcPr>
          <w:p w:rsidR="000D2B71" w:rsidP="000D2B71" w:rsidRDefault="000D2B71" w14:paraId="5DC21EA5" w14:textId="3759B6DA">
            <w:pPr>
              <w:spacing w:line="240" w:lineRule="auto"/>
              <w:rPr>
                <w:ins w:author="Vaddhi, Jigisha Nmn (CDC/NCIRD/OD) (CTR)" w:date="2026-05-01T08:57:00Z" w16du:dateUtc="2026-05-01T12:57:00Z" w:id="1634"/>
                <w:rFonts w:eastAsia="Arial" w:cstheme="minorHAnsi"/>
              </w:rPr>
            </w:pPr>
            <w:ins w:author="Vaddhi, Jigisha Nmn (CDC/NCIRD/OD) (CTR)" w:date="2026-05-01T08:57:00Z" w16du:dateUtc="2026-05-01T12:57:00Z" w:id="1635">
              <w:r>
                <w:rPr>
                  <w:rFonts w:eastAsia="Arial" w:cstheme="minorHAnsi"/>
                </w:rPr>
                <w:t xml:space="preserve">Drop Down </w:t>
              </w:r>
            </w:ins>
            <w:ins w:author="Vaddhi, Jigisha Nmn (CDC/NCIRD/OD) (CTR)" w:date="2026-05-01T08:58:00Z" w16du:dateUtc="2026-05-01T12:58:00Z" w:id="1636">
              <w:r>
                <w:rPr>
                  <w:rFonts w:eastAsia="Arial" w:cstheme="minorHAnsi"/>
                </w:rPr>
                <w:t>–</w:t>
              </w:r>
            </w:ins>
            <w:ins w:author="Vaddhi, Jigisha Nmn (CDC/NCIRD/OD) (CTR)" w:date="2026-05-01T08:57:00Z" w16du:dateUtc="2026-05-01T12:57:00Z" w:id="1637">
              <w:r>
                <w:rPr>
                  <w:rFonts w:eastAsia="Arial" w:cstheme="minorHAnsi"/>
                </w:rPr>
                <w:t xml:space="preserve"> </w:t>
              </w:r>
            </w:ins>
            <w:ins w:author="Vaddhi, Jigisha Nmn (CDC/NCIRD/OD) (CTR)" w:date="2026-05-01T08:58:00Z" w16du:dateUtc="2026-05-01T12:58:00Z" w:id="1638">
              <w:r>
                <w:rPr>
                  <w:rFonts w:eastAsia="Arial" w:cstheme="minorHAnsi"/>
                </w:rPr>
                <w:t xml:space="preserve">displays </w:t>
              </w:r>
              <w:r w:rsidR="00FD272C">
                <w:rPr>
                  <w:rFonts w:eastAsia="Arial" w:cstheme="minorHAnsi"/>
                </w:rPr>
                <w:t>all the sales offices</w:t>
              </w:r>
            </w:ins>
          </w:p>
          <w:p w:rsidR="006C0D1A" w:rsidP="000C1EBF" w:rsidRDefault="000D2B71" w14:paraId="78C3C926" w14:textId="093923E0">
            <w:pPr>
              <w:spacing w:line="240" w:lineRule="auto"/>
              <w:rPr>
                <w:ins w:author="Vaddhi, Jigisha Nmn (CDC/NCIRD/OD) (CTR)" w:date="2026-05-01T08:57:00Z" w16du:dateUtc="2026-05-01T12:57:00Z" w:id="1639"/>
                <w:rFonts w:eastAsia="Arial" w:cstheme="minorHAnsi"/>
              </w:rPr>
            </w:pPr>
            <w:ins w:author="Vaddhi, Jigisha Nmn (CDC/NCIRD/OD) (CTR)" w:date="2026-05-01T08:57:00Z" w16du:dateUtc="2026-05-01T12:57:00Z" w:id="1640">
              <w:r>
                <w:rPr>
                  <w:rFonts w:eastAsia="Arial" w:cstheme="minorHAnsi"/>
                </w:rPr>
                <w:t xml:space="preserve"> </w:t>
              </w:r>
            </w:ins>
          </w:p>
        </w:tc>
      </w:tr>
      <w:tr w:rsidR="006C0D1A" w:rsidTr="004331C6" w14:paraId="7FFBBBD4" w14:textId="77777777">
        <w:trPr>
          <w:ins w:author="Vaddhi, Jigisha Nmn (CDC/NCIRD/OD) (CTR)" w:date="2026-05-01T08:57:00Z" w:id="1641"/>
        </w:trPr>
        <w:tc>
          <w:tcPr>
            <w:tcW w:w="1023" w:type="dxa"/>
          </w:tcPr>
          <w:p w:rsidR="006C0D1A" w:rsidP="00C725D8" w:rsidRDefault="00FD272C" w14:paraId="3706D0A2" w14:textId="1E2AD5DB">
            <w:pPr>
              <w:spacing w:line="240" w:lineRule="auto"/>
              <w:rPr>
                <w:ins w:author="Vaddhi, Jigisha Nmn (CDC/NCIRD/OD) (CTR)" w:date="2026-05-01T08:57:00Z" w16du:dateUtc="2026-05-01T12:57:00Z" w:id="1642"/>
                <w:rFonts w:eastAsia="Arial" w:cstheme="minorHAnsi"/>
              </w:rPr>
            </w:pPr>
            <w:ins w:author="Vaddhi, Jigisha Nmn (CDC/NCIRD/OD) (CTR)" w:date="2026-05-01T08:58:00Z" w16du:dateUtc="2026-05-01T12:58:00Z" w:id="1643">
              <w:r>
                <w:rPr>
                  <w:rFonts w:eastAsia="Arial" w:cstheme="minorHAnsi"/>
                </w:rPr>
                <w:t>16.</w:t>
              </w:r>
            </w:ins>
          </w:p>
        </w:tc>
        <w:tc>
          <w:tcPr>
            <w:tcW w:w="1532" w:type="dxa"/>
          </w:tcPr>
          <w:p w:rsidRPr="00117582" w:rsidR="006C0D1A" w:rsidP="00B313F4" w:rsidRDefault="0070377A" w14:paraId="1B7E94E5" w14:textId="4669521A">
            <w:pPr>
              <w:spacing w:line="240" w:lineRule="auto"/>
              <w:rPr>
                <w:ins w:author="Vaddhi, Jigisha Nmn (CDC/NCIRD/OD) (CTR)" w:date="2026-05-01T08:57:00Z" w16du:dateUtc="2026-05-01T12:57:00Z" w:id="1644"/>
                <w:rFonts w:eastAsia="Arial" w:cstheme="minorHAnsi"/>
              </w:rPr>
            </w:pPr>
            <w:ins w:author="Vaddhi, Jigisha Nmn (CDC/NCIRD/OD) (CTR)" w:date="2026-05-01T08:58:00Z" w16du:dateUtc="2026-05-01T12:58:00Z" w:id="1645">
              <w:r>
                <w:rPr>
                  <w:rFonts w:eastAsia="Arial" w:cstheme="minorHAnsi"/>
                </w:rPr>
                <w:t>Priority</w:t>
              </w:r>
            </w:ins>
          </w:p>
        </w:tc>
        <w:tc>
          <w:tcPr>
            <w:tcW w:w="1779" w:type="dxa"/>
          </w:tcPr>
          <w:p w:rsidR="006C0D1A" w:rsidP="00C72AAC" w:rsidRDefault="0070377A" w14:paraId="6222D7F3" w14:textId="14CE1F5D">
            <w:pPr>
              <w:spacing w:line="240" w:lineRule="auto"/>
              <w:rPr>
                <w:ins w:author="Vaddhi, Jigisha Nmn (CDC/NCIRD/OD) (CTR)" w:date="2026-05-01T08:57:00Z" w16du:dateUtc="2026-05-01T12:57:00Z" w:id="1646"/>
                <w:rFonts w:eastAsia="Arial" w:cstheme="minorHAnsi"/>
              </w:rPr>
            </w:pPr>
            <w:ins w:author="Vaddhi, Jigisha Nmn (CDC/NCIRD/OD) (CTR)" w:date="2026-05-01T08:58:00Z" w16du:dateUtc="2026-05-01T12:58:00Z" w:id="1647">
              <w:r>
                <w:rPr>
                  <w:rFonts w:eastAsia="Arial" w:cstheme="minorHAnsi"/>
                </w:rPr>
                <w:t>is</w:t>
              </w:r>
            </w:ins>
          </w:p>
        </w:tc>
        <w:tc>
          <w:tcPr>
            <w:tcW w:w="5016" w:type="dxa"/>
          </w:tcPr>
          <w:p w:rsidR="006C0D1A" w:rsidP="000C1EBF" w:rsidRDefault="0070377A" w14:paraId="5CF5FC4C" w14:textId="2BEEE6FF">
            <w:pPr>
              <w:spacing w:line="240" w:lineRule="auto"/>
              <w:rPr>
                <w:ins w:author="Vaddhi, Jigisha Nmn (CDC/NCIRD/OD) (CTR)" w:date="2026-05-01T08:58:00Z" w16du:dateUtc="2026-05-01T12:58:00Z" w:id="1648"/>
                <w:rFonts w:eastAsia="Arial" w:cstheme="minorHAnsi"/>
              </w:rPr>
            </w:pPr>
            <w:ins w:author="Vaddhi, Jigisha Nmn (CDC/NCIRD/OD) (CTR)" w:date="2026-05-01T08:58:00Z" w16du:dateUtc="2026-05-01T12:58:00Z" w:id="1649">
              <w:r>
                <w:rPr>
                  <w:rFonts w:eastAsia="Arial" w:cstheme="minorHAnsi"/>
                </w:rPr>
                <w:t>Drop Down –</w:t>
              </w:r>
            </w:ins>
          </w:p>
          <w:p w:rsidR="0070377A" w:rsidP="000C1EBF" w:rsidRDefault="0070377A" w14:paraId="3820F31E" w14:textId="335C2366">
            <w:pPr>
              <w:spacing w:line="240" w:lineRule="auto"/>
              <w:rPr>
                <w:ins w:author="Vaddhi, Jigisha Nmn (CDC/NCIRD/OD) (CTR)" w:date="2026-05-01T08:59:00Z" w16du:dateUtc="2026-05-01T12:59:00Z" w:id="1650"/>
                <w:rFonts w:eastAsia="Arial" w:cstheme="minorHAnsi"/>
              </w:rPr>
            </w:pPr>
            <w:ins w:author="Vaddhi, Jigisha Nmn (CDC/NCIRD/OD) (CTR)" w:date="2026-05-01T08:58:00Z" w16du:dateUtc="2026-05-01T12:58:00Z" w:id="1651">
              <w:r>
                <w:rPr>
                  <w:rFonts w:eastAsia="Arial" w:cstheme="minorHAnsi"/>
                </w:rPr>
                <w:t xml:space="preserve">Values </w:t>
              </w:r>
            </w:ins>
            <w:ins w:author="Vaddhi, Jigisha Nmn (CDC/NCIRD/OD) (CTR)" w:date="2026-05-01T08:59:00Z" w16du:dateUtc="2026-05-01T12:59:00Z" w:id="1652">
              <w:r>
                <w:rPr>
                  <w:rFonts w:eastAsia="Arial" w:cstheme="minorHAnsi"/>
                </w:rPr>
                <w:t>–</w:t>
              </w:r>
            </w:ins>
            <w:ins w:author="Vaddhi, Jigisha Nmn (CDC/NCIRD/OD) (CTR)" w:date="2026-05-01T08:58:00Z" w16du:dateUtc="2026-05-01T12:58:00Z" w:id="1653">
              <w:r>
                <w:rPr>
                  <w:rFonts w:eastAsia="Arial" w:cstheme="minorHAnsi"/>
                </w:rPr>
                <w:t xml:space="preserve"> No</w:t>
              </w:r>
            </w:ins>
            <w:ins w:author="Vaddhi, Jigisha Nmn (CDC/NCIRD/OD) (CTR)" w:date="2026-05-01T08:59:00Z" w16du:dateUtc="2026-05-01T12:59:00Z" w:id="1654">
              <w:r>
                <w:rPr>
                  <w:rFonts w:eastAsia="Arial" w:cstheme="minorHAnsi"/>
                </w:rPr>
                <w:t>rmal</w:t>
              </w:r>
            </w:ins>
          </w:p>
          <w:p w:rsidR="0070377A" w:rsidP="000C1EBF" w:rsidRDefault="0070377A" w14:paraId="6DC37F68" w14:textId="4304378F">
            <w:pPr>
              <w:spacing w:line="240" w:lineRule="auto"/>
              <w:rPr>
                <w:ins w:author="Vaddhi, Jigisha Nmn (CDC/NCIRD/OD) (CTR)" w:date="2026-05-01T08:57:00Z" w16du:dateUtc="2026-05-01T12:57:00Z" w:id="1655"/>
                <w:rFonts w:eastAsia="Arial" w:cstheme="minorHAnsi"/>
              </w:rPr>
            </w:pPr>
            <w:ins w:author="Vaddhi, Jigisha Nmn (CDC/NCIRD/OD) (CTR)" w:date="2026-05-01T08:59:00Z" w16du:dateUtc="2026-05-01T12:59:00Z" w:id="1656">
              <w:r>
                <w:rPr>
                  <w:rFonts w:eastAsia="Arial" w:cstheme="minorHAnsi"/>
                </w:rPr>
                <w:t xml:space="preserve">                High</w:t>
              </w:r>
            </w:ins>
          </w:p>
        </w:tc>
      </w:tr>
      <w:tr w:rsidR="006C0D1A" w:rsidTr="004331C6" w14:paraId="7B6F719C" w14:textId="77777777">
        <w:trPr>
          <w:ins w:author="Vaddhi, Jigisha Nmn (CDC/NCIRD/OD) (CTR)" w:date="2026-05-01T08:57:00Z" w:id="1657"/>
        </w:trPr>
        <w:tc>
          <w:tcPr>
            <w:tcW w:w="1023" w:type="dxa"/>
          </w:tcPr>
          <w:p w:rsidR="006C0D1A" w:rsidP="00C725D8" w:rsidRDefault="0070377A" w14:paraId="1AA6E964" w14:textId="708C4F3E">
            <w:pPr>
              <w:spacing w:line="240" w:lineRule="auto"/>
              <w:rPr>
                <w:ins w:author="Vaddhi, Jigisha Nmn (CDC/NCIRD/OD) (CTR)" w:date="2026-05-01T08:57:00Z" w16du:dateUtc="2026-05-01T12:57:00Z" w:id="1658"/>
                <w:rFonts w:eastAsia="Arial" w:cstheme="minorHAnsi"/>
              </w:rPr>
            </w:pPr>
            <w:ins w:author="Vaddhi, Jigisha Nmn (CDC/NCIRD/OD) (CTR)" w:date="2026-05-01T08:59:00Z" w16du:dateUtc="2026-05-01T12:59:00Z" w:id="1659">
              <w:r>
                <w:rPr>
                  <w:rFonts w:eastAsia="Arial" w:cstheme="minorHAnsi"/>
                </w:rPr>
                <w:t>17.</w:t>
              </w:r>
            </w:ins>
          </w:p>
        </w:tc>
        <w:tc>
          <w:tcPr>
            <w:tcW w:w="1532" w:type="dxa"/>
          </w:tcPr>
          <w:p w:rsidRPr="00117582" w:rsidR="006C0D1A" w:rsidP="00B313F4" w:rsidRDefault="001469A0" w14:paraId="105459FA" w14:textId="5D6BEA7A">
            <w:pPr>
              <w:spacing w:line="240" w:lineRule="auto"/>
              <w:rPr>
                <w:ins w:author="Vaddhi, Jigisha Nmn (CDC/NCIRD/OD) (CTR)" w:date="2026-05-01T08:57:00Z" w16du:dateUtc="2026-05-01T12:57:00Z" w:id="1660"/>
                <w:rFonts w:eastAsia="Arial" w:cstheme="minorHAnsi"/>
              </w:rPr>
            </w:pPr>
            <w:ins w:author="Vaddhi, Jigisha Nmn (CDC/NCIRD/OD) (CTR)" w:date="2026-05-01T08:59:00Z" w16du:dateUtc="2026-05-01T12:59:00Z" w:id="1661">
              <w:r w:rsidRPr="001469A0">
                <w:rPr>
                  <w:rFonts w:eastAsia="Arial" w:cstheme="minorHAnsi"/>
                </w:rPr>
                <w:t>Delivery Block Reason</w:t>
              </w:r>
            </w:ins>
          </w:p>
        </w:tc>
        <w:tc>
          <w:tcPr>
            <w:tcW w:w="1779" w:type="dxa"/>
          </w:tcPr>
          <w:p w:rsidR="006C0D1A" w:rsidP="00C72AAC" w:rsidRDefault="001469A0" w14:paraId="0F0C8B96" w14:textId="394F6920">
            <w:pPr>
              <w:spacing w:line="240" w:lineRule="auto"/>
              <w:rPr>
                <w:ins w:author="Vaddhi, Jigisha Nmn (CDC/NCIRD/OD) (CTR)" w:date="2026-05-01T08:57:00Z" w16du:dateUtc="2026-05-01T12:57:00Z" w:id="1662"/>
                <w:rFonts w:eastAsia="Arial" w:cstheme="minorHAnsi"/>
              </w:rPr>
            </w:pPr>
            <w:ins w:author="Vaddhi, Jigisha Nmn (CDC/NCIRD/OD) (CTR)" w:date="2026-05-01T08:59:00Z" w16du:dateUtc="2026-05-01T12:59:00Z" w:id="1663">
              <w:r>
                <w:rPr>
                  <w:rFonts w:eastAsia="Arial" w:cstheme="minorHAnsi"/>
                </w:rPr>
                <w:t>is</w:t>
              </w:r>
            </w:ins>
          </w:p>
        </w:tc>
        <w:tc>
          <w:tcPr>
            <w:tcW w:w="5016" w:type="dxa"/>
          </w:tcPr>
          <w:p w:rsidR="001469A0" w:rsidP="001469A0" w:rsidRDefault="001469A0" w14:paraId="118DB1E0" w14:textId="77777777">
            <w:pPr>
              <w:spacing w:line="240" w:lineRule="auto"/>
              <w:rPr>
                <w:ins w:author="Vaddhi, Jigisha Nmn (CDC/NCIRD/OD) (CTR)" w:date="2026-05-01T08:59:00Z" w16du:dateUtc="2026-05-01T12:59:00Z" w:id="1664"/>
                <w:rFonts w:eastAsia="Arial" w:cstheme="minorHAnsi"/>
              </w:rPr>
            </w:pPr>
            <w:ins w:author="Vaddhi, Jigisha Nmn (CDC/NCIRD/OD) (CTR)" w:date="2026-05-01T08:59:00Z" w16du:dateUtc="2026-05-01T12:59:00Z" w:id="1665">
              <w:r>
                <w:rPr>
                  <w:rFonts w:eastAsia="Arial" w:cstheme="minorHAnsi"/>
                </w:rPr>
                <w:t>Drop Down –</w:t>
              </w:r>
            </w:ins>
          </w:p>
          <w:p w:rsidR="006C0D1A" w:rsidP="000C1EBF" w:rsidRDefault="001469A0" w14:paraId="6F53C312" w14:textId="29FA4885">
            <w:pPr>
              <w:spacing w:line="240" w:lineRule="auto"/>
              <w:rPr>
                <w:ins w:author="Vaddhi, Jigisha Nmn (CDC/NCIRD/OD) (CTR)" w:date="2026-05-01T08:57:00Z" w16du:dateUtc="2026-05-01T12:57:00Z" w:id="1666"/>
                <w:rFonts w:eastAsia="Arial" w:cstheme="minorHAnsi"/>
              </w:rPr>
            </w:pPr>
            <w:ins w:author="Vaddhi, Jigisha Nmn (CDC/NCIRD/OD) (CTR)" w:date="2026-05-01T08:59:00Z" w16du:dateUtc="2026-05-01T12:59:00Z" w:id="1667">
              <w:r>
                <w:rPr>
                  <w:rFonts w:eastAsia="Arial" w:cstheme="minorHAnsi"/>
                </w:rPr>
                <w:t xml:space="preserve">Values </w:t>
              </w:r>
            </w:ins>
            <w:ins w:author="Vaddhi, Jigisha Nmn (CDC/NCIRD/OD) (CTR)" w:date="2026-05-01T09:00:00Z" w16du:dateUtc="2026-05-01T13:00:00Z" w:id="1668">
              <w:r w:rsidR="001E0636">
                <w:rPr>
                  <w:rFonts w:eastAsia="Arial" w:cstheme="minorHAnsi"/>
                </w:rPr>
                <w:t>–</w:t>
              </w:r>
            </w:ins>
            <w:ins w:author="Vaddhi, Jigisha Nmn (CDC/NCIRD/OD) (CTR)" w:date="2026-05-01T08:59:00Z" w16du:dateUtc="2026-05-01T12:59:00Z" w:id="1669">
              <w:r>
                <w:rPr>
                  <w:rFonts w:eastAsia="Arial" w:cstheme="minorHAnsi"/>
                </w:rPr>
                <w:t xml:space="preserve"> </w:t>
              </w:r>
            </w:ins>
            <w:ins w:author="Vaddhi, Jigisha Nmn (CDC/NCIRD/OD) (CTR)" w:date="2026-05-01T09:00:00Z" w16du:dateUtc="2026-05-01T13:00:00Z" w:id="1670">
              <w:r w:rsidR="001E0636">
                <w:rPr>
                  <w:rFonts w:eastAsia="Arial" w:cstheme="minorHAnsi"/>
                </w:rPr>
                <w:t>Back Order</w:t>
              </w:r>
            </w:ins>
          </w:p>
        </w:tc>
      </w:tr>
      <w:tr w:rsidR="001E0636" w:rsidTr="004331C6" w14:paraId="4B79C377" w14:textId="77777777">
        <w:trPr>
          <w:ins w:author="Vaddhi, Jigisha Nmn (CDC/NCIRD/OD) (CTR)" w:date="2026-05-01T08:59:00Z" w:id="1671"/>
        </w:trPr>
        <w:tc>
          <w:tcPr>
            <w:tcW w:w="1023" w:type="dxa"/>
          </w:tcPr>
          <w:p w:rsidR="001E0636" w:rsidP="001E0636" w:rsidRDefault="001E0636" w14:paraId="3A11608B" w14:textId="75FEB2B4">
            <w:pPr>
              <w:spacing w:line="240" w:lineRule="auto"/>
              <w:rPr>
                <w:ins w:author="Vaddhi, Jigisha Nmn (CDC/NCIRD/OD) (CTR)" w:date="2026-05-01T08:59:00Z" w16du:dateUtc="2026-05-01T12:59:00Z" w:id="1672"/>
                <w:rFonts w:eastAsia="Arial" w:cstheme="minorHAnsi"/>
              </w:rPr>
            </w:pPr>
            <w:ins w:author="Vaddhi, Jigisha Nmn (CDC/NCIRD/OD) (CTR)" w:date="2026-05-01T09:00:00Z" w16du:dateUtc="2026-05-01T13:00:00Z" w:id="1673">
              <w:r>
                <w:rPr>
                  <w:rFonts w:eastAsia="Arial" w:cstheme="minorHAnsi"/>
                </w:rPr>
                <w:t xml:space="preserve">18. </w:t>
              </w:r>
            </w:ins>
          </w:p>
        </w:tc>
        <w:tc>
          <w:tcPr>
            <w:tcW w:w="1532" w:type="dxa"/>
          </w:tcPr>
          <w:p w:rsidRPr="00117582" w:rsidR="001E0636" w:rsidP="001E0636" w:rsidRDefault="001E0636" w14:paraId="47B1887E" w14:textId="00B98FD9">
            <w:pPr>
              <w:spacing w:line="240" w:lineRule="auto"/>
              <w:rPr>
                <w:ins w:author="Vaddhi, Jigisha Nmn (CDC/NCIRD/OD) (CTR)" w:date="2026-05-01T08:59:00Z" w16du:dateUtc="2026-05-01T12:59:00Z" w:id="1674"/>
                <w:rFonts w:eastAsia="Arial" w:cstheme="minorHAnsi"/>
              </w:rPr>
            </w:pPr>
            <w:ins w:author="Vaddhi, Jigisha Nmn (CDC/NCIRD/OD) (CTR)" w:date="2026-05-01T09:00:00Z" w16du:dateUtc="2026-05-01T13:00:00Z" w:id="1675">
              <w:r w:rsidRPr="001E0636">
                <w:rPr>
                  <w:rFonts w:eastAsia="Arial" w:cstheme="minorHAnsi"/>
                </w:rPr>
                <w:t>Rejection Reason</w:t>
              </w:r>
            </w:ins>
          </w:p>
        </w:tc>
        <w:tc>
          <w:tcPr>
            <w:tcW w:w="1779" w:type="dxa"/>
          </w:tcPr>
          <w:p w:rsidR="001E0636" w:rsidP="001E0636" w:rsidRDefault="001E0636" w14:paraId="00CE1501" w14:textId="25442CD5">
            <w:pPr>
              <w:spacing w:line="240" w:lineRule="auto"/>
              <w:rPr>
                <w:ins w:author="Vaddhi, Jigisha Nmn (CDC/NCIRD/OD) (CTR)" w:date="2026-05-01T08:59:00Z" w16du:dateUtc="2026-05-01T12:59:00Z" w:id="1676"/>
                <w:rFonts w:eastAsia="Arial" w:cstheme="minorHAnsi"/>
              </w:rPr>
            </w:pPr>
            <w:ins w:author="Vaddhi, Jigisha Nmn (CDC/NCIRD/OD) (CTR)" w:date="2026-05-01T09:00:00Z" w16du:dateUtc="2026-05-01T13:00:00Z" w:id="1677">
              <w:r>
                <w:rPr>
                  <w:rFonts w:eastAsia="Arial" w:cstheme="minorHAnsi"/>
                </w:rPr>
                <w:t>is</w:t>
              </w:r>
            </w:ins>
          </w:p>
        </w:tc>
        <w:tc>
          <w:tcPr>
            <w:tcW w:w="5016" w:type="dxa"/>
          </w:tcPr>
          <w:p w:rsidR="001E0636" w:rsidP="001E0636" w:rsidRDefault="001E0636" w14:paraId="0ACF4F5F" w14:textId="77777777">
            <w:pPr>
              <w:spacing w:line="240" w:lineRule="auto"/>
              <w:rPr>
                <w:ins w:author="Vaddhi, Jigisha Nmn (CDC/NCIRD/OD) (CTR)" w:date="2026-05-01T09:00:00Z" w16du:dateUtc="2026-05-01T13:00:00Z" w:id="1678"/>
                <w:rFonts w:eastAsia="Arial" w:cstheme="minorHAnsi"/>
              </w:rPr>
            </w:pPr>
            <w:ins w:author="Vaddhi, Jigisha Nmn (CDC/NCIRD/OD) (CTR)" w:date="2026-05-01T09:00:00Z" w16du:dateUtc="2026-05-01T13:00:00Z" w:id="1679">
              <w:r>
                <w:rPr>
                  <w:rFonts w:eastAsia="Arial" w:cstheme="minorHAnsi"/>
                </w:rPr>
                <w:t xml:space="preserve">Drop down </w:t>
              </w:r>
            </w:ins>
          </w:p>
          <w:p w:rsidR="001E0636" w:rsidP="001E0636" w:rsidRDefault="0031241E" w14:paraId="7E0A0510" w14:textId="398A1C01">
            <w:pPr>
              <w:spacing w:line="240" w:lineRule="auto"/>
              <w:rPr>
                <w:ins w:author="Vaddhi, Jigisha Nmn (CDC/NCIRD/OD) (CTR)" w:date="2026-05-01T09:00:00Z" w16du:dateUtc="2026-05-01T13:00:00Z" w:id="1680"/>
                <w:rFonts w:eastAsia="Arial" w:cstheme="minorHAnsi"/>
              </w:rPr>
            </w:pPr>
            <w:ins w:author="Vaddhi, Jigisha Nmn (CDC/NCIRD/OD) (CTR)" w:date="2026-05-01T09:00:00Z" w16du:dateUtc="2026-05-01T13:00:00Z" w:id="1681">
              <w:r w:rsidRPr="0031241E">
                <w:rPr>
                  <w:rFonts w:eastAsia="Arial" w:cstheme="minorHAnsi"/>
                  <w:noProof/>
                </w:rPr>
                <w:drawing>
                  <wp:inline distT="0" distB="0" distL="0" distR="0" wp14:anchorId="026134C0" wp14:editId="71E272C9">
                    <wp:extent cx="2692400" cy="787098"/>
                    <wp:effectExtent l="0" t="0" r="0" b="0"/>
                    <wp:docPr id="153943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9152" name=""/>
                            <pic:cNvPicPr/>
                          </pic:nvPicPr>
                          <pic:blipFill>
                            <a:blip r:embed="rId36"/>
                            <a:stretch>
                              <a:fillRect/>
                            </a:stretch>
                          </pic:blipFill>
                          <pic:spPr>
                            <a:xfrm>
                              <a:off x="0" y="0"/>
                              <a:ext cx="2706903" cy="791338"/>
                            </a:xfrm>
                            <a:prstGeom prst="rect">
                              <a:avLst/>
                            </a:prstGeom>
                          </pic:spPr>
                        </pic:pic>
                      </a:graphicData>
                    </a:graphic>
                  </wp:inline>
                </w:drawing>
              </w:r>
            </w:ins>
          </w:p>
          <w:p w:rsidR="001E0636" w:rsidP="001E0636" w:rsidRDefault="001E0636" w14:paraId="7D0888EC" w14:textId="07233CA7">
            <w:pPr>
              <w:spacing w:line="240" w:lineRule="auto"/>
              <w:rPr>
                <w:ins w:author="Vaddhi, Jigisha Nmn (CDC/NCIRD/OD) (CTR)" w:date="2026-05-01T08:59:00Z" w16du:dateUtc="2026-05-01T12:59:00Z" w:id="1682"/>
                <w:rFonts w:eastAsia="Arial" w:cstheme="minorHAnsi"/>
              </w:rPr>
            </w:pPr>
          </w:p>
        </w:tc>
      </w:tr>
      <w:tr w:rsidR="001E0636" w:rsidTr="004331C6" w14:paraId="3364D058" w14:textId="77777777">
        <w:trPr>
          <w:ins w:author="Vaddhi, Jigisha Nmn (CDC/NCIRD/OD) (CTR)" w:date="2026-05-01T08:59:00Z" w:id="1683"/>
        </w:trPr>
        <w:tc>
          <w:tcPr>
            <w:tcW w:w="1023" w:type="dxa"/>
          </w:tcPr>
          <w:p w:rsidR="001E0636" w:rsidP="001E0636" w:rsidRDefault="001E0636" w14:paraId="73A7A4DC" w14:textId="77777777">
            <w:pPr>
              <w:spacing w:line="240" w:lineRule="auto"/>
              <w:rPr>
                <w:ins w:author="Vaddhi, Jigisha Nmn (CDC/NCIRD/OD) (CTR)" w:date="2026-05-01T08:59:00Z" w16du:dateUtc="2026-05-01T12:59:00Z" w:id="1684"/>
                <w:rFonts w:eastAsia="Arial" w:cstheme="minorHAnsi"/>
              </w:rPr>
            </w:pPr>
          </w:p>
        </w:tc>
        <w:tc>
          <w:tcPr>
            <w:tcW w:w="1532" w:type="dxa"/>
          </w:tcPr>
          <w:p w:rsidRPr="00117582" w:rsidR="001E0636" w:rsidP="001E0636" w:rsidRDefault="001E0636" w14:paraId="016C7580" w14:textId="77777777">
            <w:pPr>
              <w:spacing w:line="240" w:lineRule="auto"/>
              <w:rPr>
                <w:ins w:author="Vaddhi, Jigisha Nmn (CDC/NCIRD/OD) (CTR)" w:date="2026-05-01T08:59:00Z" w16du:dateUtc="2026-05-01T12:59:00Z" w:id="1685"/>
                <w:rFonts w:eastAsia="Arial" w:cstheme="minorHAnsi"/>
              </w:rPr>
            </w:pPr>
          </w:p>
        </w:tc>
        <w:tc>
          <w:tcPr>
            <w:tcW w:w="1779" w:type="dxa"/>
          </w:tcPr>
          <w:p w:rsidR="001E0636" w:rsidP="001E0636" w:rsidRDefault="001E0636" w14:paraId="38E4606E" w14:textId="77777777">
            <w:pPr>
              <w:spacing w:line="240" w:lineRule="auto"/>
              <w:rPr>
                <w:ins w:author="Vaddhi, Jigisha Nmn (CDC/NCIRD/OD) (CTR)" w:date="2026-05-01T08:59:00Z" w16du:dateUtc="2026-05-01T12:59:00Z" w:id="1686"/>
                <w:rFonts w:eastAsia="Arial" w:cstheme="minorHAnsi"/>
              </w:rPr>
            </w:pPr>
          </w:p>
        </w:tc>
        <w:tc>
          <w:tcPr>
            <w:tcW w:w="5016" w:type="dxa"/>
          </w:tcPr>
          <w:p w:rsidR="001E0636" w:rsidP="001E0636" w:rsidRDefault="001E0636" w14:paraId="2C5426E4" w14:textId="77777777">
            <w:pPr>
              <w:spacing w:line="240" w:lineRule="auto"/>
              <w:rPr>
                <w:ins w:author="Vaddhi, Jigisha Nmn (CDC/NCIRD/OD) (CTR)" w:date="2026-05-01T08:59:00Z" w16du:dateUtc="2026-05-01T12:59:00Z" w:id="1687"/>
                <w:rFonts w:eastAsia="Arial" w:cstheme="minorHAnsi"/>
              </w:rPr>
            </w:pPr>
          </w:p>
        </w:tc>
      </w:tr>
    </w:tbl>
    <w:p w:rsidR="00C41114" w:rsidP="00B313F4" w:rsidRDefault="00C41114" w14:paraId="225F19AE" w14:textId="77777777">
      <w:pPr>
        <w:spacing w:after="0" w:line="240" w:lineRule="auto"/>
        <w:rPr>
          <w:ins w:author="Vaddhi, Jigisha Nmn (CDC/NCIRD/OD) (CTR)" w:date="2026-04-30T21:28:00Z" w16du:dateUtc="2026-05-01T01:28:00Z" w:id="1688"/>
          <w:rFonts w:eastAsia="Arial" w:cstheme="minorHAnsi"/>
        </w:rPr>
      </w:pPr>
    </w:p>
    <w:p w:rsidR="00513813" w:rsidRDefault="00513813" w14:paraId="1807B8CD" w14:textId="77777777">
      <w:pPr>
        <w:pStyle w:val="ListParagraph"/>
        <w:spacing w:after="0" w:line="240" w:lineRule="auto"/>
        <w:ind w:left="2340"/>
        <w:rPr>
          <w:ins w:author="Vaddhi, Jigisha Nmn (CDC/NCIRD/OD) (CTR)" w:date="2026-04-20T18:03:00Z" w16du:dateUtc="2026-04-20T22:03:00Z" w:id="1689"/>
          <w:rFonts w:eastAsia="Arial" w:cstheme="minorHAnsi"/>
        </w:rPr>
        <w:pPrChange w:author="Vaddhi, Jigisha Nmn (CDC/NCIRD/OD) (CTR)" w:date="2026-04-30T18:39:00Z" w16du:dateUtc="2026-04-30T22:39:00Z" w:id="1690">
          <w:pPr>
            <w:pStyle w:val="ListParagraph"/>
            <w:numPr>
              <w:ilvl w:val="2"/>
              <w:numId w:val="22"/>
            </w:numPr>
            <w:spacing w:after="0" w:line="240" w:lineRule="auto"/>
            <w:ind w:left="2340" w:hanging="360"/>
          </w:pPr>
        </w:pPrChange>
      </w:pPr>
    </w:p>
    <w:p w:rsidR="00964E55" w:rsidP="00964E55" w:rsidRDefault="003C08A9" w14:paraId="3C053273" w14:textId="05C13751">
      <w:pPr>
        <w:spacing w:after="0" w:line="240" w:lineRule="auto"/>
        <w:rPr>
          <w:ins w:author="Vaddhi, Jigisha Nmn (CDC/NCIRD/OD) (CTR)" w:date="2026-04-20T18:05:00Z" w16du:dateUtc="2026-04-20T22:05:00Z" w:id="1691"/>
          <w:rFonts w:eastAsia="Arial" w:cstheme="minorHAnsi"/>
        </w:rPr>
      </w:pPr>
      <w:commentRangeStart w:id="1692"/>
      <w:commentRangeStart w:id="1693"/>
      <w:ins w:author="Vaddhi, Jigisha Nmn (CDC/NCIRD/OD) (CTR)" w:date="2026-04-20T18:03:00Z" w16du:dateUtc="2026-04-20T22:03:00Z" w:id="1694">
        <w:r>
          <w:rPr>
            <w:rFonts w:eastAsia="Arial" w:cstheme="minorHAnsi"/>
          </w:rPr>
          <w:t>The selected option shall determine how the entered value is evaluated during the search execution</w:t>
        </w:r>
        <w:r w:rsidR="0020132B">
          <w:rPr>
            <w:rFonts w:eastAsia="Arial" w:cstheme="minorHAnsi"/>
          </w:rPr>
          <w:t>.</w:t>
        </w:r>
      </w:ins>
      <w:commentRangeEnd w:id="1692"/>
      <w:r w:rsidR="005F5DCA">
        <w:rPr>
          <w:rStyle w:val="CommentReference"/>
          <w:rFonts w:eastAsia="Arial" w:cstheme="minorHAnsi"/>
          <w:sz w:val="24"/>
          <w:szCs w:val="24"/>
        </w:rPr>
        <w:commentReference w:id="1692"/>
      </w:r>
      <w:commentRangeEnd w:id="1693"/>
      <w:r>
        <w:rPr>
          <w:rStyle w:val="CommentReference"/>
        </w:rPr>
        <w:commentReference w:id="1693"/>
      </w:r>
    </w:p>
    <w:p w:rsidR="005D3C2F" w:rsidP="00964E55" w:rsidRDefault="005D3C2F" w14:paraId="63112555" w14:textId="77777777">
      <w:pPr>
        <w:spacing w:after="0" w:line="240" w:lineRule="auto"/>
        <w:rPr>
          <w:ins w:author="Vaddhi, Jigisha Nmn (CDC/NCIRD/OD) (CTR)" w:date="2026-04-20T18:04:00Z" w16du:dateUtc="2026-04-20T22:04:00Z" w:id="1695"/>
          <w:rFonts w:eastAsia="Arial" w:cstheme="minorHAnsi"/>
        </w:rPr>
      </w:pPr>
    </w:p>
    <w:p w:rsidRPr="00964E55" w:rsidR="005D3C2F" w:rsidP="00964E55" w:rsidRDefault="005D3C2F" w14:paraId="490B7109" w14:textId="02DCCA36">
      <w:pPr>
        <w:spacing w:after="0" w:line="240" w:lineRule="auto"/>
        <w:rPr>
          <w:ins w:author="Vaddhi, Jigisha Nmn (CDC/NCIRD/OD) (CTR)" w:date="2026-04-20T17:58:00Z" w16du:dateUtc="2026-04-20T21:58:00Z" w:id="1696"/>
          <w:rFonts w:eastAsia="Arial" w:cstheme="minorHAnsi"/>
          <w:rPrChange w:author="Vaddhi, Jigisha Nmn (CDC/NCIRD/OD) (CTR)" w:date="2026-04-20T18:03:00Z" w16du:dateUtc="2026-04-20T22:03:00Z" w:id="1697">
            <w:rPr>
              <w:ins w:author="Vaddhi, Jigisha Nmn (CDC/NCIRD/OD) (CTR)" w:date="2026-04-20T17:58:00Z" w16du:dateUtc="2026-04-20T21:58:00Z" w:id="1698"/>
            </w:rPr>
          </w:rPrChange>
        </w:rPr>
      </w:pPr>
      <w:ins w:author="Vaddhi, Jigisha Nmn (CDC/NCIRD/OD) (CTR)" w:date="2026-04-20T18:05:00Z" w16du:dateUtc="2026-04-20T22:05:00Z" w:id="1699">
        <w:r w:rsidRPr="005D3C2F">
          <w:rPr>
            <w:rFonts w:eastAsia="Arial" w:cstheme="minorHAnsi"/>
            <w:noProof/>
          </w:rPr>
          <w:drawing>
            <wp:inline distT="0" distB="0" distL="0" distR="0" wp14:anchorId="6B4622D3" wp14:editId="78388056">
              <wp:extent cx="4311650" cy="1811261"/>
              <wp:effectExtent l="0" t="0" r="0" b="0"/>
              <wp:docPr id="4887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4292" name=""/>
                      <pic:cNvPicPr/>
                    </pic:nvPicPr>
                    <pic:blipFill>
                      <a:blip r:embed="rId37"/>
                      <a:stretch>
                        <a:fillRect/>
                      </a:stretch>
                    </pic:blipFill>
                    <pic:spPr>
                      <a:xfrm>
                        <a:off x="0" y="0"/>
                        <a:ext cx="4318516" cy="1814145"/>
                      </a:xfrm>
                      <a:prstGeom prst="rect">
                        <a:avLst/>
                      </a:prstGeom>
                    </pic:spPr>
                  </pic:pic>
                </a:graphicData>
              </a:graphic>
            </wp:inline>
          </w:drawing>
        </w:r>
      </w:ins>
    </w:p>
    <w:p w:rsidRPr="00256BEC" w:rsidR="00256BEC" w:rsidDel="0020132B" w:rsidRDefault="00256BEC" w14:paraId="113B42A8" w14:textId="0EC86743">
      <w:pPr>
        <w:spacing w:after="0" w:line="240" w:lineRule="auto"/>
        <w:rPr>
          <w:del w:author="Vaddhi, Jigisha Nmn (CDC/NCIRD/OD) (CTR)" w:date="2026-04-20T18:04:00Z" w16du:dateUtc="2026-04-20T22:04:00Z" w:id="1700"/>
          <w:rFonts w:eastAsia="Arial" w:cstheme="minorHAnsi"/>
          <w:rPrChange w:author="Vaddhi, Jigisha Nmn (CDC/NCIRD/OD) (CTR)" w:date="2026-04-20T17:58:00Z" w16du:dateUtc="2026-04-20T21:58:00Z" w:id="1701">
            <w:rPr>
              <w:del w:author="Vaddhi, Jigisha Nmn (CDC/NCIRD/OD) (CTR)" w:date="2026-04-20T18:04:00Z" w16du:dateUtc="2026-04-20T22:04:00Z" w:id="1702"/>
            </w:rPr>
          </w:rPrChange>
        </w:rPr>
        <w:pPrChange w:author="Vaddhi, Jigisha Nmn (CDC/NCIRD/OD) (CTR)" w:date="2026-04-20T17:58:00Z" w16du:dateUtc="2026-04-20T21:58:00Z" w:id="1703">
          <w:pPr>
            <w:pStyle w:val="ListParagraph"/>
            <w:spacing w:after="0" w:line="240" w:lineRule="auto"/>
            <w:ind w:left="2340"/>
          </w:pPr>
        </w:pPrChange>
      </w:pPr>
    </w:p>
    <w:p w:rsidRPr="00012D61" w:rsidR="00012D61" w:rsidRDefault="00012D61" w14:paraId="6D0E1807" w14:textId="77777777">
      <w:pPr>
        <w:spacing w:after="0"/>
        <w:rPr>
          <w:ins w:author="Vaddhi, Jigisha Nmn (CDC/NCIRD/OD) (CTR)" w:date="2026-04-15T23:29:00Z" w:id="1704"/>
          <w:rFonts w:eastAsia="Arial" w:cstheme="minorHAnsi"/>
          <w:rPrChange w:author="Vaddhi, Jigisha Nmn (CDC/NCIRD/OD) (CTR)" w:date="2026-04-15T23:29:00Z" w16du:dateUtc="2026-04-16T03:29:00Z" w:id="1705">
            <w:rPr>
              <w:ins w:author="Vaddhi, Jigisha Nmn (CDC/NCIRD/OD) (CTR)" w:date="2026-04-15T23:29:00Z" w:id="1706"/>
            </w:rPr>
          </w:rPrChange>
        </w:rPr>
        <w:pPrChange w:author="Vaddhi, Jigisha Nmn (CDC/NCIRD/OD) (CTR)" w:date="2026-04-15T23:29:00Z" w16du:dateUtc="2026-04-16T03:29:00Z" w:id="1707">
          <w:pPr>
            <w:pStyle w:val="ListParagraph"/>
            <w:spacing w:after="0"/>
            <w:ind w:left="2340"/>
          </w:pPr>
        </w:pPrChange>
      </w:pPr>
      <w:ins w:author="Vaddhi, Jigisha Nmn (CDC/NCIRD/OD) (CTR)" w:date="2026-04-15T23:29:00Z" w:id="1708">
        <w:r w:rsidRPr="00012D61">
          <w:rPr>
            <w:rFonts w:eastAsia="Arial" w:cstheme="minorHAnsi"/>
            <w:rPrChange w:author="Vaddhi, Jigisha Nmn (CDC/NCIRD/OD) (CTR)" w:date="2026-04-15T23:29:00Z" w16du:dateUtc="2026-04-16T03:29:00Z" w:id="1709">
              <w:rPr/>
            </w:rPrChange>
          </w:rPr>
          <w:t xml:space="preserve">Once search is completed, the user should have the ability to save the search and export list to Excel </w:t>
        </w:r>
      </w:ins>
    </w:p>
    <w:p w:rsidRPr="00B531FA" w:rsidR="00AD43A3" w:rsidP="00AD43A3" w:rsidRDefault="00AD43A3" w14:paraId="13EC3A67" w14:textId="77777777">
      <w:pPr>
        <w:pStyle w:val="ListParagraph"/>
        <w:spacing w:after="0" w:line="240" w:lineRule="auto"/>
        <w:ind w:left="2340"/>
        <w:rPr>
          <w:rFonts w:eastAsia="Arial" w:cstheme="minorHAnsi"/>
        </w:rPr>
      </w:pPr>
    </w:p>
    <w:p w:rsidRPr="00B531FA" w:rsidR="00AD43A3" w:rsidP="00AD43A3" w:rsidRDefault="00AD43A3" w14:paraId="73B07BFF" w14:textId="77777777">
      <w:pPr>
        <w:pStyle w:val="ListParagraph"/>
        <w:spacing w:after="0" w:line="240" w:lineRule="auto"/>
        <w:ind w:left="2340"/>
        <w:rPr>
          <w:rFonts w:eastAsia="Arial" w:cstheme="minorHAnsi"/>
        </w:rPr>
      </w:pPr>
    </w:p>
    <w:p w:rsidRPr="00B531FA" w:rsidR="00775013" w:rsidP="009719B8" w:rsidRDefault="00580C0F" w14:paraId="342A39C1" w14:textId="2D4C48CF">
      <w:pPr>
        <w:pStyle w:val="ListParagraph"/>
        <w:numPr>
          <w:ilvl w:val="0"/>
          <w:numId w:val="18"/>
        </w:numPr>
        <w:spacing w:after="0" w:line="240" w:lineRule="auto"/>
        <w:rPr>
          <w:rFonts w:eastAsia="Arial" w:cstheme="minorHAnsi"/>
        </w:rPr>
      </w:pPr>
      <w:r w:rsidRPr="00B531FA">
        <w:rPr>
          <w:rFonts w:eastAsia="Arial" w:cstheme="minorHAnsi"/>
          <w:b/>
          <w:bCs/>
        </w:rPr>
        <w:t xml:space="preserve">List </w:t>
      </w:r>
      <w:r w:rsidRPr="00B531FA" w:rsidR="00BA48D8">
        <w:rPr>
          <w:rFonts w:eastAsia="Arial" w:cstheme="minorHAnsi"/>
          <w:b/>
          <w:bCs/>
        </w:rPr>
        <w:t>request</w:t>
      </w:r>
      <w:r w:rsidRPr="00B531FA" w:rsidR="00AD43A3">
        <w:rPr>
          <w:rFonts w:eastAsia="Arial" w:cstheme="minorHAnsi"/>
          <w:b/>
          <w:bCs/>
        </w:rPr>
        <w:t xml:space="preserve"> -</w:t>
      </w:r>
      <w:r w:rsidRPr="00B531FA" w:rsidR="00775013">
        <w:rPr>
          <w:rFonts w:eastAsia="Arial" w:cstheme="minorHAnsi"/>
        </w:rPr>
        <w:t xml:space="preserve"> based on above search criteria</w:t>
      </w:r>
    </w:p>
    <w:p w:rsidRPr="00B531FA" w:rsidR="00775013" w:rsidP="0051074C" w:rsidRDefault="0051074C" w14:paraId="52F66153" w14:textId="3D3AF561">
      <w:pPr>
        <w:spacing w:after="0" w:line="240" w:lineRule="auto"/>
        <w:rPr>
          <w:rFonts w:eastAsia="Arial" w:cstheme="minorHAnsi"/>
        </w:rPr>
      </w:pPr>
      <w:r w:rsidRPr="00B531FA">
        <w:rPr>
          <w:rFonts w:eastAsia="Arial" w:cstheme="minorHAnsi"/>
        </w:rPr>
        <w:t xml:space="preserve">                  </w:t>
      </w:r>
      <w:commentRangeStart w:id="1710"/>
      <w:commentRangeStart w:id="1711"/>
      <w:r w:rsidRPr="00B531FA" w:rsidR="00775013">
        <w:rPr>
          <w:rFonts w:eastAsia="Arial" w:cstheme="minorHAnsi"/>
        </w:rPr>
        <w:t>The layout of the results should be as below</w:t>
      </w:r>
      <w:commentRangeEnd w:id="1710"/>
      <w:r w:rsidRPr="00B531FA" w:rsidR="00F927AE">
        <w:rPr>
          <w:rStyle w:val="CommentReference"/>
          <w:rFonts w:eastAsia="Arial" w:cstheme="minorHAnsi"/>
          <w:sz w:val="24"/>
          <w:szCs w:val="24"/>
        </w:rPr>
        <w:commentReference w:id="1710"/>
      </w:r>
      <w:commentRangeEnd w:id="1711"/>
      <w:r>
        <w:rPr>
          <w:rStyle w:val="CommentReference"/>
        </w:rPr>
        <w:commentReference w:id="1711"/>
      </w:r>
      <w:r w:rsidRPr="00B531FA" w:rsidR="00775013">
        <w:rPr>
          <w:rFonts w:eastAsia="Arial" w:cstheme="minorHAnsi"/>
        </w:rPr>
        <w:t xml:space="preserve">. </w:t>
      </w:r>
    </w:p>
    <w:p w:rsidRPr="00B531FA" w:rsidR="00775013" w:rsidP="009719B8" w:rsidRDefault="00775013" w14:paraId="5100A08B" w14:textId="77777777">
      <w:pPr>
        <w:pStyle w:val="ListParagraph"/>
        <w:numPr>
          <w:ilvl w:val="2"/>
          <w:numId w:val="19"/>
        </w:numPr>
        <w:spacing w:after="0" w:line="240" w:lineRule="auto"/>
        <w:rPr>
          <w:rFonts w:eastAsia="Arial" w:cstheme="minorHAnsi"/>
        </w:rPr>
      </w:pPr>
      <w:r w:rsidRPr="00B531FA">
        <w:rPr>
          <w:rFonts w:eastAsia="Arial" w:cstheme="minorHAnsi"/>
        </w:rPr>
        <w:t>Go TO Vaccine Request</w:t>
      </w:r>
    </w:p>
    <w:p w:rsidRPr="00B531FA" w:rsidR="00775013" w:rsidP="009719B8" w:rsidRDefault="00775013" w14:paraId="201BC3D9" w14:textId="77777777">
      <w:pPr>
        <w:pStyle w:val="ListParagraph"/>
        <w:numPr>
          <w:ilvl w:val="2"/>
          <w:numId w:val="19"/>
        </w:numPr>
        <w:spacing w:after="0" w:line="240" w:lineRule="auto"/>
        <w:rPr>
          <w:rFonts w:eastAsia="Arial" w:cstheme="minorHAnsi"/>
        </w:rPr>
      </w:pPr>
      <w:r w:rsidRPr="00B531FA">
        <w:rPr>
          <w:rFonts w:eastAsia="Arial" w:cstheme="minorHAnsi"/>
        </w:rPr>
        <w:t>Description</w:t>
      </w:r>
    </w:p>
    <w:p w:rsidRPr="00B531FA" w:rsidR="00775013" w:rsidP="009719B8" w:rsidRDefault="00775013" w14:paraId="64351D05" w14:textId="7898560A">
      <w:pPr>
        <w:pStyle w:val="ListParagraph"/>
        <w:numPr>
          <w:ilvl w:val="2"/>
          <w:numId w:val="19"/>
        </w:numPr>
        <w:spacing w:after="0" w:line="240" w:lineRule="auto"/>
        <w:rPr>
          <w:del w:author="Vaddhi, Jigisha Nmn (CDC/NCIRD/OD) (CTR)" w:date="2026-04-16T09:24:00Z" w16du:dateUtc="2026-04-16T13:24:00Z" w:id="1712"/>
          <w:rFonts w:eastAsia="Arial" w:cstheme="minorHAnsi"/>
        </w:rPr>
      </w:pPr>
      <w:del w:author="Vaddhi, Jigisha Nmn (CDC/NCIRD/OD) (CTR)" w:date="2026-04-16T09:24:00Z" w16du:dateUtc="2026-04-16T13:24:00Z" w:id="1713">
        <w:r w:rsidRPr="00B531FA">
          <w:rPr>
            <w:rFonts w:eastAsia="Arial" w:cstheme="minorHAnsi"/>
          </w:rPr>
          <w:delText>Transaction Type</w:delText>
        </w:r>
      </w:del>
      <w:ins w:author="Vaddhi, Jigisha Nmn (CDC/NCIRD/OD) (CTR)" w:date="2026-04-16T09:24:00Z" w16du:dateUtc="2026-04-16T13:24:00Z" w:id="1714">
        <w:r w:rsidR="00010449">
          <w:rPr>
            <w:rFonts w:eastAsia="Arial" w:cstheme="minorHAnsi"/>
          </w:rPr>
          <w:t xml:space="preserve"> Provider ID</w:t>
        </w:r>
      </w:ins>
    </w:p>
    <w:p w:rsidRPr="00B531FA" w:rsidR="00775013" w:rsidP="009719B8" w:rsidRDefault="00775013" w14:paraId="64A723B4" w14:textId="77777777">
      <w:pPr>
        <w:pStyle w:val="ListParagraph"/>
        <w:numPr>
          <w:ilvl w:val="2"/>
          <w:numId w:val="19"/>
        </w:numPr>
        <w:spacing w:after="0" w:line="240" w:lineRule="auto"/>
        <w:rPr>
          <w:rFonts w:eastAsia="Arial" w:cstheme="minorHAnsi"/>
        </w:rPr>
      </w:pPr>
      <w:r w:rsidRPr="00B531FA">
        <w:rPr>
          <w:rFonts w:eastAsia="Arial" w:cstheme="minorHAnsi"/>
        </w:rPr>
        <w:t>GO TO Provider</w:t>
      </w:r>
    </w:p>
    <w:p w:rsidRPr="00B531FA" w:rsidR="00775013" w:rsidP="009719B8" w:rsidRDefault="00775013" w14:paraId="7B1196E4" w14:textId="77777777">
      <w:pPr>
        <w:pStyle w:val="ListParagraph"/>
        <w:numPr>
          <w:ilvl w:val="2"/>
          <w:numId w:val="19"/>
        </w:numPr>
        <w:spacing w:after="0" w:line="240" w:lineRule="auto"/>
        <w:rPr>
          <w:rFonts w:eastAsia="Arial" w:cstheme="minorHAnsi"/>
        </w:rPr>
      </w:pPr>
      <w:r w:rsidRPr="00B531FA">
        <w:rPr>
          <w:rFonts w:eastAsia="Arial" w:cstheme="minorHAnsi"/>
        </w:rPr>
        <w:t>Status</w:t>
      </w:r>
    </w:p>
    <w:p w:rsidRPr="00B531FA" w:rsidR="00775013" w:rsidP="009719B8" w:rsidRDefault="00775013" w14:paraId="6CD6953F" w14:textId="77777777">
      <w:pPr>
        <w:pStyle w:val="ListParagraph"/>
        <w:numPr>
          <w:ilvl w:val="2"/>
          <w:numId w:val="19"/>
        </w:numPr>
        <w:spacing w:after="0" w:line="240" w:lineRule="auto"/>
        <w:rPr>
          <w:rFonts w:eastAsia="Arial" w:cstheme="minorHAnsi"/>
        </w:rPr>
      </w:pPr>
      <w:r w:rsidRPr="00B531FA">
        <w:rPr>
          <w:rFonts w:eastAsia="Arial" w:cstheme="minorHAnsi"/>
        </w:rPr>
        <w:t>GO TO Provider Contact</w:t>
      </w:r>
    </w:p>
    <w:p w:rsidRPr="00B531FA" w:rsidR="00775013" w:rsidP="009719B8" w:rsidRDefault="00775013" w14:paraId="7F288BCB" w14:textId="5A27213A">
      <w:pPr>
        <w:pStyle w:val="ListParagraph"/>
        <w:numPr>
          <w:ilvl w:val="2"/>
          <w:numId w:val="19"/>
        </w:numPr>
        <w:spacing w:after="0" w:line="240" w:lineRule="auto"/>
        <w:rPr>
          <w:rFonts w:eastAsia="Arial" w:cstheme="minorHAnsi"/>
        </w:rPr>
      </w:pPr>
      <w:r w:rsidRPr="00B531FA">
        <w:rPr>
          <w:rFonts w:eastAsia="Arial" w:cstheme="minorHAnsi"/>
        </w:rPr>
        <w:t xml:space="preserve">Created </w:t>
      </w:r>
      <w:ins w:author="Vaddhi, Jigisha Nmn (CDC/NCIRD/OD) (CTR)" w:date="2026-04-16T09:24:00Z" w16du:dateUtc="2026-04-16T13:24:00Z" w:id="1715">
        <w:r w:rsidR="00304878">
          <w:rPr>
            <w:rFonts w:eastAsia="Arial" w:cstheme="minorHAnsi"/>
          </w:rPr>
          <w:t>A</w:t>
        </w:r>
      </w:ins>
      <w:ins w:author="Vaddhi, Jigisha Nmn (CDC/NCIRD/OD) (CTR)" w:date="2026-04-16T09:25:00Z" w16du:dateUtc="2026-04-16T13:25:00Z" w:id="1716">
        <w:r w:rsidR="00304878">
          <w:rPr>
            <w:rFonts w:eastAsia="Arial" w:cstheme="minorHAnsi"/>
          </w:rPr>
          <w:t>t</w:t>
        </w:r>
      </w:ins>
      <w:del w:author="Vaddhi, Jigisha Nmn (CDC/NCIRD/OD) (CTR)" w:date="2026-04-16T09:24:00Z" w16du:dateUtc="2026-04-16T13:24:00Z" w:id="1717">
        <w:r w:rsidRPr="00B531FA">
          <w:rPr>
            <w:rFonts w:eastAsia="Arial" w:cstheme="minorHAnsi"/>
          </w:rPr>
          <w:delText>On</w:delText>
        </w:r>
      </w:del>
    </w:p>
    <w:p w:rsidRPr="00B531FA" w:rsidR="00775013" w:rsidP="009719B8" w:rsidRDefault="00775013" w14:paraId="5187D8F7" w14:textId="6E6FBA97">
      <w:pPr>
        <w:pStyle w:val="ListParagraph"/>
        <w:numPr>
          <w:ilvl w:val="2"/>
          <w:numId w:val="19"/>
        </w:numPr>
        <w:spacing w:after="0" w:line="240" w:lineRule="auto"/>
        <w:rPr>
          <w:del w:author="Vaddhi, Jigisha Nmn (CDC/NCIRD/OD) (CTR)" w:date="2026-04-16T09:25:00Z" w16du:dateUtc="2026-04-16T13:25:00Z" w:id="1718"/>
          <w:rFonts w:eastAsia="Arial" w:cstheme="minorHAnsi"/>
        </w:rPr>
      </w:pPr>
      <w:del w:author="Vaddhi, Jigisha Nmn (CDC/NCIRD/OD) (CTR)" w:date="2026-04-16T09:25:00Z" w16du:dateUtc="2026-04-16T13:25:00Z" w:id="1719">
        <w:r w:rsidRPr="00B531FA">
          <w:rPr>
            <w:rFonts w:eastAsia="Arial" w:cstheme="minorHAnsi"/>
          </w:rPr>
          <w:delText>Grantee</w:delText>
        </w:r>
      </w:del>
      <w:ins w:author="Vaddhi, Jigisha Nmn (CDC/NCIRD/OD) (CTR)" w:date="2026-04-16T09:25:00Z" w16du:dateUtc="2026-04-16T13:25:00Z" w:id="1720">
        <w:r w:rsidR="00304878">
          <w:rPr>
            <w:rFonts w:eastAsia="Arial" w:cstheme="minorHAnsi"/>
          </w:rPr>
          <w:t xml:space="preserve"> Created By</w:t>
        </w:r>
      </w:ins>
    </w:p>
    <w:p w:rsidRPr="00B531FA" w:rsidR="00304878" w:rsidP="009719B8" w:rsidRDefault="00304878" w14:paraId="0B020D68" w14:textId="709CBA3F">
      <w:pPr>
        <w:pStyle w:val="ListParagraph"/>
        <w:numPr>
          <w:ilvl w:val="2"/>
          <w:numId w:val="19"/>
        </w:numPr>
        <w:spacing w:after="0" w:line="240" w:lineRule="auto"/>
        <w:rPr>
          <w:ins w:author="Vaddhi, Jigisha Nmn (CDC/NCIRD/OD) (CTR)" w:date="2026-04-16T09:25:00Z" w16du:dateUtc="2026-04-16T13:25:00Z" w:id="1721"/>
          <w:rFonts w:eastAsia="Arial" w:cstheme="minorHAnsi"/>
        </w:rPr>
      </w:pPr>
      <w:ins w:author="Vaddhi, Jigisha Nmn (CDC/NCIRD/OD) (CTR)" w:date="2026-04-16T09:25:00Z" w16du:dateUtc="2026-04-16T13:25:00Z" w:id="1722">
        <w:r>
          <w:rPr>
            <w:rFonts w:eastAsia="Arial" w:cstheme="minorHAnsi"/>
          </w:rPr>
          <w:t>Employee responsible</w:t>
        </w:r>
      </w:ins>
    </w:p>
    <w:p w:rsidRPr="00B531FA" w:rsidR="00775013" w:rsidP="00775013" w:rsidRDefault="00775013" w14:paraId="639B5D0F" w14:textId="77777777">
      <w:pPr>
        <w:pStyle w:val="ListParagraph"/>
        <w:ind w:left="2160"/>
        <w:rPr>
          <w:rFonts w:eastAsia="Arial" w:cstheme="minorHAnsi"/>
        </w:rPr>
      </w:pPr>
    </w:p>
    <w:p w:rsidRPr="00B531FA" w:rsidR="00775013" w:rsidP="009719B8" w:rsidRDefault="00775013" w14:paraId="5A4E06C7" w14:textId="3039332B">
      <w:pPr>
        <w:pStyle w:val="ListParagraph"/>
        <w:numPr>
          <w:ilvl w:val="1"/>
          <w:numId w:val="18"/>
        </w:numPr>
        <w:spacing w:after="0" w:line="240" w:lineRule="auto"/>
        <w:rPr>
          <w:rFonts w:eastAsia="Arial" w:cstheme="minorHAnsi"/>
        </w:rPr>
      </w:pPr>
      <w:commentRangeStart w:id="1723"/>
      <w:commentRangeStart w:id="1724"/>
      <w:r w:rsidRPr="00B531FA">
        <w:rPr>
          <w:rFonts w:eastAsia="Arial" w:cstheme="minorHAnsi"/>
        </w:rPr>
        <w:t xml:space="preserve">Copy from existing vaccine request:  </w:t>
      </w:r>
      <w:commentRangeEnd w:id="1723"/>
      <w:r w:rsidRPr="00B531FA" w:rsidR="009719B8">
        <w:rPr>
          <w:rStyle w:val="CommentReference"/>
          <w:rFonts w:eastAsia="Arial" w:cstheme="minorHAnsi"/>
          <w:sz w:val="24"/>
          <w:szCs w:val="24"/>
        </w:rPr>
        <w:commentReference w:id="1723"/>
      </w:r>
      <w:commentRangeEnd w:id="1724"/>
      <w:r>
        <w:rPr>
          <w:rStyle w:val="CommentReference"/>
        </w:rPr>
        <w:commentReference w:id="1724"/>
      </w:r>
      <w:r w:rsidRPr="00B531FA">
        <w:rPr>
          <w:rFonts w:eastAsia="Arial" w:cstheme="minorHAnsi"/>
        </w:rPr>
        <w:t>Ability to create vaccine request for the existing vaccine request from the top of the Vaccine Request Header Section by clicking the Copy button. Prepopulated from the original (Header)</w:t>
      </w:r>
    </w:p>
    <w:p w:rsidRPr="00B531FA" w:rsidR="00775013" w:rsidP="009719B8" w:rsidRDefault="00775013" w14:paraId="7E66E392" w14:textId="77777777">
      <w:pPr>
        <w:pStyle w:val="ListParagraph"/>
        <w:numPr>
          <w:ilvl w:val="2"/>
          <w:numId w:val="20"/>
        </w:numPr>
        <w:spacing w:after="0" w:line="240" w:lineRule="auto"/>
        <w:rPr>
          <w:rFonts w:eastAsia="Arial" w:cstheme="minorHAnsi"/>
        </w:rPr>
      </w:pPr>
      <w:r w:rsidRPr="00B531FA">
        <w:rPr>
          <w:rFonts w:eastAsia="Arial" w:cstheme="minorHAnsi"/>
        </w:rPr>
        <w:t>Description if text was in the field</w:t>
      </w:r>
    </w:p>
    <w:p w:rsidRPr="00B531FA" w:rsidR="00775013" w:rsidP="009719B8" w:rsidRDefault="00775013" w14:paraId="4C354BBA" w14:textId="77777777">
      <w:pPr>
        <w:pStyle w:val="ListParagraph"/>
        <w:numPr>
          <w:ilvl w:val="2"/>
          <w:numId w:val="20"/>
        </w:numPr>
        <w:spacing w:after="0" w:line="240" w:lineRule="auto"/>
        <w:rPr>
          <w:rFonts w:eastAsia="Arial" w:cstheme="minorHAnsi"/>
        </w:rPr>
      </w:pPr>
      <w:r w:rsidRPr="00B531FA">
        <w:rPr>
          <w:rFonts w:eastAsia="Arial" w:cstheme="minorHAnsi"/>
        </w:rPr>
        <w:t>Provider</w:t>
      </w:r>
    </w:p>
    <w:p w:rsidRPr="00B531FA" w:rsidR="00775013" w:rsidP="009719B8" w:rsidRDefault="00775013" w14:paraId="33A709CB" w14:textId="77777777">
      <w:pPr>
        <w:pStyle w:val="ListParagraph"/>
        <w:numPr>
          <w:ilvl w:val="2"/>
          <w:numId w:val="20"/>
        </w:numPr>
        <w:spacing w:after="0" w:line="240" w:lineRule="auto"/>
        <w:rPr>
          <w:rFonts w:eastAsia="Arial" w:cstheme="minorHAnsi"/>
        </w:rPr>
      </w:pPr>
      <w:r w:rsidRPr="00B531FA">
        <w:rPr>
          <w:rFonts w:eastAsia="Arial" w:cstheme="minorHAnsi"/>
        </w:rPr>
        <w:t>Provider Address</w:t>
      </w:r>
    </w:p>
    <w:p w:rsidRPr="00B531FA" w:rsidR="00775013" w:rsidP="009719B8" w:rsidRDefault="00775013" w14:paraId="2A2F87D0" w14:textId="77777777">
      <w:pPr>
        <w:pStyle w:val="ListParagraph"/>
        <w:numPr>
          <w:ilvl w:val="2"/>
          <w:numId w:val="20"/>
        </w:numPr>
        <w:spacing w:after="0" w:line="240" w:lineRule="auto"/>
        <w:rPr>
          <w:rFonts w:eastAsia="Arial" w:cstheme="minorHAnsi"/>
        </w:rPr>
      </w:pPr>
      <w:r w:rsidRPr="00B531FA">
        <w:rPr>
          <w:rFonts w:eastAsia="Arial" w:cstheme="minorHAnsi"/>
        </w:rPr>
        <w:t>Contact</w:t>
      </w:r>
    </w:p>
    <w:p w:rsidRPr="00B531FA" w:rsidR="00775013" w:rsidP="009719B8" w:rsidRDefault="00775013" w14:paraId="7C7A12F2" w14:textId="77777777">
      <w:pPr>
        <w:pStyle w:val="ListParagraph"/>
        <w:numPr>
          <w:ilvl w:val="2"/>
          <w:numId w:val="20"/>
        </w:numPr>
        <w:spacing w:after="0" w:line="240" w:lineRule="auto"/>
        <w:rPr>
          <w:rFonts w:eastAsia="Arial" w:cstheme="minorHAnsi"/>
        </w:rPr>
      </w:pPr>
      <w:r w:rsidRPr="00B531FA">
        <w:rPr>
          <w:rFonts w:eastAsia="Arial" w:cstheme="minorHAnsi"/>
        </w:rPr>
        <w:t>Employee Responsible</w:t>
      </w:r>
    </w:p>
    <w:p w:rsidRPr="00B531FA" w:rsidR="00775013" w:rsidP="009719B8" w:rsidRDefault="00775013" w14:paraId="7235CCB1" w14:textId="77777777">
      <w:pPr>
        <w:pStyle w:val="ListParagraph"/>
        <w:numPr>
          <w:ilvl w:val="2"/>
          <w:numId w:val="20"/>
        </w:numPr>
        <w:spacing w:after="0" w:line="240" w:lineRule="auto"/>
        <w:rPr>
          <w:rFonts w:eastAsia="Arial" w:cstheme="minorHAnsi"/>
        </w:rPr>
      </w:pPr>
      <w:r w:rsidRPr="00B531FA">
        <w:rPr>
          <w:rFonts w:eastAsia="Arial" w:cstheme="minorHAnsi"/>
        </w:rPr>
        <w:t>Category defaults to Internet Sales can select from dropdown, EXIS, Provider e-mailed, Provider Faxed, Provider Telephone, VACMAN</w:t>
      </w:r>
    </w:p>
    <w:p w:rsidRPr="00B531FA" w:rsidR="00775013" w:rsidP="009719B8" w:rsidRDefault="00775013" w14:paraId="14FA8908" w14:textId="77777777">
      <w:pPr>
        <w:pStyle w:val="ListParagraph"/>
        <w:numPr>
          <w:ilvl w:val="2"/>
          <w:numId w:val="20"/>
        </w:numPr>
        <w:spacing w:after="0" w:line="240" w:lineRule="auto"/>
        <w:rPr>
          <w:rFonts w:eastAsia="Arial" w:cstheme="minorHAnsi"/>
        </w:rPr>
      </w:pPr>
      <w:r w:rsidRPr="00B531FA">
        <w:rPr>
          <w:rFonts w:eastAsia="Arial" w:cstheme="minorHAnsi"/>
        </w:rPr>
        <w:t>Status: defaults to 1A in Process Request can select 1B Order on Hold-Request, 1E Approved by Grantee-Req, IF Cancelled-Request</w:t>
      </w:r>
    </w:p>
    <w:p w:rsidRPr="00B531FA" w:rsidR="00775013" w:rsidP="009719B8" w:rsidRDefault="00775013" w14:paraId="6A67AC94" w14:textId="77777777">
      <w:pPr>
        <w:pStyle w:val="ListParagraph"/>
        <w:numPr>
          <w:ilvl w:val="2"/>
          <w:numId w:val="20"/>
        </w:numPr>
        <w:spacing w:after="0" w:line="240" w:lineRule="auto"/>
        <w:rPr>
          <w:rFonts w:eastAsia="Arial" w:cstheme="minorHAnsi"/>
        </w:rPr>
      </w:pPr>
      <w:r w:rsidRPr="00B531FA">
        <w:rPr>
          <w:rFonts w:eastAsia="Arial" w:cstheme="minorHAnsi"/>
        </w:rPr>
        <w:t>Net Value defaults to the amount</w:t>
      </w:r>
    </w:p>
    <w:p w:rsidRPr="00B531FA" w:rsidR="00775013" w:rsidP="009719B8" w:rsidRDefault="00775013" w14:paraId="26549E35" w14:textId="77777777">
      <w:pPr>
        <w:pStyle w:val="ListParagraph"/>
        <w:numPr>
          <w:ilvl w:val="2"/>
          <w:numId w:val="20"/>
        </w:numPr>
        <w:spacing w:after="0" w:line="240" w:lineRule="auto"/>
        <w:rPr>
          <w:rFonts w:eastAsia="Arial" w:cstheme="minorHAnsi"/>
        </w:rPr>
      </w:pPr>
      <w:r w:rsidRPr="00B531FA">
        <w:rPr>
          <w:rFonts w:eastAsia="Arial" w:cstheme="minorHAnsi"/>
        </w:rPr>
        <w:t>Tax Amount defaults to zero</w:t>
      </w:r>
    </w:p>
    <w:p w:rsidRPr="00B531FA" w:rsidR="00775013" w:rsidP="009719B8" w:rsidRDefault="00775013" w14:paraId="17461513" w14:textId="77777777">
      <w:pPr>
        <w:pStyle w:val="ListParagraph"/>
        <w:numPr>
          <w:ilvl w:val="2"/>
          <w:numId w:val="20"/>
        </w:numPr>
        <w:spacing w:after="0" w:line="240" w:lineRule="auto"/>
        <w:rPr>
          <w:rFonts w:eastAsia="Arial" w:cstheme="minorHAnsi"/>
        </w:rPr>
      </w:pPr>
      <w:r w:rsidRPr="00B531FA">
        <w:rPr>
          <w:rFonts w:eastAsia="Arial" w:cstheme="minorHAnsi"/>
        </w:rPr>
        <w:t>Gross Value defaults to Zero</w:t>
      </w:r>
    </w:p>
    <w:p w:rsidRPr="00B531FA" w:rsidR="00775013" w:rsidP="009719B8" w:rsidRDefault="00775013" w14:paraId="76A327C1" w14:textId="77777777">
      <w:pPr>
        <w:pStyle w:val="ListParagraph"/>
        <w:numPr>
          <w:ilvl w:val="2"/>
          <w:numId w:val="20"/>
        </w:numPr>
        <w:spacing w:after="0" w:line="240" w:lineRule="auto"/>
        <w:rPr>
          <w:rFonts w:eastAsia="Arial" w:cstheme="minorHAnsi"/>
        </w:rPr>
      </w:pPr>
      <w:r w:rsidRPr="00B531FA">
        <w:rPr>
          <w:rFonts w:eastAsia="Arial" w:cstheme="minorHAnsi"/>
        </w:rPr>
        <w:t xml:space="preserve">All values default to USD </w:t>
      </w:r>
    </w:p>
    <w:p w:rsidRPr="00B531FA" w:rsidR="00775013" w:rsidP="009719B8" w:rsidRDefault="00775013" w14:paraId="6C391D9B" w14:textId="0ACA64C4">
      <w:pPr>
        <w:pStyle w:val="ListParagraph"/>
        <w:numPr>
          <w:ilvl w:val="1"/>
          <w:numId w:val="18"/>
        </w:numPr>
        <w:spacing w:after="0" w:line="240" w:lineRule="auto"/>
        <w:rPr>
          <w:rFonts w:eastAsia="Arial" w:cstheme="minorHAnsi"/>
        </w:rPr>
      </w:pPr>
      <w:r w:rsidRPr="00B531FA">
        <w:rPr>
          <w:rFonts w:eastAsia="Arial" w:cstheme="minorHAnsi"/>
        </w:rPr>
        <w:t>Prepopulated from Item section</w:t>
      </w:r>
    </w:p>
    <w:p w:rsidRPr="00B531FA" w:rsidR="00775013" w:rsidP="009719B8" w:rsidRDefault="00775013" w14:paraId="6631C54F" w14:textId="77777777">
      <w:pPr>
        <w:pStyle w:val="ListParagraph"/>
        <w:numPr>
          <w:ilvl w:val="2"/>
          <w:numId w:val="21"/>
        </w:numPr>
        <w:spacing w:after="0" w:line="240" w:lineRule="auto"/>
        <w:rPr>
          <w:rFonts w:eastAsia="Arial" w:cstheme="minorHAnsi"/>
        </w:rPr>
      </w:pPr>
      <w:r w:rsidRPr="00B531FA">
        <w:rPr>
          <w:rFonts w:eastAsia="Arial" w:cstheme="minorHAnsi"/>
        </w:rPr>
        <w:t>Item Number</w:t>
      </w:r>
    </w:p>
    <w:p w:rsidRPr="00B531FA" w:rsidR="00775013" w:rsidP="009719B8" w:rsidRDefault="00775013" w14:paraId="1E6B473C" w14:textId="77777777">
      <w:pPr>
        <w:pStyle w:val="ListParagraph"/>
        <w:numPr>
          <w:ilvl w:val="2"/>
          <w:numId w:val="21"/>
        </w:numPr>
        <w:spacing w:after="0" w:line="240" w:lineRule="auto"/>
        <w:rPr>
          <w:rFonts w:eastAsia="Arial" w:cstheme="minorHAnsi"/>
        </w:rPr>
      </w:pPr>
      <w:r w:rsidRPr="00B531FA">
        <w:rPr>
          <w:rFonts w:eastAsia="Arial" w:cstheme="minorHAnsi"/>
        </w:rPr>
        <w:t>Brand</w:t>
      </w:r>
    </w:p>
    <w:p w:rsidRPr="00B531FA" w:rsidR="00775013" w:rsidP="009719B8" w:rsidRDefault="00775013" w14:paraId="149892FB" w14:textId="77777777">
      <w:pPr>
        <w:pStyle w:val="ListParagraph"/>
        <w:numPr>
          <w:ilvl w:val="2"/>
          <w:numId w:val="21"/>
        </w:numPr>
        <w:spacing w:after="0" w:line="240" w:lineRule="auto"/>
        <w:rPr>
          <w:rFonts w:eastAsia="Arial" w:cstheme="minorHAnsi"/>
        </w:rPr>
      </w:pPr>
      <w:r w:rsidRPr="00B531FA">
        <w:rPr>
          <w:rFonts w:eastAsia="Arial" w:cstheme="minorHAnsi"/>
        </w:rPr>
        <w:t>NDC Code</w:t>
      </w:r>
    </w:p>
    <w:p w:rsidRPr="00B531FA" w:rsidR="00775013" w:rsidP="009719B8" w:rsidRDefault="00775013" w14:paraId="3C4B53EB" w14:textId="77777777">
      <w:pPr>
        <w:pStyle w:val="ListParagraph"/>
        <w:numPr>
          <w:ilvl w:val="2"/>
          <w:numId w:val="21"/>
        </w:numPr>
        <w:spacing w:after="0" w:line="240" w:lineRule="auto"/>
        <w:rPr>
          <w:rFonts w:eastAsia="Arial" w:cstheme="minorHAnsi"/>
        </w:rPr>
      </w:pPr>
      <w:r w:rsidRPr="00B531FA">
        <w:rPr>
          <w:rFonts w:eastAsia="Arial" w:cstheme="minorHAnsi"/>
        </w:rPr>
        <w:t>NDC Description</w:t>
      </w:r>
    </w:p>
    <w:p w:rsidRPr="00B531FA" w:rsidR="00775013" w:rsidP="009719B8" w:rsidRDefault="00775013" w14:paraId="30DF22B5" w14:textId="77777777">
      <w:pPr>
        <w:pStyle w:val="ListParagraph"/>
        <w:numPr>
          <w:ilvl w:val="2"/>
          <w:numId w:val="21"/>
        </w:numPr>
        <w:spacing w:after="0" w:line="240" w:lineRule="auto"/>
        <w:rPr>
          <w:rFonts w:eastAsia="Arial" w:cstheme="minorHAnsi"/>
        </w:rPr>
      </w:pPr>
      <w:r w:rsidRPr="00B531FA">
        <w:rPr>
          <w:rFonts w:eastAsia="Arial" w:cstheme="minorHAnsi"/>
        </w:rPr>
        <w:t>Qty</w:t>
      </w:r>
    </w:p>
    <w:p w:rsidRPr="00B531FA" w:rsidR="00775013" w:rsidP="009719B8" w:rsidRDefault="00775013" w14:paraId="7B434667" w14:textId="77777777">
      <w:pPr>
        <w:pStyle w:val="ListParagraph"/>
        <w:numPr>
          <w:ilvl w:val="2"/>
          <w:numId w:val="21"/>
        </w:numPr>
        <w:spacing w:after="0" w:line="240" w:lineRule="auto"/>
        <w:rPr>
          <w:rFonts w:eastAsia="Arial" w:cstheme="minorHAnsi"/>
        </w:rPr>
      </w:pPr>
      <w:r w:rsidRPr="00B531FA">
        <w:rPr>
          <w:rFonts w:eastAsia="Arial" w:cstheme="minorHAnsi"/>
        </w:rPr>
        <w:t>Unit of Measure</w:t>
      </w:r>
    </w:p>
    <w:p w:rsidRPr="00B531FA" w:rsidR="00775013" w:rsidP="009719B8" w:rsidRDefault="00775013" w14:paraId="5EF0D6A7" w14:textId="77777777">
      <w:pPr>
        <w:pStyle w:val="ListParagraph"/>
        <w:numPr>
          <w:ilvl w:val="2"/>
          <w:numId w:val="21"/>
        </w:numPr>
        <w:spacing w:after="0" w:line="240" w:lineRule="auto"/>
        <w:rPr>
          <w:rFonts w:eastAsia="Arial" w:cstheme="minorHAnsi"/>
        </w:rPr>
      </w:pPr>
      <w:r w:rsidRPr="00B531FA">
        <w:rPr>
          <w:rFonts w:eastAsia="Arial" w:cstheme="minorHAnsi"/>
        </w:rPr>
        <w:t>Order Intention</w:t>
      </w:r>
    </w:p>
    <w:p w:rsidRPr="00B531FA" w:rsidR="00775013" w:rsidP="009719B8" w:rsidRDefault="00775013" w14:paraId="58679A9C" w14:textId="41D8A0B1">
      <w:pPr>
        <w:pStyle w:val="ListParagraph"/>
        <w:numPr>
          <w:ilvl w:val="2"/>
          <w:numId w:val="21"/>
        </w:numPr>
        <w:spacing w:after="0" w:line="240" w:lineRule="auto"/>
        <w:rPr>
          <w:del w:author="Vaddhi, Jigisha Nmn (CDC/NCIRD/OD) (CTR)" w:date="2026-04-16T12:07:00Z" w16du:dateUtc="2026-04-16T16:07:00Z" w:id="1725"/>
          <w:rFonts w:eastAsia="Arial" w:cstheme="minorHAnsi"/>
        </w:rPr>
      </w:pPr>
      <w:commentRangeStart w:id="1726"/>
      <w:commentRangeStart w:id="1727"/>
      <w:del w:author="Vaddhi, Jigisha Nmn (CDC/NCIRD/OD) (CTR)" w:date="2026-04-16T12:07:00Z" w16du:dateUtc="2026-04-16T16:07:00Z" w:id="1728">
        <w:r w:rsidRPr="00B531FA">
          <w:rPr>
            <w:rFonts w:eastAsia="Arial" w:cstheme="minorHAnsi"/>
          </w:rPr>
          <w:delText>Fund Type</w:delText>
        </w:r>
      </w:del>
      <w:ins w:author="Natakala, Sai (CDC/NCIRD/ISD) (CTR)" w:date="2026-04-14T16:38:00Z" w16du:dateUtc="2026-04-14T20:38:00Z" w:id="1729">
        <w:del w:author="Vaddhi, Jigisha Nmn (CDC/NCIRD/OD) (CTR)" w:date="2026-04-16T12:07:00Z" w16du:dateUtc="2026-04-16T16:07:00Z" w:id="1730">
          <w:r w:rsidR="00FC60A5">
            <w:rPr>
              <w:rFonts w:eastAsia="Arial" w:cstheme="minorHAnsi"/>
            </w:rPr>
            <w:delText xml:space="preserve"> </w:delText>
          </w:r>
        </w:del>
      </w:ins>
      <w:ins w:author="Natakala, Sai (CDC/NCIRD/ISD) (CTR)" w:date="2026-04-14T16:39:00Z" w16du:dateUtc="2026-04-14T20:39:00Z" w:id="1731">
        <w:del w:author="Vaddhi, Jigisha Nmn (CDC/NCIRD/OD) (CTR)" w:date="2026-04-16T12:07:00Z" w16du:dateUtc="2026-04-16T16:07:00Z" w:id="1732">
          <w:commentRangeEnd w:id="1726"/>
          <w:r w:rsidRPr="00B531FA" w:rsidR="0010350E">
            <w:rPr>
              <w:rStyle w:val="CommentReference"/>
              <w:rFonts w:eastAsia="Arial" w:cstheme="minorHAnsi"/>
              <w:sz w:val="24"/>
              <w:szCs w:val="24"/>
            </w:rPr>
            <w:commentReference w:id="1726"/>
          </w:r>
          <w:commentRangeEnd w:id="1727"/>
          <w:r>
            <w:rPr>
              <w:rStyle w:val="CommentReference"/>
            </w:rPr>
            <w:commentReference w:id="1727"/>
          </w:r>
        </w:del>
      </w:ins>
    </w:p>
    <w:p w:rsidRPr="00B531FA" w:rsidR="00775013" w:rsidP="009719B8" w:rsidRDefault="00775013" w14:paraId="19A339A0" w14:textId="77777777">
      <w:pPr>
        <w:pStyle w:val="ListParagraph"/>
        <w:numPr>
          <w:ilvl w:val="2"/>
          <w:numId w:val="21"/>
        </w:numPr>
        <w:spacing w:after="0" w:line="240" w:lineRule="auto"/>
        <w:rPr>
          <w:rFonts w:eastAsia="Arial" w:cstheme="minorHAnsi"/>
        </w:rPr>
      </w:pPr>
      <w:r w:rsidRPr="00B531FA">
        <w:rPr>
          <w:rFonts w:eastAsia="Arial" w:cstheme="minorHAnsi"/>
        </w:rPr>
        <w:t>Delivery Status (defaulted to not delivered)</w:t>
      </w:r>
    </w:p>
    <w:p w:rsidRPr="00B531FA" w:rsidR="00775013" w:rsidP="009719B8" w:rsidRDefault="00775013" w14:paraId="25E678A2" w14:textId="77777777">
      <w:pPr>
        <w:pStyle w:val="ListParagraph"/>
        <w:numPr>
          <w:ilvl w:val="2"/>
          <w:numId w:val="21"/>
        </w:numPr>
        <w:spacing w:after="0" w:line="240" w:lineRule="auto"/>
        <w:rPr>
          <w:ins w:author="Vaddhi, Jigisha Nmn (CDC/NCIRD/OD) (CTR)" w:date="2026-04-20T23:16:00Z" w16du:dateUtc="2026-04-21T03:16:00Z" w:id="1733"/>
          <w:rFonts w:eastAsia="Arial" w:cstheme="minorHAnsi"/>
        </w:rPr>
      </w:pPr>
      <w:r w:rsidRPr="00B531FA">
        <w:rPr>
          <w:rFonts w:eastAsia="Arial" w:cstheme="minorHAnsi"/>
        </w:rPr>
        <w:t>Net Value if applicable</w:t>
      </w:r>
    </w:p>
    <w:p w:rsidR="00AC5CE1" w:rsidP="002F229E" w:rsidRDefault="002F229E" w14:paraId="1AC0AEAC" w14:textId="5B5F89ED">
      <w:pPr>
        <w:spacing w:after="0" w:line="240" w:lineRule="auto"/>
        <w:rPr>
          <w:ins w:author="Vaddhi, Jigisha Nmn (CDC/NCIRD/OD) (CTR)" w:date="2026-04-20T23:17:00Z" w16du:dateUtc="2026-04-21T03:17:00Z" w:id="1734"/>
          <w:rFonts w:eastAsia="Arial" w:cstheme="minorHAnsi"/>
        </w:rPr>
      </w:pPr>
      <w:ins w:author="Vaddhi, Jigisha Nmn (CDC/NCIRD/OD) (CTR)" w:date="2026-04-20T23:16:00Z" w16du:dateUtc="2026-04-21T03:16:00Z" w:id="1735">
        <w:r>
          <w:rPr>
            <w:rFonts w:eastAsia="Arial" w:cstheme="minorHAnsi"/>
          </w:rPr>
          <w:t>Fund type will not copy over from order line but populates based on fund split template.</w:t>
        </w:r>
      </w:ins>
    </w:p>
    <w:p w:rsidRPr="002F229E" w:rsidR="007670DB" w:rsidRDefault="007670DB" w14:paraId="1E4407CE" w14:textId="77777777">
      <w:pPr>
        <w:spacing w:after="0" w:line="240" w:lineRule="auto"/>
        <w:rPr>
          <w:rFonts w:eastAsia="Arial" w:cstheme="minorHAnsi"/>
          <w:rPrChange w:author="Vaddhi, Jigisha Nmn (CDC/NCIRD/OD) (CTR)" w:date="2026-04-20T23:16:00Z" w16du:dateUtc="2026-04-21T03:16:00Z" w:id="1736">
            <w:rPr/>
          </w:rPrChange>
        </w:rPr>
        <w:pPrChange w:author="Vaddhi, Jigisha Nmn (CDC/NCIRD/OD) (CTR)" w:date="2026-04-20T23:16:00Z" w16du:dateUtc="2026-04-21T03:16:00Z" w:id="1737">
          <w:pPr>
            <w:pStyle w:val="ListParagraph"/>
            <w:numPr>
              <w:ilvl w:val="2"/>
              <w:numId w:val="22"/>
            </w:numPr>
            <w:spacing w:after="0" w:line="240" w:lineRule="auto"/>
            <w:ind w:left="2340" w:hanging="360"/>
          </w:pPr>
        </w:pPrChange>
      </w:pPr>
    </w:p>
    <w:p w:rsidRPr="00B807DB" w:rsidR="00411627" w:rsidP="009719B8" w:rsidRDefault="00775013" w14:paraId="14881E9F" w14:textId="07CF2668">
      <w:pPr>
        <w:pStyle w:val="ListParagraph"/>
        <w:numPr>
          <w:ilvl w:val="1"/>
          <w:numId w:val="18"/>
        </w:numPr>
        <w:spacing w:after="0" w:line="240" w:lineRule="auto"/>
        <w:rPr>
          <w:ins w:author="Vaddhi, Jigisha Nmn (CDC/NCIRD/OD) (CTR)" w:date="2026-04-20T18:07:00Z" w16du:dateUtc="2026-04-20T22:07:00Z" w:id="1738"/>
          <w:rFonts w:eastAsia="Arial" w:cstheme="minorHAnsi"/>
        </w:rPr>
      </w:pPr>
      <w:r w:rsidRPr="00B531FA">
        <w:rPr>
          <w:rFonts w:eastAsia="Arial" w:cstheme="minorHAnsi"/>
        </w:rPr>
        <w:t xml:space="preserve">Will have to complete any additional fields that are required to complete the request if not prepopulated already i.e. Fund type and any error messages will have to be addressed once saved. </w:t>
      </w:r>
    </w:p>
    <w:p w:rsidR="00BD0202" w:rsidP="00BD0202" w:rsidRDefault="00C90F50" w14:paraId="62ED57E8" w14:textId="048C1547">
      <w:pPr>
        <w:pStyle w:val="ListParagraph"/>
        <w:numPr>
          <w:ilvl w:val="1"/>
          <w:numId w:val="18"/>
        </w:numPr>
        <w:spacing w:after="0" w:line="240" w:lineRule="auto"/>
        <w:rPr>
          <w:ins w:author="Vaddhi, Jigisha Nmn (CDC/NCIRD/OD) (CTR)" w:date="2026-04-20T18:08:00Z" w16du:dateUtc="2026-04-20T22:08:00Z" w:id="1739"/>
          <w:rFonts w:eastAsia="Arial" w:cstheme="minorHAnsi"/>
        </w:rPr>
      </w:pPr>
      <w:ins w:author="Vaddhi, Jigisha Nmn (CDC/NCIRD/OD) (CTR)" w:date="2026-04-20T18:07:00Z" w16du:dateUtc="2026-04-20T22:07:00Z" w:id="1740">
        <w:r>
          <w:rPr>
            <w:rFonts w:eastAsia="Arial" w:cstheme="minorHAnsi"/>
          </w:rPr>
          <w:lastRenderedPageBreak/>
          <w:t xml:space="preserve"> </w:t>
        </w:r>
        <w:del w:author="Santoli, Jeanne (CDC/NCIRD/ISD)" w:date="2026-04-28T17:10:00Z" w16du:dateUtc="2026-04-28T21:10:00Z" w:id="1741">
          <w:r w:rsidDel="00181891">
            <w:rPr>
              <w:rFonts w:eastAsia="Arial" w:cstheme="minorHAnsi"/>
            </w:rPr>
            <w:delText>Execptions</w:delText>
          </w:r>
        </w:del>
      </w:ins>
      <w:ins w:author="Santoli, Jeanne (CDC/NCIRD/ISD)" w:date="2026-04-28T17:10:00Z" w16du:dateUtc="2026-04-28T21:10:00Z" w:id="1742">
        <w:r w:rsidR="00181891">
          <w:rPr>
            <w:rFonts w:eastAsia="Arial" w:cstheme="minorHAnsi"/>
          </w:rPr>
          <w:t>Exceptions</w:t>
        </w:r>
      </w:ins>
      <w:ins w:author="Vaddhi, Jigisha Nmn (CDC/NCIRD/OD) (CTR)" w:date="2026-04-20T18:07:00Z" w16du:dateUtc="2026-04-20T22:07:00Z" w:id="1743">
        <w:r>
          <w:rPr>
            <w:rFonts w:eastAsia="Arial" w:cstheme="minorHAnsi"/>
          </w:rPr>
          <w:t xml:space="preserve"> </w:t>
        </w:r>
      </w:ins>
      <w:ins w:author="Vaddhi, Jigisha Nmn (CDC/NCIRD/OD) (CTR)" w:date="2026-04-20T18:08:00Z" w16du:dateUtc="2026-04-20T22:08:00Z" w:id="1744">
        <w:r w:rsidR="00BD0202">
          <w:rPr>
            <w:rFonts w:eastAsia="Arial" w:cstheme="minorHAnsi"/>
          </w:rPr>
          <w:t xml:space="preserve">during copying - </w:t>
        </w:r>
      </w:ins>
    </w:p>
    <w:p w:rsidRPr="00BD0202" w:rsidR="00BD0202" w:rsidRDefault="00BD0202" w14:paraId="2EDB62F3" w14:textId="77777777">
      <w:pPr>
        <w:pStyle w:val="pf0"/>
        <w:numPr>
          <w:ilvl w:val="0"/>
          <w:numId w:val="32"/>
        </w:numPr>
        <w:rPr>
          <w:ins w:author="Vaddhi, Jigisha Nmn (CDC/NCIRD/OD) (CTR)" w:date="2026-04-20T18:08:00Z" w16du:dateUtc="2026-04-20T22:08:00Z" w:id="1745"/>
          <w:rFonts w:eastAsia="Arial" w:asciiTheme="minorHAnsi" w:hAnsiTheme="minorHAnsi" w:cstheme="minorHAnsi"/>
          <w:lang w:eastAsia="ja-JP"/>
          <w:rPrChange w:author="Vaddhi, Jigisha Nmn (CDC/NCIRD/OD) (CTR)" w:date="2026-04-20T18:08:00Z" w16du:dateUtc="2026-04-20T22:08:00Z" w:id="1746">
            <w:rPr>
              <w:ins w:author="Vaddhi, Jigisha Nmn (CDC/NCIRD/OD) (CTR)" w:date="2026-04-20T18:08:00Z" w16du:dateUtc="2026-04-20T22:08:00Z" w:id="1747"/>
              <w:rFonts w:ascii="Arial" w:hAnsi="Arial" w:cs="Arial"/>
              <w:sz w:val="20"/>
              <w:szCs w:val="20"/>
            </w:rPr>
          </w:rPrChange>
        </w:rPr>
        <w:pPrChange w:author="Vaddhi, Jigisha Nmn (CDC/NCIRD/OD) (CTR)" w:date="2026-04-20T18:09:00Z" w16du:dateUtc="2026-04-20T22:09:00Z" w:id="1748">
          <w:pPr>
            <w:pStyle w:val="pf0"/>
            <w:numPr>
              <w:numId w:val="19"/>
            </w:numPr>
            <w:ind w:left="720" w:hanging="360"/>
          </w:pPr>
        </w:pPrChange>
      </w:pPr>
      <w:ins w:author="Vaddhi, Jigisha Nmn (CDC/NCIRD/OD) (CTR)" w:date="2026-04-20T18:08:00Z" w16du:dateUtc="2026-04-20T22:08:00Z" w:id="1749">
        <w:r w:rsidRPr="00BD0202">
          <w:rPr>
            <w:rFonts w:eastAsia="Arial" w:asciiTheme="minorHAnsi" w:hAnsiTheme="minorHAnsi" w:cstheme="minorHAnsi"/>
            <w:lang w:eastAsia="ja-JP"/>
            <w:rPrChange w:author="Vaddhi, Jigisha Nmn (CDC/NCIRD/OD) (CTR)" w:date="2026-04-20T18:08:00Z" w16du:dateUtc="2026-04-20T22:08:00Z" w:id="1750">
              <w:rPr>
                <w:rStyle w:val="cf01"/>
              </w:rPr>
            </w:rPrChange>
          </w:rPr>
          <w:t>Though fund type does not carry over into the copied order, the PAN fund type associated with the NDC prepopulates in the copied order.</w:t>
        </w:r>
      </w:ins>
    </w:p>
    <w:p w:rsidRPr="009B7384" w:rsidR="00BD0202" w:rsidRDefault="00BD0202" w14:paraId="77E9051D" w14:textId="750A8048">
      <w:pPr>
        <w:pStyle w:val="pf1"/>
        <w:numPr>
          <w:ilvl w:val="0"/>
          <w:numId w:val="32"/>
        </w:numPr>
        <w:rPr>
          <w:rFonts w:eastAsia="Arial" w:cstheme="minorHAnsi"/>
          <w:rPrChange w:author="Vaddhi, Jigisha Nmn (CDC/NCIRD/OD) (CTR)" w:date="2026-04-20T18:09:00Z" w16du:dateUtc="2026-04-20T22:09:00Z" w:id="1751">
            <w:rPr/>
          </w:rPrChange>
        </w:rPr>
        <w:pPrChange w:author="Vaddhi, Jigisha Nmn (CDC/NCIRD/OD) (CTR)" w:date="2026-04-20T18:09:00Z" w16du:dateUtc="2026-04-20T22:09:00Z" w:id="1752">
          <w:pPr>
            <w:pStyle w:val="ListParagraph"/>
            <w:numPr>
              <w:ilvl w:val="1"/>
              <w:numId w:val="19"/>
            </w:numPr>
            <w:spacing w:after="0" w:line="240" w:lineRule="auto"/>
            <w:ind w:left="1440" w:hanging="360"/>
          </w:pPr>
        </w:pPrChange>
      </w:pPr>
      <w:ins w:author="Vaddhi, Jigisha Nmn (CDC/NCIRD/OD) (CTR)" w:date="2026-04-20T18:08:00Z" w16du:dateUtc="2026-04-20T22:08:00Z" w:id="1753">
        <w:r w:rsidRPr="00BD0202">
          <w:rPr>
            <w:rFonts w:eastAsia="Arial" w:asciiTheme="minorHAnsi" w:hAnsiTheme="minorHAnsi" w:cstheme="minorHAnsi"/>
            <w:rPrChange w:author="Vaddhi, Jigisha Nmn (CDC/NCIRD/OD) (CTR)" w:date="2026-04-20T18:08:00Z" w16du:dateUtc="2026-04-20T22:08:00Z" w:id="1754">
              <w:rPr>
                <w:rStyle w:val="cf01"/>
              </w:rPr>
            </w:rPrChange>
          </w:rPr>
          <w:t>Opt-out ancillary kit does not transfer into the copied order; instead the rules of the ancillary kit table are applied.</w:t>
        </w:r>
      </w:ins>
    </w:p>
    <w:p w:rsidRPr="0019395D" w:rsidR="00471CF7" w:rsidP="00B83716" w:rsidRDefault="00471CF7" w14:paraId="2EAB120C" w14:textId="77777777">
      <w:pPr>
        <w:pStyle w:val="Bodycopy"/>
        <w:rPr>
          <w:rFonts w:asciiTheme="minorHAnsi" w:hAnsiTheme="minorHAnsi" w:cstheme="minorHAnsi"/>
          <w:sz w:val="24"/>
          <w:szCs w:val="24"/>
        </w:rPr>
      </w:pPr>
    </w:p>
    <w:p w:rsidRPr="00FB14A5" w:rsidR="00B454B6" w:rsidP="000F6481" w:rsidRDefault="00B454B6" w14:paraId="4748FFAA" w14:textId="11887332">
      <w:pPr>
        <w:pStyle w:val="Heading2"/>
      </w:pPr>
      <w:bookmarkStart w:name="_Toc221702674" w:id="1755"/>
      <w:bookmarkStart w:name="_Toc322031339" w:id="1756"/>
      <w:commentRangeStart w:id="1757"/>
      <w:commentRangeStart w:id="1758"/>
      <w:r w:rsidRPr="2E442796">
        <w:t>Access Method or Path</w:t>
      </w:r>
      <w:bookmarkEnd w:id="1755"/>
      <w:bookmarkEnd w:id="1756"/>
      <w:r w:rsidRPr="2E442796">
        <w:t xml:space="preserve"> </w:t>
      </w:r>
      <w:commentRangeEnd w:id="1757"/>
      <w:r w:rsidRPr="00FB14A5" w:rsidR="000A2D24">
        <w:rPr>
          <w:rStyle w:val="CommentReference"/>
          <w:sz w:val="24"/>
          <w:szCs w:val="24"/>
        </w:rPr>
        <w:commentReference w:id="1757"/>
      </w:r>
      <w:commentRangeEnd w:id="1758"/>
      <w:r>
        <w:rPr>
          <w:rStyle w:val="CommentReference"/>
        </w:rPr>
        <w:commentReference w:id="1758"/>
      </w:r>
    </w:p>
    <w:p w:rsidRPr="00114345" w:rsidR="00FF3367" w:rsidP="00FF3367" w:rsidRDefault="00FF3367" w14:paraId="71E11C25" w14:textId="24D201D4">
      <w:pPr>
        <w:pStyle w:val="Bodycopy"/>
        <w:rPr>
          <w:rFonts w:ascii="Calibri" w:hAnsi="Calibri" w:cs="Calibri"/>
        </w:rPr>
      </w:pPr>
      <w:r w:rsidRPr="00114345">
        <w:rPr>
          <w:rFonts w:ascii="Calibri" w:hAnsi="Calibri" w:cs="Calibri"/>
        </w:rPr>
        <w:t xml:space="preserve">Will leverage the </w:t>
      </w:r>
      <w:r w:rsidRPr="00114345" w:rsidR="00CB2125">
        <w:rPr>
          <w:rFonts w:ascii="Calibri" w:hAnsi="Calibri" w:cs="Calibri"/>
        </w:rPr>
        <w:t xml:space="preserve">existing CRM custom table and custom </w:t>
      </w:r>
      <w:r w:rsidRPr="00114345" w:rsidR="00F705BF">
        <w:rPr>
          <w:rFonts w:ascii="Calibri" w:hAnsi="Calibri" w:cs="Calibri"/>
        </w:rPr>
        <w:t>transaction code naming convention wherever possible.</w:t>
      </w:r>
    </w:p>
    <w:p w:rsidRPr="00114345" w:rsidR="00F705BF" w:rsidP="00FF3367" w:rsidRDefault="00F705BF" w14:paraId="4940B738" w14:textId="71370D10">
      <w:pPr>
        <w:pStyle w:val="Bodycopy"/>
        <w:rPr>
          <w:rFonts w:ascii="Calibri" w:hAnsi="Calibri" w:cs="Calibri"/>
        </w:rPr>
      </w:pPr>
      <w:r w:rsidRPr="00114345">
        <w:rPr>
          <w:rFonts w:ascii="Calibri" w:hAnsi="Calibri" w:cs="Calibri"/>
        </w:rPr>
        <w:t xml:space="preserve">Custom transactions will be available </w:t>
      </w:r>
      <w:r w:rsidRPr="00114345" w:rsidR="007C3DB1">
        <w:rPr>
          <w:rFonts w:ascii="Calibri" w:hAnsi="Calibri" w:cs="Calibri"/>
        </w:rPr>
        <w:t xml:space="preserve">directly from the SAP Fiori page as easy-to-use tiles for authorized users. </w:t>
      </w:r>
    </w:p>
    <w:p w:rsidRPr="00FB14A5" w:rsidR="00B454B6" w:rsidP="2E442796" w:rsidRDefault="00B454B6" w14:paraId="459081C8" w14:textId="77777777">
      <w:pPr>
        <w:pStyle w:val="Bodycopy"/>
        <w:rPr>
          <w:rFonts w:asciiTheme="minorHAnsi" w:hAnsiTheme="minorHAnsi" w:cstheme="minorBidi"/>
          <w:b/>
          <w:bCs/>
          <w:sz w:val="24"/>
          <w:szCs w:val="24"/>
        </w:rPr>
      </w:pPr>
      <w:r w:rsidRPr="2E442796">
        <w:rPr>
          <w:rFonts w:asciiTheme="minorHAnsi" w:hAnsiTheme="minorHAnsi" w:cstheme="minorBidi"/>
          <w:b/>
          <w:bCs/>
          <w:sz w:val="24"/>
          <w:szCs w:val="24"/>
        </w:rPr>
        <w:t xml:space="preserve">Execution: </w:t>
      </w:r>
      <w:r>
        <w:tab/>
      </w:r>
    </w:p>
    <w:p w:rsidRPr="00FB14A5" w:rsidR="00B454B6" w:rsidP="2E442796" w:rsidRDefault="00B454B6" w14:paraId="53CFA5D4" w14:textId="41FD8CF4">
      <w:pPr>
        <w:pStyle w:val="Bodycopy"/>
        <w:rPr>
          <w:rFonts w:asciiTheme="minorHAnsi" w:hAnsiTheme="minorHAnsi" w:cstheme="minorBidi"/>
          <w:sz w:val="24"/>
          <w:szCs w:val="24"/>
        </w:rPr>
      </w:pPr>
      <w:r w:rsidRPr="2E442796">
        <w:rPr>
          <w:rFonts w:asciiTheme="minorHAnsi" w:hAnsiTheme="minorHAnsi" w:cstheme="minorBidi"/>
        </w:rPr>
        <w:fldChar w:fldCharType="begin">
          <w:ffData>
            <w:name w:val="Check37"/>
            <w:enabled/>
            <w:calcOnExit w:val="0"/>
            <w:checkBox>
              <w:sizeAuto/>
              <w:default w:val="0"/>
            </w:checkBox>
          </w:ffData>
        </w:fldChar>
      </w:r>
      <w:bookmarkStart w:name="Check37" w:id="1759"/>
      <w:r w:rsidRPr="2E442796">
        <w:rPr>
          <w:rFonts w:asciiTheme="minorHAnsi" w:hAnsiTheme="minorHAnsi" w:cstheme="minorBidi"/>
        </w:rPr>
        <w:instrText xml:space="preserve"> FORMCHECKBOX </w:instrText>
      </w:r>
      <w:r w:rsidRPr="2E442796">
        <w:rPr>
          <w:rFonts w:asciiTheme="minorHAnsi" w:hAnsiTheme="minorHAnsi" w:cstheme="minorBidi"/>
        </w:rPr>
      </w:r>
      <w:r w:rsidRPr="2E442796">
        <w:rPr>
          <w:rFonts w:asciiTheme="minorHAnsi" w:hAnsiTheme="minorHAnsi" w:cstheme="minorBidi"/>
        </w:rPr>
        <w:fldChar w:fldCharType="separate"/>
      </w:r>
      <w:r w:rsidRPr="2E442796">
        <w:rPr>
          <w:rFonts w:asciiTheme="minorHAnsi" w:hAnsiTheme="minorHAnsi" w:cstheme="minorBidi"/>
        </w:rPr>
        <w:fldChar w:fldCharType="end"/>
      </w:r>
      <w:bookmarkEnd w:id="1759"/>
      <w:r w:rsidRPr="2E442796">
        <w:rPr>
          <w:rFonts w:asciiTheme="minorHAnsi" w:hAnsiTheme="minorHAnsi" w:cstheme="minorBidi"/>
          <w:sz w:val="24"/>
          <w:szCs w:val="24"/>
        </w:rPr>
        <w:t xml:space="preserve"> Custom Transaction Code</w:t>
      </w:r>
      <w:r w:rsidR="00506109">
        <w:rPr>
          <w:rFonts w:asciiTheme="minorHAnsi" w:hAnsiTheme="minorHAnsi" w:cstheme="minorBidi"/>
          <w:sz w:val="24"/>
          <w:szCs w:val="24"/>
        </w:rPr>
        <w:t>/Fiori Tile</w:t>
      </w:r>
      <w:r w:rsidRPr="2E442796">
        <w:rPr>
          <w:rFonts w:asciiTheme="minorHAnsi" w:hAnsiTheme="minorHAnsi" w:cstheme="minorBidi"/>
          <w:sz w:val="24"/>
          <w:szCs w:val="24"/>
        </w:rPr>
        <w:t xml:space="preserve">   </w:t>
      </w:r>
      <w:r w:rsidR="00BC23A6">
        <w:rPr>
          <w:rFonts w:asciiTheme="minorHAnsi" w:hAnsiTheme="minorHAnsi" w:cstheme="minorBidi"/>
          <w:sz w:val="24"/>
          <w:szCs w:val="24"/>
        </w:rPr>
        <w:tab/>
      </w:r>
      <w:r w:rsidRPr="2E442796">
        <w:rPr>
          <w:rFonts w:asciiTheme="minorHAnsi" w:hAnsiTheme="minorHAnsi" w:cstheme="minorBidi"/>
          <w:sz w:val="24"/>
          <w:szCs w:val="24"/>
        </w:rPr>
        <w:t>: ________</w:t>
      </w:r>
    </w:p>
    <w:p w:rsidRPr="00FB14A5" w:rsidR="003E01CA" w:rsidP="2E442796" w:rsidRDefault="00B454B6" w14:paraId="468A4905" w14:textId="113A7372">
      <w:pPr>
        <w:pStyle w:val="Bodycopy"/>
        <w:rPr>
          <w:rFonts w:asciiTheme="minorHAnsi" w:hAnsiTheme="minorHAnsi" w:cstheme="minorBidi"/>
          <w:sz w:val="24"/>
          <w:szCs w:val="24"/>
        </w:rPr>
      </w:pPr>
      <w:r w:rsidRPr="2E442796">
        <w:rPr>
          <w:rFonts w:asciiTheme="minorHAnsi" w:hAnsiTheme="minorHAnsi" w:cstheme="minorBidi"/>
        </w:rPr>
        <w:fldChar w:fldCharType="begin">
          <w:ffData>
            <w:name w:val="Check37"/>
            <w:enabled/>
            <w:calcOnExit w:val="0"/>
            <w:checkBox>
              <w:sizeAuto/>
              <w:default w:val="0"/>
            </w:checkBox>
          </w:ffData>
        </w:fldChar>
      </w:r>
      <w:r w:rsidRPr="2E442796">
        <w:rPr>
          <w:rFonts w:asciiTheme="minorHAnsi" w:hAnsiTheme="minorHAnsi" w:cstheme="minorBidi"/>
        </w:rPr>
        <w:instrText xml:space="preserve"> FORMCHECKBOX </w:instrText>
      </w:r>
      <w:r w:rsidRPr="2E442796">
        <w:rPr>
          <w:rFonts w:asciiTheme="minorHAnsi" w:hAnsiTheme="minorHAnsi" w:cstheme="minorBidi"/>
        </w:rPr>
      </w:r>
      <w:r w:rsidRPr="2E442796">
        <w:rPr>
          <w:rFonts w:asciiTheme="minorHAnsi" w:hAnsiTheme="minorHAnsi" w:cstheme="minorBidi"/>
        </w:rPr>
        <w:fldChar w:fldCharType="separate"/>
      </w:r>
      <w:r w:rsidRPr="2E442796">
        <w:rPr>
          <w:rFonts w:asciiTheme="minorHAnsi" w:hAnsiTheme="minorHAnsi" w:cstheme="minorBidi"/>
        </w:rPr>
        <w:fldChar w:fldCharType="end"/>
      </w:r>
      <w:r w:rsidRPr="2E442796">
        <w:rPr>
          <w:rFonts w:asciiTheme="minorHAnsi" w:hAnsiTheme="minorHAnsi" w:cstheme="minorBidi"/>
          <w:sz w:val="24"/>
          <w:szCs w:val="24"/>
        </w:rPr>
        <w:t xml:space="preserve"> Custom Fiori App.   </w:t>
      </w:r>
      <w:r w:rsidRPr="00FB14A5">
        <w:rPr>
          <w:rFonts w:asciiTheme="minorHAnsi" w:hAnsiTheme="minorHAnsi" w:cstheme="minorHAnsi"/>
        </w:rPr>
        <w:tab/>
      </w:r>
      <w:r w:rsidRPr="00FB14A5">
        <w:rPr>
          <w:rFonts w:asciiTheme="minorHAnsi" w:hAnsiTheme="minorHAnsi" w:cstheme="minorHAnsi"/>
        </w:rPr>
        <w:tab/>
      </w:r>
      <w:r w:rsidR="00BC23A6">
        <w:rPr>
          <w:rFonts w:asciiTheme="minorHAnsi" w:hAnsiTheme="minorHAnsi" w:cstheme="minorHAnsi"/>
        </w:rPr>
        <w:tab/>
      </w:r>
      <w:r w:rsidRPr="2E442796">
        <w:rPr>
          <w:rFonts w:asciiTheme="minorHAnsi" w:hAnsiTheme="minorHAnsi" w:cstheme="minorBidi"/>
          <w:sz w:val="24"/>
          <w:szCs w:val="24"/>
        </w:rPr>
        <w:t>: ________</w:t>
      </w:r>
    </w:p>
    <w:p w:rsidRPr="00FB14A5" w:rsidR="00B454B6" w:rsidP="2E442796" w:rsidRDefault="00BC23A6" w14:paraId="51BBBEB1" w14:textId="0F63BCA0">
      <w:pPr>
        <w:pStyle w:val="Bodycopy"/>
        <w:rPr>
          <w:rFonts w:asciiTheme="minorHAnsi" w:hAnsiTheme="minorHAnsi" w:cstheme="minorBidi"/>
          <w:sz w:val="24"/>
          <w:szCs w:val="24"/>
        </w:rPr>
      </w:pPr>
      <w:r>
        <w:rPr>
          <w:rFonts w:asciiTheme="minorHAnsi" w:hAnsiTheme="minorHAnsi" w:cstheme="minorBidi"/>
        </w:rPr>
        <w:fldChar w:fldCharType="begin">
          <w:ffData>
            <w:name w:val="Check39"/>
            <w:enabled/>
            <w:calcOnExit w:val="0"/>
            <w:checkBox>
              <w:sizeAuto/>
              <w:default w:val="1"/>
            </w:checkBox>
          </w:ffData>
        </w:fldChar>
      </w:r>
      <w:bookmarkStart w:name="Check39" w:id="1760"/>
      <w:r>
        <w:rPr>
          <w:rFonts w:asciiTheme="minorHAnsi" w:hAnsiTheme="minorHAnsi" w:cstheme="minorBidi"/>
        </w:rPr>
        <w:instrText xml:space="preserve"> FORMCHECKBOX </w:instrText>
      </w:r>
      <w:r>
        <w:rPr>
          <w:rFonts w:asciiTheme="minorHAnsi" w:hAnsiTheme="minorHAnsi" w:cstheme="minorBidi"/>
        </w:rPr>
      </w:r>
      <w:r>
        <w:rPr>
          <w:rFonts w:asciiTheme="minorHAnsi" w:hAnsiTheme="minorHAnsi" w:cstheme="minorBidi"/>
        </w:rPr>
        <w:fldChar w:fldCharType="separate"/>
      </w:r>
      <w:r>
        <w:rPr>
          <w:rFonts w:asciiTheme="minorHAnsi" w:hAnsiTheme="minorHAnsi" w:cstheme="minorBidi"/>
        </w:rPr>
        <w:fldChar w:fldCharType="end"/>
      </w:r>
      <w:bookmarkEnd w:id="1760"/>
      <w:r w:rsidRPr="2E442796" w:rsidR="00B454B6">
        <w:rPr>
          <w:rFonts w:asciiTheme="minorHAnsi" w:hAnsiTheme="minorHAnsi" w:cstheme="minorBidi"/>
          <w:sz w:val="24"/>
          <w:szCs w:val="24"/>
        </w:rPr>
        <w:t xml:space="preserve"> Standard Transaction Code</w:t>
      </w:r>
      <w:r w:rsidR="00ED015E">
        <w:rPr>
          <w:rFonts w:asciiTheme="minorHAnsi" w:hAnsiTheme="minorHAnsi" w:cstheme="minorBidi"/>
          <w:sz w:val="24"/>
          <w:szCs w:val="24"/>
        </w:rPr>
        <w:t>/Fiori Tile</w:t>
      </w:r>
      <w:r w:rsidRPr="2E442796" w:rsidR="00B454B6">
        <w:rPr>
          <w:rFonts w:asciiTheme="minorHAnsi" w:hAnsiTheme="minorHAnsi" w:cstheme="minorBidi"/>
          <w:sz w:val="24"/>
          <w:szCs w:val="24"/>
        </w:rPr>
        <w:t xml:space="preserve">   </w:t>
      </w:r>
      <w:r>
        <w:rPr>
          <w:rFonts w:asciiTheme="minorHAnsi" w:hAnsiTheme="minorHAnsi" w:cstheme="minorBidi"/>
          <w:sz w:val="24"/>
          <w:szCs w:val="24"/>
        </w:rPr>
        <w:tab/>
      </w:r>
      <w:r w:rsidRPr="2E442796" w:rsidR="00B454B6">
        <w:rPr>
          <w:rFonts w:asciiTheme="minorHAnsi" w:hAnsiTheme="minorHAnsi" w:cstheme="minorBidi"/>
          <w:sz w:val="24"/>
          <w:szCs w:val="24"/>
        </w:rPr>
        <w:t xml:space="preserve">: </w:t>
      </w:r>
      <w:r>
        <w:rPr>
          <w:rFonts w:asciiTheme="minorHAnsi" w:hAnsiTheme="minorHAnsi" w:cstheme="minorBidi"/>
          <w:sz w:val="24"/>
          <w:szCs w:val="24"/>
        </w:rPr>
        <w:t>VA01</w:t>
      </w:r>
      <w:ins w:author="Vaddhi, Jigisha Nmn (CDC/NCIRD/OD) (CTR)" w:date="2026-04-16T12:09:00Z" w16du:dateUtc="2026-04-16T16:09:00Z" w:id="1761">
        <w:r w:rsidR="00035DF7">
          <w:rPr>
            <w:rFonts w:asciiTheme="minorHAnsi" w:hAnsiTheme="minorHAnsi" w:cstheme="minorBidi"/>
            <w:sz w:val="24"/>
            <w:szCs w:val="24"/>
          </w:rPr>
          <w:t>/va02/va03</w:t>
        </w:r>
      </w:ins>
    </w:p>
    <w:p w:rsidRPr="00FB14A5" w:rsidR="00B454B6" w:rsidP="2E442796" w:rsidRDefault="00BC23A6" w14:paraId="2A8F76ED" w14:textId="7B86E5D0">
      <w:pPr>
        <w:pStyle w:val="Bodycopy"/>
        <w:rPr>
          <w:rFonts w:asciiTheme="minorHAnsi" w:hAnsiTheme="minorHAnsi" w:cstheme="minorBidi"/>
          <w:sz w:val="24"/>
          <w:szCs w:val="24"/>
        </w:rPr>
      </w:pPr>
      <w:r>
        <w:rPr>
          <w:rFonts w:asciiTheme="minorHAnsi" w:hAnsiTheme="minorHAnsi" w:cstheme="minorBidi"/>
        </w:rPr>
        <w:fldChar w:fldCharType="begin">
          <w:ffData>
            <w:name w:val=""/>
            <w:enabled/>
            <w:calcOnExit w:val="0"/>
            <w:checkBox>
              <w:sizeAuto/>
              <w:default w:val="1"/>
            </w:checkBox>
          </w:ffData>
        </w:fldChar>
      </w:r>
      <w:r>
        <w:rPr>
          <w:rFonts w:asciiTheme="minorHAnsi" w:hAnsiTheme="minorHAnsi" w:cstheme="minorBidi"/>
        </w:rPr>
        <w:instrText xml:space="preserve"> FORMCHECKBOX </w:instrText>
      </w:r>
      <w:r>
        <w:rPr>
          <w:rFonts w:asciiTheme="minorHAnsi" w:hAnsiTheme="minorHAnsi" w:cstheme="minorBidi"/>
        </w:rPr>
      </w:r>
      <w:r>
        <w:rPr>
          <w:rFonts w:asciiTheme="minorHAnsi" w:hAnsiTheme="minorHAnsi" w:cstheme="minorBidi"/>
        </w:rPr>
        <w:fldChar w:fldCharType="separate"/>
      </w:r>
      <w:r>
        <w:rPr>
          <w:rFonts w:asciiTheme="minorHAnsi" w:hAnsiTheme="minorHAnsi" w:cstheme="minorBidi"/>
        </w:rPr>
        <w:fldChar w:fldCharType="end"/>
      </w:r>
      <w:r w:rsidRPr="2E442796" w:rsidR="00B454B6">
        <w:rPr>
          <w:rFonts w:asciiTheme="minorHAnsi" w:hAnsiTheme="minorHAnsi" w:cstheme="minorBidi"/>
          <w:sz w:val="24"/>
          <w:szCs w:val="24"/>
        </w:rPr>
        <w:t xml:space="preserve"> Standard Fiori App.</w:t>
      </w:r>
      <w:r w:rsidRPr="00FB14A5" w:rsidR="00B454B6">
        <w:rPr>
          <w:rFonts w:asciiTheme="minorHAnsi" w:hAnsiTheme="minorHAnsi" w:cstheme="minorHAnsi"/>
        </w:rPr>
        <w:tab/>
      </w:r>
      <w:r w:rsidRPr="00FB14A5" w:rsidR="00B454B6">
        <w:rPr>
          <w:rFonts w:asciiTheme="minorHAnsi" w:hAnsiTheme="minorHAnsi" w:cstheme="minorHAnsi"/>
        </w:rPr>
        <w:tab/>
      </w:r>
      <w:r>
        <w:rPr>
          <w:rFonts w:asciiTheme="minorHAnsi" w:hAnsiTheme="minorHAnsi" w:cstheme="minorHAnsi"/>
        </w:rPr>
        <w:tab/>
      </w:r>
      <w:r w:rsidRPr="2E442796" w:rsidR="00B454B6">
        <w:rPr>
          <w:rFonts w:asciiTheme="minorHAnsi" w:hAnsiTheme="minorHAnsi" w:cstheme="minorBidi"/>
          <w:sz w:val="24"/>
          <w:szCs w:val="24"/>
        </w:rPr>
        <w:t xml:space="preserve">: </w:t>
      </w:r>
      <w:commentRangeStart w:id="1762"/>
      <w:commentRangeStart w:id="1763"/>
      <w:r>
        <w:rPr>
          <w:rFonts w:asciiTheme="minorHAnsi" w:hAnsiTheme="minorHAnsi" w:cstheme="minorBidi"/>
          <w:sz w:val="24"/>
          <w:szCs w:val="24"/>
        </w:rPr>
        <w:t>Manage Sales Order</w:t>
      </w:r>
      <w:commentRangeEnd w:id="1762"/>
      <w:r w:rsidRPr="00FB14A5" w:rsidR="00E6199A">
        <w:rPr>
          <w:rStyle w:val="CommentReference"/>
          <w:rFonts w:asciiTheme="minorHAnsi" w:hAnsiTheme="minorHAnsi" w:cstheme="minorBidi"/>
          <w:sz w:val="24"/>
          <w:szCs w:val="24"/>
        </w:rPr>
        <w:commentReference w:id="1762"/>
      </w:r>
      <w:commentRangeEnd w:id="1763"/>
      <w:r>
        <w:rPr>
          <w:rStyle w:val="CommentReference"/>
        </w:rPr>
        <w:commentReference w:id="1763"/>
      </w:r>
    </w:p>
    <w:p w:rsidRPr="00FB14A5" w:rsidR="00B454B6" w:rsidP="2E442796" w:rsidRDefault="00B454B6" w14:paraId="5CD227C8" w14:textId="1D683673">
      <w:pPr>
        <w:pStyle w:val="Bodycopy"/>
        <w:rPr>
          <w:rFonts w:asciiTheme="minorHAnsi" w:hAnsiTheme="minorHAnsi" w:cstheme="minorBidi"/>
          <w:sz w:val="24"/>
          <w:szCs w:val="24"/>
        </w:rPr>
      </w:pPr>
      <w:r w:rsidRPr="2E442796">
        <w:rPr>
          <w:rFonts w:asciiTheme="minorHAnsi" w:hAnsiTheme="minorHAnsi" w:cstheme="minorBidi"/>
        </w:rPr>
        <w:fldChar w:fldCharType="begin">
          <w:ffData>
            <w:name w:val="Check40"/>
            <w:enabled/>
            <w:calcOnExit w:val="0"/>
            <w:checkBox>
              <w:sizeAuto/>
              <w:default w:val="0"/>
            </w:checkBox>
          </w:ffData>
        </w:fldChar>
      </w:r>
      <w:bookmarkStart w:name="Check40" w:id="1764"/>
      <w:r w:rsidRPr="2E442796">
        <w:rPr>
          <w:rFonts w:asciiTheme="minorHAnsi" w:hAnsiTheme="minorHAnsi" w:cstheme="minorBidi"/>
        </w:rPr>
        <w:instrText xml:space="preserve"> FORMCHECKBOX </w:instrText>
      </w:r>
      <w:r w:rsidRPr="2E442796">
        <w:rPr>
          <w:rFonts w:asciiTheme="minorHAnsi" w:hAnsiTheme="minorHAnsi" w:cstheme="minorBidi"/>
        </w:rPr>
      </w:r>
      <w:r w:rsidRPr="2E442796">
        <w:rPr>
          <w:rFonts w:asciiTheme="minorHAnsi" w:hAnsiTheme="minorHAnsi" w:cstheme="minorBidi"/>
        </w:rPr>
        <w:fldChar w:fldCharType="separate"/>
      </w:r>
      <w:r w:rsidRPr="2E442796">
        <w:rPr>
          <w:rFonts w:asciiTheme="minorHAnsi" w:hAnsiTheme="minorHAnsi" w:cstheme="minorBidi"/>
        </w:rPr>
        <w:fldChar w:fldCharType="end"/>
      </w:r>
      <w:bookmarkEnd w:id="1764"/>
      <w:r w:rsidRPr="2E442796">
        <w:rPr>
          <w:rFonts w:asciiTheme="minorHAnsi" w:hAnsiTheme="minorHAnsi" w:cstheme="minorBidi"/>
          <w:sz w:val="24"/>
          <w:szCs w:val="24"/>
        </w:rPr>
        <w:t xml:space="preserve"> Other</w:t>
      </w:r>
      <w:r w:rsidRPr="00FB14A5">
        <w:rPr>
          <w:rFonts w:asciiTheme="minorHAnsi" w:hAnsiTheme="minorHAnsi" w:cstheme="minorHAnsi"/>
        </w:rPr>
        <w:tab/>
      </w:r>
      <w:r w:rsidRPr="00FB14A5">
        <w:rPr>
          <w:rFonts w:asciiTheme="minorHAnsi" w:hAnsiTheme="minorHAnsi" w:cstheme="minorHAnsi"/>
        </w:rPr>
        <w:tab/>
      </w:r>
      <w:r w:rsidRPr="2E442796">
        <w:rPr>
          <w:rFonts w:asciiTheme="minorHAnsi" w:hAnsiTheme="minorHAnsi" w:cstheme="minorBidi"/>
          <w:sz w:val="24"/>
          <w:szCs w:val="24"/>
        </w:rPr>
        <w:t xml:space="preserve">       </w:t>
      </w:r>
      <w:r w:rsidRPr="00FB14A5">
        <w:rPr>
          <w:rFonts w:asciiTheme="minorHAnsi" w:hAnsiTheme="minorHAnsi" w:cstheme="minorHAnsi"/>
        </w:rPr>
        <w:tab/>
      </w:r>
      <w:r w:rsidR="00BC23A6">
        <w:rPr>
          <w:rFonts w:asciiTheme="minorHAnsi" w:hAnsiTheme="minorHAnsi" w:cstheme="minorHAnsi"/>
        </w:rPr>
        <w:tab/>
      </w:r>
      <w:r w:rsidR="00BC23A6">
        <w:rPr>
          <w:rFonts w:asciiTheme="minorHAnsi" w:hAnsiTheme="minorHAnsi" w:cstheme="minorHAnsi"/>
        </w:rPr>
        <w:tab/>
      </w:r>
      <w:r w:rsidRPr="2E442796">
        <w:rPr>
          <w:rFonts w:asciiTheme="minorHAnsi" w:hAnsiTheme="minorHAnsi" w:cstheme="minorBidi"/>
          <w:sz w:val="24"/>
          <w:szCs w:val="24"/>
        </w:rPr>
        <w:t>: _________</w:t>
      </w:r>
    </w:p>
    <w:p w:rsidRPr="00FB14A5" w:rsidR="00B454B6" w:rsidP="000F6481" w:rsidRDefault="00B454B6" w14:paraId="054CFAA7" w14:textId="77777777">
      <w:pPr>
        <w:pStyle w:val="Heading2"/>
        <w:rPr>
          <w:rStyle w:val="BodycopyChar"/>
          <w:sz w:val="24"/>
          <w:szCs w:val="24"/>
        </w:rPr>
      </w:pPr>
      <w:bookmarkStart w:name="_Toc322031340" w:id="1765"/>
      <w:bookmarkStart w:name="_Toc221702675" w:id="1766"/>
      <w:r w:rsidRPr="2E442796">
        <w:t>Required Custom Table</w:t>
      </w:r>
      <w:bookmarkEnd w:id="1765"/>
      <w:bookmarkEnd w:id="1766"/>
      <w:r w:rsidRPr="2E442796">
        <w:rPr>
          <w:rStyle w:val="BodycopyChar"/>
          <w:sz w:val="24"/>
          <w:szCs w:val="24"/>
        </w:rPr>
        <w:t xml:space="preserve"> </w:t>
      </w:r>
    </w:p>
    <w:p w:rsidRPr="00FB14A5" w:rsidR="00B454B6" w:rsidP="2E442796" w:rsidRDefault="00550C1A" w14:paraId="20688560" w14:textId="2B235C9D">
      <w:pPr>
        <w:pStyle w:val="Bodycopy"/>
        <w:rPr>
          <w:rFonts w:asciiTheme="minorHAnsi" w:hAnsiTheme="minorHAnsi" w:cstheme="minorBidi"/>
          <w:sz w:val="24"/>
          <w:szCs w:val="24"/>
        </w:rPr>
      </w:pPr>
      <w:r>
        <w:rPr>
          <w:rFonts w:asciiTheme="minorHAnsi" w:hAnsiTheme="minorHAnsi" w:cstheme="minorBidi"/>
          <w:sz w:val="24"/>
          <w:szCs w:val="24"/>
        </w:rPr>
        <w:t>NA</w:t>
      </w:r>
    </w:p>
    <w:p w:rsidR="00206576" w:rsidP="2E442796" w:rsidRDefault="00206576" w14:paraId="2EEC2DA6" w14:textId="77777777">
      <w:pPr>
        <w:pStyle w:val="Bodycopy"/>
        <w:rPr>
          <w:rFonts w:asciiTheme="minorHAnsi" w:hAnsiTheme="minorHAnsi" w:cstheme="minorBidi"/>
          <w:sz w:val="24"/>
          <w:szCs w:val="24"/>
        </w:rPr>
      </w:pPr>
    </w:p>
    <w:p w:rsidRPr="00FB14A5" w:rsidR="00206576" w:rsidP="2E442796" w:rsidRDefault="00206576" w14:paraId="58CEE6D4" w14:textId="77777777">
      <w:pPr>
        <w:pStyle w:val="Bodycopy"/>
        <w:rPr>
          <w:rFonts w:asciiTheme="minorHAnsi" w:hAnsiTheme="minorHAnsi" w:cstheme="minorBidi"/>
          <w:sz w:val="24"/>
          <w:szCs w:val="24"/>
        </w:rPr>
      </w:pPr>
    </w:p>
    <w:p w:rsidR="00B454B6" w:rsidP="000F6481" w:rsidRDefault="00B454B6" w14:paraId="64D1749C" w14:textId="1D6CB59D">
      <w:pPr>
        <w:pStyle w:val="Heading2"/>
      </w:pPr>
      <w:bookmarkStart w:name="_Toc322031343" w:id="1767"/>
      <w:bookmarkStart w:name="_Toc221702676" w:id="1768"/>
      <w:r w:rsidRPr="2E442796">
        <w:t>User Interface Screen Flow</w:t>
      </w:r>
      <w:bookmarkEnd w:id="1767"/>
      <w:bookmarkEnd w:id="1768"/>
      <w:r w:rsidRPr="2E442796">
        <w:t xml:space="preserve"> </w:t>
      </w:r>
    </w:p>
    <w:p w:rsidR="00373C54" w:rsidP="00373C54" w:rsidRDefault="00373C54" w14:paraId="4B1D7184" w14:textId="77777777">
      <w:pPr>
        <w:pStyle w:val="Bodycopy"/>
        <w:rPr>
          <w:rFonts w:asciiTheme="minorHAnsi" w:hAnsiTheme="minorHAnsi" w:cstheme="minorHAnsi"/>
          <w:i/>
          <w:color w:val="FF0000"/>
        </w:rPr>
      </w:pPr>
      <w:r w:rsidRPr="00373C54">
        <w:rPr>
          <w:rFonts w:asciiTheme="minorHAnsi" w:hAnsiTheme="minorHAnsi" w:cstheme="minorHAnsi"/>
          <w:i/>
          <w:iCs/>
          <w:color w:val="FF0000"/>
        </w:rPr>
        <w:t>The UI screen flows are illustrative mockups (current CRM screens as reference) will be included in FSD and will be updated with FIORI screens during the Build phase once the screens are developed.</w:t>
      </w:r>
    </w:p>
    <w:p w:rsidR="00CE75CD" w:rsidP="00373C54" w:rsidRDefault="00901498" w14:paraId="65B58E13" w14:textId="0A38B005">
      <w:pPr>
        <w:pStyle w:val="Bodycopy"/>
        <w:rPr>
          <w:rFonts w:asciiTheme="minorHAnsi" w:hAnsiTheme="minorHAnsi" w:cstheme="minorHAnsi"/>
          <w:color w:val="auto"/>
          <w:sz w:val="24"/>
          <w:szCs w:val="24"/>
        </w:rPr>
      </w:pPr>
      <w:r w:rsidRPr="004A190C">
        <w:rPr>
          <w:rFonts w:asciiTheme="minorHAnsi" w:hAnsiTheme="minorHAnsi" w:cstheme="minorHAnsi"/>
          <w:color w:val="auto"/>
          <w:sz w:val="24"/>
          <w:szCs w:val="24"/>
        </w:rPr>
        <w:t xml:space="preserve">Below are the reference screens from CRM </w:t>
      </w:r>
    </w:p>
    <w:p w:rsidR="00206576" w:rsidP="00373C54" w:rsidRDefault="00206576" w14:paraId="6BF0EED1" w14:textId="77777777">
      <w:pPr>
        <w:pStyle w:val="Bodycopy"/>
        <w:rPr>
          <w:rFonts w:asciiTheme="minorHAnsi" w:hAnsiTheme="minorHAnsi" w:cstheme="minorHAnsi"/>
          <w:b/>
          <w:bCs/>
          <w:color w:val="auto"/>
          <w:sz w:val="24"/>
          <w:szCs w:val="24"/>
        </w:rPr>
      </w:pPr>
    </w:p>
    <w:p w:rsidR="00206576" w:rsidP="00373C54" w:rsidRDefault="00206576" w14:paraId="3B618366" w14:textId="77777777">
      <w:pPr>
        <w:pStyle w:val="Bodycopy"/>
        <w:rPr>
          <w:rFonts w:asciiTheme="minorHAnsi" w:hAnsiTheme="minorHAnsi" w:cstheme="minorHAnsi"/>
          <w:b/>
          <w:bCs/>
          <w:color w:val="auto"/>
          <w:sz w:val="24"/>
          <w:szCs w:val="24"/>
        </w:rPr>
      </w:pPr>
    </w:p>
    <w:p w:rsidR="00206576" w:rsidP="00373C54" w:rsidRDefault="00206576" w14:paraId="7D60E4D9" w14:textId="77777777">
      <w:pPr>
        <w:pStyle w:val="Bodycopy"/>
        <w:rPr>
          <w:rFonts w:asciiTheme="minorHAnsi" w:hAnsiTheme="minorHAnsi" w:cstheme="minorHAnsi"/>
          <w:b/>
          <w:bCs/>
          <w:color w:val="auto"/>
          <w:sz w:val="24"/>
          <w:szCs w:val="24"/>
        </w:rPr>
      </w:pPr>
    </w:p>
    <w:p w:rsidR="00206576" w:rsidP="00373C54" w:rsidRDefault="00206576" w14:paraId="52DED2E1" w14:textId="77777777">
      <w:pPr>
        <w:pStyle w:val="Bodycopy"/>
        <w:rPr>
          <w:rFonts w:asciiTheme="minorHAnsi" w:hAnsiTheme="minorHAnsi" w:cstheme="minorHAnsi"/>
          <w:b/>
          <w:bCs/>
          <w:color w:val="auto"/>
          <w:sz w:val="24"/>
          <w:szCs w:val="24"/>
        </w:rPr>
      </w:pPr>
    </w:p>
    <w:p w:rsidR="00206576" w:rsidP="00373C54" w:rsidRDefault="00206576" w14:paraId="255CA542" w14:textId="77777777">
      <w:pPr>
        <w:pStyle w:val="Bodycopy"/>
        <w:rPr>
          <w:rFonts w:asciiTheme="minorHAnsi" w:hAnsiTheme="minorHAnsi" w:cstheme="minorHAnsi"/>
          <w:b/>
          <w:bCs/>
          <w:color w:val="auto"/>
          <w:sz w:val="24"/>
          <w:szCs w:val="24"/>
        </w:rPr>
      </w:pPr>
    </w:p>
    <w:p w:rsidR="004A190C" w:rsidP="00373C54" w:rsidRDefault="004A190C" w14:paraId="2189C8D2" w14:textId="09630F62">
      <w:pPr>
        <w:pStyle w:val="Bodycopy"/>
        <w:rPr>
          <w:rFonts w:asciiTheme="minorHAnsi" w:hAnsiTheme="minorHAnsi" w:cstheme="minorHAnsi"/>
          <w:b/>
          <w:bCs/>
          <w:color w:val="auto"/>
          <w:sz w:val="24"/>
          <w:szCs w:val="24"/>
        </w:rPr>
      </w:pPr>
      <w:r w:rsidRPr="00206576">
        <w:rPr>
          <w:rFonts w:asciiTheme="minorHAnsi" w:hAnsiTheme="minorHAnsi" w:cstheme="minorHAnsi"/>
          <w:b/>
          <w:bCs/>
          <w:color w:val="auto"/>
          <w:sz w:val="24"/>
          <w:szCs w:val="24"/>
        </w:rPr>
        <w:t>Create</w:t>
      </w:r>
      <w:r w:rsidR="00206576">
        <w:rPr>
          <w:rFonts w:asciiTheme="minorHAnsi" w:hAnsiTheme="minorHAnsi" w:cstheme="minorHAnsi"/>
          <w:b/>
          <w:bCs/>
          <w:color w:val="auto"/>
          <w:sz w:val="24"/>
          <w:szCs w:val="24"/>
        </w:rPr>
        <w:t xml:space="preserve"> </w:t>
      </w:r>
      <w:r w:rsidR="005D4827">
        <w:rPr>
          <w:rFonts w:asciiTheme="minorHAnsi" w:hAnsiTheme="minorHAnsi" w:cstheme="minorHAnsi"/>
          <w:b/>
          <w:bCs/>
          <w:color w:val="auto"/>
          <w:sz w:val="24"/>
          <w:szCs w:val="24"/>
        </w:rPr>
        <w:t xml:space="preserve">- </w:t>
      </w:r>
      <w:commentRangeStart w:id="1769"/>
      <w:commentRangeStart w:id="1770"/>
      <w:r w:rsidRPr="005D4827" w:rsidR="005D4827">
        <w:rPr>
          <w:rFonts w:asciiTheme="minorHAnsi" w:hAnsiTheme="minorHAnsi" w:cstheme="minorHAnsi"/>
          <w:color w:val="auto"/>
          <w:sz w:val="24"/>
          <w:szCs w:val="24"/>
        </w:rPr>
        <w:t>screens with all the assignment blocks</w:t>
      </w:r>
      <w:commentRangeEnd w:id="1769"/>
      <w:r w:rsidR="004E69B2">
        <w:rPr>
          <w:rStyle w:val="CommentReference"/>
          <w:rFonts w:asciiTheme="minorHAnsi" w:hAnsiTheme="minorHAnsi" w:cstheme="minorHAnsi"/>
          <w:b/>
          <w:bCs/>
          <w:color w:val="auto"/>
          <w:sz w:val="24"/>
          <w:szCs w:val="24"/>
        </w:rPr>
        <w:commentReference w:id="1769"/>
      </w:r>
      <w:commentRangeEnd w:id="1770"/>
      <w:r>
        <w:rPr>
          <w:rStyle w:val="CommentReference"/>
        </w:rPr>
        <w:commentReference w:id="1770"/>
      </w:r>
    </w:p>
    <w:p w:rsidR="00206576" w:rsidP="00373C54" w:rsidRDefault="00206576" w14:paraId="592F18F1" w14:textId="7D2A80C4">
      <w:pPr>
        <w:pStyle w:val="Bodycopy"/>
        <w:rPr>
          <w:rFonts w:asciiTheme="minorHAnsi" w:hAnsiTheme="minorHAnsi" w:cstheme="minorHAnsi"/>
          <w:b/>
          <w:bCs/>
          <w:color w:val="auto"/>
          <w:sz w:val="24"/>
          <w:szCs w:val="24"/>
        </w:rPr>
      </w:pPr>
      <w:r>
        <w:rPr>
          <w:noProof/>
        </w:rPr>
        <w:lastRenderedPageBreak/>
        <w:drawing>
          <wp:inline distT="0" distB="0" distL="0" distR="0" wp14:anchorId="11C8357E" wp14:editId="21E82847">
            <wp:extent cx="4899660" cy="2199089"/>
            <wp:effectExtent l="0" t="0" r="0" b="0"/>
            <wp:docPr id="8149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4922483" cy="2209332"/>
                    </a:xfrm>
                    <a:prstGeom prst="rect">
                      <a:avLst/>
                    </a:prstGeom>
                    <a:noFill/>
                    <a:ln>
                      <a:noFill/>
                    </a:ln>
                  </pic:spPr>
                </pic:pic>
              </a:graphicData>
            </a:graphic>
          </wp:inline>
        </w:drawing>
      </w:r>
    </w:p>
    <w:p w:rsidR="005D4827" w:rsidP="00373C54" w:rsidRDefault="002B712E" w14:paraId="36E1EB30" w14:textId="6EA702D7">
      <w:pPr>
        <w:pStyle w:val="Bodycopy"/>
        <w:rPr>
          <w:rFonts w:asciiTheme="minorHAnsi" w:hAnsiTheme="minorHAnsi" w:cstheme="minorHAnsi"/>
          <w:b/>
          <w:bCs/>
          <w:color w:val="auto"/>
          <w:sz w:val="24"/>
          <w:szCs w:val="24"/>
        </w:rPr>
      </w:pPr>
      <w:r>
        <w:rPr>
          <w:noProof/>
        </w:rPr>
        <w:drawing>
          <wp:inline distT="0" distB="0" distL="0" distR="0" wp14:anchorId="3A7565CA" wp14:editId="231E2243">
            <wp:extent cx="4945380" cy="1759414"/>
            <wp:effectExtent l="0" t="0" r="7620" b="0"/>
            <wp:docPr id="2078946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4963886" cy="1765998"/>
                    </a:xfrm>
                    <a:prstGeom prst="rect">
                      <a:avLst/>
                    </a:prstGeom>
                    <a:noFill/>
                    <a:ln>
                      <a:noFill/>
                    </a:ln>
                  </pic:spPr>
                </pic:pic>
              </a:graphicData>
            </a:graphic>
          </wp:inline>
        </w:drawing>
      </w:r>
    </w:p>
    <w:p w:rsidR="002B712E" w:rsidP="00373C54" w:rsidRDefault="006110F5" w14:paraId="0056F5BE" w14:textId="4CC30ADA">
      <w:pPr>
        <w:pStyle w:val="Bodycopy"/>
        <w:rPr>
          <w:ins w:author="Vaddhi, Jigisha Nmn (CDC/NCIRD/OD) (CTR)" w:date="2026-04-20T18:17:00Z" w16du:dateUtc="2026-04-20T22:17:00Z" w:id="1771"/>
          <w:rFonts w:asciiTheme="minorHAnsi" w:hAnsiTheme="minorHAnsi" w:cstheme="minorHAnsi"/>
          <w:b/>
          <w:bCs/>
          <w:color w:val="auto"/>
          <w:sz w:val="24"/>
          <w:szCs w:val="24"/>
        </w:rPr>
      </w:pPr>
      <w:r>
        <w:rPr>
          <w:noProof/>
        </w:rPr>
        <w:drawing>
          <wp:inline distT="0" distB="0" distL="0" distR="0" wp14:anchorId="62B50FCD" wp14:editId="4E3F2740">
            <wp:extent cx="4930140" cy="2168523"/>
            <wp:effectExtent l="0" t="0" r="3810" b="3810"/>
            <wp:docPr id="199105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4956946" cy="2180313"/>
                    </a:xfrm>
                    <a:prstGeom prst="rect">
                      <a:avLst/>
                    </a:prstGeom>
                    <a:noFill/>
                    <a:ln>
                      <a:noFill/>
                    </a:ln>
                  </pic:spPr>
                </pic:pic>
              </a:graphicData>
            </a:graphic>
          </wp:inline>
        </w:drawing>
      </w:r>
    </w:p>
    <w:p w:rsidR="00CE1111" w:rsidP="00373C54" w:rsidRDefault="00CE1111" w14:paraId="66469445" w14:textId="5B91F1D3">
      <w:pPr>
        <w:pStyle w:val="Bodycopy"/>
        <w:rPr>
          <w:ins w:author="Vaddhi, Jigisha Nmn (CDC/NCIRD/OD) (CTR)" w:date="2026-04-20T18:17:00Z" w16du:dateUtc="2026-04-20T22:17:00Z" w:id="1772"/>
          <w:rFonts w:asciiTheme="minorHAnsi" w:hAnsiTheme="minorHAnsi" w:cstheme="minorHAnsi"/>
          <w:b/>
          <w:bCs/>
          <w:color w:val="auto"/>
          <w:sz w:val="24"/>
          <w:szCs w:val="24"/>
        </w:rPr>
      </w:pPr>
      <w:ins w:author="Vaddhi, Jigisha Nmn (CDC/NCIRD/OD) (CTR)" w:date="2026-04-20T18:17:00Z" w16du:dateUtc="2026-04-20T22:17:00Z" w:id="1773">
        <w:r w:rsidRPr="00CE1111">
          <w:rPr>
            <w:rFonts w:asciiTheme="minorHAnsi" w:hAnsiTheme="minorHAnsi" w:cstheme="minorHAnsi"/>
            <w:b/>
            <w:bCs/>
            <w:noProof/>
            <w:color w:val="auto"/>
            <w:sz w:val="24"/>
            <w:szCs w:val="24"/>
          </w:rPr>
          <w:lastRenderedPageBreak/>
          <w:drawing>
            <wp:inline distT="0" distB="0" distL="0" distR="0" wp14:anchorId="08F7171A" wp14:editId="299B3048">
              <wp:extent cx="5943600" cy="2125980"/>
              <wp:effectExtent l="0" t="0" r="0" b="7620"/>
              <wp:docPr id="18142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52478" name=""/>
                      <pic:cNvPicPr/>
                    </pic:nvPicPr>
                    <pic:blipFill>
                      <a:blip r:embed="rId44"/>
                      <a:stretch>
                        <a:fillRect/>
                      </a:stretch>
                    </pic:blipFill>
                    <pic:spPr>
                      <a:xfrm>
                        <a:off x="0" y="0"/>
                        <a:ext cx="5943600" cy="2125980"/>
                      </a:xfrm>
                      <a:prstGeom prst="rect">
                        <a:avLst/>
                      </a:prstGeom>
                    </pic:spPr>
                  </pic:pic>
                </a:graphicData>
              </a:graphic>
            </wp:inline>
          </w:drawing>
        </w:r>
      </w:ins>
    </w:p>
    <w:p w:rsidR="00CE1111" w:rsidP="00373C54" w:rsidRDefault="004E1CBF" w14:paraId="628706AD" w14:textId="715E3797">
      <w:pPr>
        <w:pStyle w:val="Bodycopy"/>
        <w:rPr>
          <w:rFonts w:asciiTheme="minorHAnsi" w:hAnsiTheme="minorHAnsi" w:cstheme="minorHAnsi"/>
          <w:b/>
          <w:bCs/>
          <w:color w:val="auto"/>
          <w:sz w:val="24"/>
          <w:szCs w:val="24"/>
        </w:rPr>
      </w:pPr>
      <w:ins w:author="Vaddhi, Jigisha Nmn (CDC/NCIRD/OD) (CTR)" w:date="2026-04-20T18:17:00Z" w16du:dateUtc="2026-04-20T22:17:00Z" w:id="1774">
        <w:r w:rsidRPr="004E1CBF">
          <w:rPr>
            <w:rFonts w:asciiTheme="minorHAnsi" w:hAnsiTheme="minorHAnsi" w:cstheme="minorHAnsi"/>
            <w:b/>
            <w:bCs/>
            <w:noProof/>
            <w:color w:val="auto"/>
            <w:sz w:val="24"/>
            <w:szCs w:val="24"/>
          </w:rPr>
          <w:drawing>
            <wp:inline distT="0" distB="0" distL="0" distR="0" wp14:anchorId="4687873A" wp14:editId="06D72F92">
              <wp:extent cx="5943600" cy="2140585"/>
              <wp:effectExtent l="0" t="0" r="0" b="0"/>
              <wp:docPr id="3056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3534" name=""/>
                      <pic:cNvPicPr/>
                    </pic:nvPicPr>
                    <pic:blipFill>
                      <a:blip r:embed="rId45"/>
                      <a:stretch>
                        <a:fillRect/>
                      </a:stretch>
                    </pic:blipFill>
                    <pic:spPr>
                      <a:xfrm>
                        <a:off x="0" y="0"/>
                        <a:ext cx="5943600" cy="2140585"/>
                      </a:xfrm>
                      <a:prstGeom prst="rect">
                        <a:avLst/>
                      </a:prstGeom>
                    </pic:spPr>
                  </pic:pic>
                </a:graphicData>
              </a:graphic>
            </wp:inline>
          </w:drawing>
        </w:r>
      </w:ins>
    </w:p>
    <w:p w:rsidR="006110F5" w:rsidP="00373C54" w:rsidRDefault="006110F5" w14:paraId="23C2142A" w14:textId="31FF2CA2">
      <w:pPr>
        <w:pStyle w:val="Bodycopy"/>
        <w:rPr>
          <w:del w:author="Vaddhi, Jigisha Nmn (CDC/NCIRD/OD) (CTR)" w:date="2026-04-16T09:18:00Z" w16du:dateUtc="2026-04-16T13:18:00Z" w:id="1775"/>
          <w:rFonts w:asciiTheme="minorHAnsi" w:hAnsiTheme="minorHAnsi" w:cstheme="minorHAnsi"/>
          <w:b/>
          <w:bCs/>
          <w:color w:val="auto"/>
          <w:sz w:val="24"/>
          <w:szCs w:val="24"/>
        </w:rPr>
      </w:pPr>
    </w:p>
    <w:p w:rsidR="00760900" w:rsidP="00373C54" w:rsidRDefault="00760900" w14:paraId="43F5BF26" w14:textId="5B798C9E">
      <w:pPr>
        <w:pStyle w:val="Bodycopy"/>
        <w:rPr>
          <w:del w:author="Vaddhi, Jigisha Nmn (CDC/NCIRD/OD) (CTR)" w:date="2026-04-16T09:18:00Z" w16du:dateUtc="2026-04-16T13:18:00Z" w:id="1776"/>
          <w:rFonts w:asciiTheme="minorHAnsi" w:hAnsiTheme="minorHAnsi" w:cstheme="minorHAnsi"/>
          <w:b/>
          <w:bCs/>
          <w:color w:val="auto"/>
          <w:sz w:val="24"/>
          <w:szCs w:val="24"/>
        </w:rPr>
      </w:pPr>
    </w:p>
    <w:p w:rsidR="00760900" w:rsidP="00373C54" w:rsidRDefault="00760900" w14:paraId="7B85AC9A" w14:textId="63BA43ED">
      <w:pPr>
        <w:pStyle w:val="Bodycopy"/>
        <w:rPr>
          <w:del w:author="Vaddhi, Jigisha Nmn (CDC/NCIRD/OD) (CTR)" w:date="2026-04-20T18:18:00Z" w16du:dateUtc="2026-04-20T22:18:00Z" w:id="1777"/>
          <w:rFonts w:asciiTheme="minorHAnsi" w:hAnsiTheme="minorHAnsi" w:cstheme="minorHAnsi"/>
          <w:b/>
          <w:bCs/>
          <w:color w:val="auto"/>
          <w:sz w:val="24"/>
          <w:szCs w:val="24"/>
        </w:rPr>
      </w:pPr>
    </w:p>
    <w:p w:rsidR="00760900" w:rsidP="00373C54" w:rsidRDefault="00760900" w14:paraId="52C52B96" w14:textId="58196CD6">
      <w:pPr>
        <w:pStyle w:val="Bodycopy"/>
        <w:rPr>
          <w:del w:author="Vaddhi, Jigisha Nmn (CDC/NCIRD/OD) (CTR)" w:date="2026-04-20T18:18:00Z" w16du:dateUtc="2026-04-20T22:18:00Z" w:id="1778"/>
          <w:rFonts w:asciiTheme="minorHAnsi" w:hAnsiTheme="minorHAnsi" w:cstheme="minorHAnsi"/>
          <w:b/>
          <w:bCs/>
          <w:color w:val="auto"/>
          <w:sz w:val="24"/>
          <w:szCs w:val="24"/>
        </w:rPr>
      </w:pPr>
    </w:p>
    <w:p w:rsidR="00760900" w:rsidP="00373C54" w:rsidRDefault="00760900" w14:paraId="5A75D8B6" w14:textId="392B57C3">
      <w:pPr>
        <w:pStyle w:val="Bodycopy"/>
        <w:rPr>
          <w:del w:author="Vaddhi, Jigisha Nmn (CDC/NCIRD/OD) (CTR)" w:date="2026-04-20T18:18:00Z" w16du:dateUtc="2026-04-20T22:18:00Z" w:id="1779"/>
          <w:rFonts w:asciiTheme="minorHAnsi" w:hAnsiTheme="minorHAnsi" w:cstheme="minorHAnsi"/>
          <w:b/>
          <w:bCs/>
          <w:color w:val="auto"/>
          <w:sz w:val="24"/>
          <w:szCs w:val="24"/>
        </w:rPr>
      </w:pPr>
    </w:p>
    <w:p w:rsidR="00760900" w:rsidP="00373C54" w:rsidRDefault="00760900" w14:paraId="1C91215A" w14:textId="3E4A813A">
      <w:pPr>
        <w:pStyle w:val="Bodycopy"/>
        <w:rPr>
          <w:del w:author="Vaddhi, Jigisha Nmn (CDC/NCIRD/OD) (CTR)" w:date="2026-04-20T18:18:00Z" w16du:dateUtc="2026-04-20T22:18:00Z" w:id="1780"/>
          <w:rFonts w:asciiTheme="minorHAnsi" w:hAnsiTheme="minorHAnsi" w:cstheme="minorHAnsi"/>
          <w:b/>
          <w:bCs/>
          <w:color w:val="auto"/>
          <w:sz w:val="24"/>
          <w:szCs w:val="24"/>
        </w:rPr>
      </w:pPr>
    </w:p>
    <w:p w:rsidR="006110F5" w:rsidP="00373C54" w:rsidRDefault="006110F5" w14:paraId="0C75A620" w14:textId="7607994D">
      <w:pPr>
        <w:pStyle w:val="Bodycopy"/>
        <w:rPr>
          <w:rFonts w:asciiTheme="minorHAnsi" w:hAnsiTheme="minorHAnsi" w:cstheme="minorHAnsi"/>
          <w:b/>
          <w:bCs/>
          <w:color w:val="auto"/>
          <w:sz w:val="24"/>
          <w:szCs w:val="24"/>
        </w:rPr>
      </w:pPr>
      <w:commentRangeStart w:id="1781"/>
      <w:commentRangeStart w:id="1782"/>
      <w:r>
        <w:rPr>
          <w:rFonts w:asciiTheme="minorHAnsi" w:hAnsiTheme="minorHAnsi" w:cstheme="minorHAnsi"/>
          <w:b/>
          <w:bCs/>
          <w:color w:val="auto"/>
          <w:sz w:val="24"/>
          <w:szCs w:val="24"/>
        </w:rPr>
        <w:t>Display / Edit</w:t>
      </w:r>
      <w:commentRangeEnd w:id="1781"/>
      <w:r w:rsidR="004263AC">
        <w:rPr>
          <w:rStyle w:val="CommentReference"/>
          <w:rFonts w:asciiTheme="minorHAnsi" w:hAnsiTheme="minorHAnsi" w:cstheme="minorHAnsi"/>
          <w:b/>
          <w:bCs/>
          <w:color w:val="auto"/>
          <w:sz w:val="24"/>
          <w:szCs w:val="24"/>
        </w:rPr>
        <w:commentReference w:id="1781"/>
      </w:r>
      <w:commentRangeEnd w:id="1782"/>
      <w:r>
        <w:rPr>
          <w:rStyle w:val="CommentReference"/>
        </w:rPr>
        <w:commentReference w:id="1782"/>
      </w:r>
    </w:p>
    <w:p w:rsidR="006110F5" w:rsidP="00373C54" w:rsidRDefault="00760900" w14:paraId="55AC4E28" w14:textId="213F1B49">
      <w:pPr>
        <w:pStyle w:val="Bodycopy"/>
        <w:rPr>
          <w:ins w:author="Vaddhi, Jigisha Nmn (CDC/NCIRD/OD) (CTR)" w:date="2026-04-20T18:19:00Z" w16du:dateUtc="2026-04-20T22:19:00Z" w:id="1783"/>
          <w:rFonts w:asciiTheme="minorHAnsi" w:hAnsiTheme="minorHAnsi" w:cstheme="minorHAnsi"/>
          <w:b/>
          <w:bCs/>
          <w:color w:val="auto"/>
          <w:sz w:val="24"/>
          <w:szCs w:val="24"/>
        </w:rPr>
      </w:pPr>
      <w:r>
        <w:rPr>
          <w:noProof/>
        </w:rPr>
        <w:drawing>
          <wp:inline distT="0" distB="0" distL="0" distR="0" wp14:anchorId="0D3272D0" wp14:editId="2ED68DA6">
            <wp:extent cx="5943600" cy="2416810"/>
            <wp:effectExtent l="0" t="0" r="0" b="2540"/>
            <wp:docPr id="903450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rsidR="00A26BC1" w:rsidP="00373C54" w:rsidRDefault="00A26BC1" w14:paraId="38CB28F3" w14:textId="1CE4D705">
      <w:pPr>
        <w:pStyle w:val="Bodycopy"/>
        <w:rPr>
          <w:ins w:author="Vaddhi, Jigisha Nmn (CDC/NCIRD/OD) (CTR)" w:date="2026-04-20T18:19:00Z" w16du:dateUtc="2026-04-20T22:19:00Z" w:id="1784"/>
          <w:rFonts w:asciiTheme="minorHAnsi" w:hAnsiTheme="minorHAnsi" w:cstheme="minorHAnsi"/>
          <w:b/>
          <w:bCs/>
          <w:color w:val="auto"/>
          <w:sz w:val="24"/>
          <w:szCs w:val="24"/>
        </w:rPr>
      </w:pPr>
      <w:ins w:author="Vaddhi, Jigisha Nmn (CDC/NCIRD/OD) (CTR)" w:date="2026-04-20T18:19:00Z" w16du:dateUtc="2026-04-20T22:19:00Z" w:id="1785">
        <w:r w:rsidRPr="00A26BC1">
          <w:rPr>
            <w:rFonts w:asciiTheme="minorHAnsi" w:hAnsiTheme="minorHAnsi" w:cstheme="minorHAnsi"/>
            <w:b/>
            <w:bCs/>
            <w:noProof/>
            <w:color w:val="auto"/>
            <w:sz w:val="24"/>
            <w:szCs w:val="24"/>
          </w:rPr>
          <w:lastRenderedPageBreak/>
          <w:drawing>
            <wp:inline distT="0" distB="0" distL="0" distR="0" wp14:anchorId="1219A885" wp14:editId="363AF9F3">
              <wp:extent cx="5943600" cy="2354580"/>
              <wp:effectExtent l="0" t="0" r="0" b="7620"/>
              <wp:docPr id="190617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3124" name=""/>
                      <pic:cNvPicPr/>
                    </pic:nvPicPr>
                    <pic:blipFill>
                      <a:blip r:embed="rId48"/>
                      <a:stretch>
                        <a:fillRect/>
                      </a:stretch>
                    </pic:blipFill>
                    <pic:spPr>
                      <a:xfrm>
                        <a:off x="0" y="0"/>
                        <a:ext cx="5943600" cy="2354580"/>
                      </a:xfrm>
                      <a:prstGeom prst="rect">
                        <a:avLst/>
                      </a:prstGeom>
                    </pic:spPr>
                  </pic:pic>
                </a:graphicData>
              </a:graphic>
            </wp:inline>
          </w:drawing>
        </w:r>
      </w:ins>
    </w:p>
    <w:p w:rsidR="00A26BC1" w:rsidP="00373C54" w:rsidRDefault="00FF64FB" w14:paraId="5CCE656C" w14:textId="450DBBAC">
      <w:pPr>
        <w:pStyle w:val="Bodycopy"/>
        <w:rPr>
          <w:ins w:author="Vaddhi, Jigisha Nmn (CDC/NCIRD/OD) (CTR)" w:date="2026-04-20T18:20:00Z" w16du:dateUtc="2026-04-20T22:20:00Z" w:id="1786"/>
          <w:rFonts w:asciiTheme="minorHAnsi" w:hAnsiTheme="minorHAnsi" w:cstheme="minorHAnsi"/>
          <w:b/>
          <w:bCs/>
          <w:color w:val="auto"/>
          <w:sz w:val="24"/>
          <w:szCs w:val="24"/>
        </w:rPr>
      </w:pPr>
      <w:ins w:author="Vaddhi, Jigisha Nmn (CDC/NCIRD/OD) (CTR)" w:date="2026-04-20T18:20:00Z" w16du:dateUtc="2026-04-20T22:20:00Z" w:id="1787">
        <w:r w:rsidRPr="00FF64FB">
          <w:rPr>
            <w:rFonts w:asciiTheme="minorHAnsi" w:hAnsiTheme="minorHAnsi" w:cstheme="minorHAnsi"/>
            <w:b/>
            <w:bCs/>
            <w:noProof/>
            <w:color w:val="auto"/>
            <w:sz w:val="24"/>
            <w:szCs w:val="24"/>
          </w:rPr>
          <w:drawing>
            <wp:inline distT="0" distB="0" distL="0" distR="0" wp14:anchorId="3AE57EEA" wp14:editId="42B078A6">
              <wp:extent cx="5943600" cy="2226945"/>
              <wp:effectExtent l="0" t="0" r="0" b="1905"/>
              <wp:docPr id="170869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95330" name=""/>
                      <pic:cNvPicPr/>
                    </pic:nvPicPr>
                    <pic:blipFill>
                      <a:blip r:embed="rId49"/>
                      <a:stretch>
                        <a:fillRect/>
                      </a:stretch>
                    </pic:blipFill>
                    <pic:spPr>
                      <a:xfrm>
                        <a:off x="0" y="0"/>
                        <a:ext cx="5943600" cy="2226945"/>
                      </a:xfrm>
                      <a:prstGeom prst="rect">
                        <a:avLst/>
                      </a:prstGeom>
                    </pic:spPr>
                  </pic:pic>
                </a:graphicData>
              </a:graphic>
            </wp:inline>
          </w:drawing>
        </w:r>
      </w:ins>
    </w:p>
    <w:p w:rsidR="00BA4C09" w:rsidP="00373C54" w:rsidRDefault="00BA4C09" w14:paraId="27CC2C8C" w14:textId="31076459">
      <w:pPr>
        <w:pStyle w:val="Bodycopy"/>
        <w:rPr>
          <w:ins w:author="Vaddhi, Jigisha Nmn (CDC/NCIRD/OD) (CTR)" w:date="2026-04-20T18:20:00Z" w16du:dateUtc="2026-04-20T22:20:00Z" w:id="1788"/>
          <w:rFonts w:asciiTheme="minorHAnsi" w:hAnsiTheme="minorHAnsi" w:cstheme="minorHAnsi"/>
          <w:b/>
          <w:bCs/>
          <w:color w:val="auto"/>
          <w:sz w:val="24"/>
          <w:szCs w:val="24"/>
        </w:rPr>
      </w:pPr>
      <w:ins w:author="Vaddhi, Jigisha Nmn (CDC/NCIRD/OD) (CTR)" w:date="2026-04-20T18:20:00Z" w16du:dateUtc="2026-04-20T22:20:00Z" w:id="1789">
        <w:r w:rsidRPr="00BA4C09">
          <w:rPr>
            <w:rFonts w:asciiTheme="minorHAnsi" w:hAnsiTheme="minorHAnsi" w:cstheme="minorHAnsi"/>
            <w:b/>
            <w:bCs/>
            <w:noProof/>
            <w:color w:val="auto"/>
            <w:sz w:val="24"/>
            <w:szCs w:val="24"/>
          </w:rPr>
          <w:drawing>
            <wp:inline distT="0" distB="0" distL="0" distR="0" wp14:anchorId="03A174F7" wp14:editId="0D5422CB">
              <wp:extent cx="5943600" cy="2003425"/>
              <wp:effectExtent l="0" t="0" r="0" b="0"/>
              <wp:docPr id="205525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3517" name=""/>
                      <pic:cNvPicPr/>
                    </pic:nvPicPr>
                    <pic:blipFill>
                      <a:blip r:embed="rId50"/>
                      <a:stretch>
                        <a:fillRect/>
                      </a:stretch>
                    </pic:blipFill>
                    <pic:spPr>
                      <a:xfrm>
                        <a:off x="0" y="0"/>
                        <a:ext cx="5943600" cy="2003425"/>
                      </a:xfrm>
                      <a:prstGeom prst="rect">
                        <a:avLst/>
                      </a:prstGeom>
                    </pic:spPr>
                  </pic:pic>
                </a:graphicData>
              </a:graphic>
            </wp:inline>
          </w:drawing>
        </w:r>
      </w:ins>
    </w:p>
    <w:p w:rsidR="00BA4C09" w:rsidP="00373C54" w:rsidRDefault="00F21E9D" w14:paraId="23BB55B8" w14:textId="188169C3">
      <w:pPr>
        <w:pStyle w:val="Bodycopy"/>
        <w:rPr>
          <w:ins w:author="Vaddhi, Jigisha Nmn (CDC/NCIRD/OD) (CTR)" w:date="2026-04-20T18:21:00Z" w16du:dateUtc="2026-04-20T22:21:00Z" w:id="1790"/>
          <w:rFonts w:asciiTheme="minorHAnsi" w:hAnsiTheme="minorHAnsi" w:cstheme="minorHAnsi"/>
          <w:b/>
          <w:bCs/>
          <w:color w:val="auto"/>
          <w:sz w:val="24"/>
          <w:szCs w:val="24"/>
        </w:rPr>
      </w:pPr>
      <w:ins w:author="Vaddhi, Jigisha Nmn (CDC/NCIRD/OD) (CTR)" w:date="2026-04-20T18:21:00Z" w16du:dateUtc="2026-04-20T22:21:00Z" w:id="1791">
        <w:r w:rsidRPr="00F21E9D">
          <w:rPr>
            <w:rFonts w:asciiTheme="minorHAnsi" w:hAnsiTheme="minorHAnsi" w:cstheme="minorHAnsi"/>
            <w:b/>
            <w:bCs/>
            <w:noProof/>
            <w:color w:val="auto"/>
            <w:sz w:val="24"/>
            <w:szCs w:val="24"/>
          </w:rPr>
          <w:drawing>
            <wp:inline distT="0" distB="0" distL="0" distR="0" wp14:anchorId="37C30AA6" wp14:editId="3F4228FD">
              <wp:extent cx="5943600" cy="1236980"/>
              <wp:effectExtent l="0" t="0" r="0" b="1270"/>
              <wp:docPr id="2369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95531" name=""/>
                      <pic:cNvPicPr/>
                    </pic:nvPicPr>
                    <pic:blipFill>
                      <a:blip r:embed="rId51"/>
                      <a:stretch>
                        <a:fillRect/>
                      </a:stretch>
                    </pic:blipFill>
                    <pic:spPr>
                      <a:xfrm>
                        <a:off x="0" y="0"/>
                        <a:ext cx="5943600" cy="1236980"/>
                      </a:xfrm>
                      <a:prstGeom prst="rect">
                        <a:avLst/>
                      </a:prstGeom>
                    </pic:spPr>
                  </pic:pic>
                </a:graphicData>
              </a:graphic>
            </wp:inline>
          </w:drawing>
        </w:r>
      </w:ins>
    </w:p>
    <w:p w:rsidR="00F21E9D" w:rsidP="00373C54" w:rsidRDefault="00AC7AE6" w14:paraId="32CBAD15" w14:textId="27A1C67C">
      <w:pPr>
        <w:pStyle w:val="Bodycopy"/>
        <w:rPr>
          <w:rFonts w:asciiTheme="minorHAnsi" w:hAnsiTheme="minorHAnsi" w:cstheme="minorHAnsi"/>
          <w:b/>
          <w:bCs/>
          <w:color w:val="auto"/>
          <w:sz w:val="24"/>
          <w:szCs w:val="24"/>
        </w:rPr>
      </w:pPr>
      <w:ins w:author="Vaddhi, Jigisha Nmn (CDC/NCIRD/OD) (CTR)" w:date="2026-04-20T18:22:00Z" w16du:dateUtc="2026-04-20T22:22:00Z" w:id="1792">
        <w:r w:rsidRPr="00AC7AE6">
          <w:rPr>
            <w:rFonts w:asciiTheme="minorHAnsi" w:hAnsiTheme="minorHAnsi" w:cstheme="minorHAnsi"/>
            <w:b/>
            <w:bCs/>
            <w:noProof/>
            <w:color w:val="auto"/>
            <w:sz w:val="24"/>
            <w:szCs w:val="24"/>
          </w:rPr>
          <w:lastRenderedPageBreak/>
          <w:drawing>
            <wp:inline distT="0" distB="0" distL="0" distR="0" wp14:anchorId="044845D0" wp14:editId="19245B60">
              <wp:extent cx="5943600" cy="1698625"/>
              <wp:effectExtent l="0" t="0" r="0" b="0"/>
              <wp:docPr id="137796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8849" name=""/>
                      <pic:cNvPicPr/>
                    </pic:nvPicPr>
                    <pic:blipFill>
                      <a:blip r:embed="rId52"/>
                      <a:stretch>
                        <a:fillRect/>
                      </a:stretch>
                    </pic:blipFill>
                    <pic:spPr>
                      <a:xfrm>
                        <a:off x="0" y="0"/>
                        <a:ext cx="5943600" cy="1698625"/>
                      </a:xfrm>
                      <a:prstGeom prst="rect">
                        <a:avLst/>
                      </a:prstGeom>
                    </pic:spPr>
                  </pic:pic>
                </a:graphicData>
              </a:graphic>
            </wp:inline>
          </w:drawing>
        </w:r>
      </w:ins>
    </w:p>
    <w:p w:rsidR="00760900" w:rsidP="00373C54" w:rsidRDefault="00760900" w14:paraId="09573F0A" w14:textId="77777777">
      <w:pPr>
        <w:pStyle w:val="Bodycopy"/>
        <w:rPr>
          <w:rFonts w:asciiTheme="minorHAnsi" w:hAnsiTheme="minorHAnsi" w:cstheme="minorHAnsi"/>
          <w:b/>
          <w:bCs/>
          <w:color w:val="auto"/>
          <w:sz w:val="24"/>
          <w:szCs w:val="24"/>
        </w:rPr>
      </w:pPr>
    </w:p>
    <w:p w:rsidR="00760900" w:rsidP="00373C54" w:rsidRDefault="00760900" w14:paraId="4AB24323" w14:textId="625149BA">
      <w:pPr>
        <w:pStyle w:val="Bodycopy"/>
        <w:rPr>
          <w:rFonts w:asciiTheme="minorHAnsi" w:hAnsiTheme="minorHAnsi" w:cstheme="minorHAnsi"/>
          <w:b/>
          <w:bCs/>
          <w:color w:val="auto"/>
          <w:sz w:val="24"/>
          <w:szCs w:val="24"/>
        </w:rPr>
      </w:pPr>
      <w:r>
        <w:rPr>
          <w:rFonts w:asciiTheme="minorHAnsi" w:hAnsiTheme="minorHAnsi" w:cstheme="minorHAnsi"/>
          <w:b/>
          <w:bCs/>
          <w:color w:val="auto"/>
          <w:sz w:val="24"/>
          <w:szCs w:val="24"/>
        </w:rPr>
        <w:t>Search / List</w:t>
      </w:r>
    </w:p>
    <w:p w:rsidR="00760900" w:rsidP="00373C54" w:rsidRDefault="00DB1ECB" w14:paraId="25E96504" w14:textId="05187945">
      <w:pPr>
        <w:pStyle w:val="Bodycopy"/>
        <w:rPr>
          <w:rFonts w:asciiTheme="minorHAnsi" w:hAnsiTheme="minorHAnsi" w:cstheme="minorHAnsi"/>
          <w:b/>
          <w:bCs/>
          <w:color w:val="auto"/>
          <w:sz w:val="24"/>
          <w:szCs w:val="24"/>
        </w:rPr>
      </w:pPr>
      <w:r>
        <w:rPr>
          <w:noProof/>
        </w:rPr>
        <w:drawing>
          <wp:inline distT="0" distB="0" distL="0" distR="0" wp14:anchorId="3BFCC9B6" wp14:editId="1B874108">
            <wp:extent cx="6067624" cy="2423160"/>
            <wp:effectExtent l="0" t="0" r="9525" b="0"/>
            <wp:docPr id="146774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r:link="rId54" cstate="print">
                      <a:extLst>
                        <a:ext uri="{28A0092B-C50C-407E-A947-70E740481C1C}">
                          <a14:useLocalDpi xmlns:a14="http://schemas.microsoft.com/office/drawing/2010/main" val="0"/>
                        </a:ext>
                      </a:extLst>
                    </a:blip>
                    <a:srcRect/>
                    <a:stretch>
                      <a:fillRect/>
                    </a:stretch>
                  </pic:blipFill>
                  <pic:spPr bwMode="auto">
                    <a:xfrm>
                      <a:off x="0" y="0"/>
                      <a:ext cx="6068500" cy="2423510"/>
                    </a:xfrm>
                    <a:prstGeom prst="rect">
                      <a:avLst/>
                    </a:prstGeom>
                    <a:noFill/>
                    <a:ln>
                      <a:noFill/>
                    </a:ln>
                  </pic:spPr>
                </pic:pic>
              </a:graphicData>
            </a:graphic>
          </wp:inline>
        </w:drawing>
      </w:r>
    </w:p>
    <w:p w:rsidRPr="00206576" w:rsidR="00DB1ECB" w:rsidP="00373C54" w:rsidRDefault="00DB1ECB" w14:paraId="65D3A6F7" w14:textId="77777777">
      <w:pPr>
        <w:pStyle w:val="Bodycopy"/>
        <w:rPr>
          <w:rFonts w:asciiTheme="minorHAnsi" w:hAnsiTheme="minorHAnsi" w:cstheme="minorHAnsi"/>
          <w:b/>
          <w:bCs/>
          <w:color w:val="auto"/>
          <w:sz w:val="24"/>
          <w:szCs w:val="24"/>
        </w:rPr>
      </w:pPr>
    </w:p>
    <w:p w:rsidR="00B454B6" w:rsidP="2E442796" w:rsidRDefault="00B454B6" w14:paraId="4D53CD7C" w14:textId="77777777">
      <w:pPr>
        <w:pStyle w:val="Heading4"/>
        <w:rPr>
          <w:rFonts w:eastAsia="Times" w:asciiTheme="minorHAnsi" w:hAnsiTheme="minorHAnsi" w:cstheme="minorBidi"/>
          <w:b w:val="0"/>
          <w:bCs/>
          <w:i w:val="0"/>
          <w:color w:val="000000" w:themeColor="text1"/>
          <w:szCs w:val="20"/>
          <w:lang w:val="en-GB"/>
        </w:rPr>
      </w:pPr>
      <w:bookmarkStart w:name="_Toc234905025" w:id="1793"/>
      <w:bookmarkStart w:name="_Toc237414224" w:id="1794"/>
      <w:bookmarkStart w:name="_Toc221702678" w:id="1795"/>
      <w:r w:rsidRPr="00612142">
        <w:rPr>
          <w:rFonts w:eastAsia="Times" w:asciiTheme="minorHAnsi" w:hAnsiTheme="minorHAnsi" w:cstheme="minorBidi"/>
          <w:b w:val="0"/>
          <w:bCs/>
          <w:i w:val="0"/>
          <w:color w:val="000000" w:themeColor="text1"/>
          <w:szCs w:val="20"/>
          <w:lang w:val="en-GB"/>
        </w:rPr>
        <w:t>User Interface Screen Layout</w:t>
      </w:r>
      <w:bookmarkEnd w:id="1793"/>
      <w:bookmarkEnd w:id="1794"/>
      <w:bookmarkEnd w:id="1795"/>
      <w:r w:rsidRPr="00612142">
        <w:rPr>
          <w:rFonts w:eastAsia="Times" w:asciiTheme="minorHAnsi" w:hAnsiTheme="minorHAnsi" w:cstheme="minorBidi"/>
          <w:b w:val="0"/>
          <w:bCs/>
          <w:i w:val="0"/>
          <w:color w:val="000000" w:themeColor="text1"/>
          <w:szCs w:val="20"/>
          <w:lang w:val="en-GB"/>
        </w:rPr>
        <w:t xml:space="preserve"> </w:t>
      </w:r>
    </w:p>
    <w:p w:rsidR="00C17C8D" w:rsidP="006E2B70" w:rsidRDefault="00367D6B" w14:paraId="1422016C" w14:textId="588B1340">
      <w:pPr>
        <w:pStyle w:val="Bodycopy"/>
        <w:rPr>
          <w:lang w:val="en-GB"/>
        </w:rPr>
      </w:pPr>
      <w:r>
        <w:rPr>
          <w:lang w:val="en-GB"/>
        </w:rPr>
        <w:t>NA</w:t>
      </w:r>
    </w:p>
    <w:p w:rsidR="00B454B6" w:rsidP="2E442796" w:rsidRDefault="00B454B6" w14:paraId="2B5A1B60" w14:textId="77777777">
      <w:pPr>
        <w:pStyle w:val="Heading4"/>
        <w:rPr>
          <w:rFonts w:eastAsia="Times" w:asciiTheme="minorHAnsi" w:hAnsiTheme="minorHAnsi" w:cstheme="minorBidi"/>
          <w:b w:val="0"/>
          <w:bCs/>
          <w:i w:val="0"/>
          <w:color w:val="000000" w:themeColor="text1"/>
          <w:szCs w:val="20"/>
          <w:lang w:val="en-GB"/>
        </w:rPr>
      </w:pPr>
      <w:bookmarkStart w:name="_Toc221702679" w:id="1796"/>
      <w:bookmarkStart w:name="_Toc237414225" w:id="1797"/>
      <w:bookmarkStart w:name="_Toc234905026" w:id="1798"/>
      <w:r w:rsidRPr="00612142">
        <w:rPr>
          <w:rFonts w:eastAsia="Times" w:asciiTheme="minorHAnsi" w:hAnsiTheme="minorHAnsi" w:cstheme="minorBidi"/>
          <w:b w:val="0"/>
          <w:bCs/>
          <w:i w:val="0"/>
          <w:color w:val="000000" w:themeColor="text1"/>
          <w:szCs w:val="20"/>
          <w:lang w:val="en-GB"/>
        </w:rPr>
        <w:t>User Interface Screen Field List</w:t>
      </w:r>
      <w:bookmarkEnd w:id="1796"/>
      <w:bookmarkEnd w:id="1797"/>
      <w:bookmarkEnd w:id="1798"/>
    </w:p>
    <w:p w:rsidR="001B1ED4" w:rsidP="001B1ED4" w:rsidRDefault="001B1ED4" w14:paraId="07FA3803" w14:textId="77777777">
      <w:pPr>
        <w:pStyle w:val="Bodycopy"/>
        <w:rPr>
          <w:lang w:val="en-GB"/>
        </w:rPr>
      </w:pPr>
    </w:p>
    <w:p w:rsidR="001B1ED4" w:rsidP="001B1ED4" w:rsidRDefault="001B1ED4" w14:paraId="2B9FF83A" w14:textId="77777777">
      <w:pPr>
        <w:pStyle w:val="Bodycopy"/>
        <w:rPr>
          <w:lang w:val="en-GB"/>
        </w:rPr>
      </w:pPr>
    </w:p>
    <w:p w:rsidR="001B1ED4" w:rsidP="001B1ED4" w:rsidRDefault="001B1ED4" w14:paraId="031A4565" w14:textId="77777777">
      <w:pPr>
        <w:pStyle w:val="Bodycopy"/>
        <w:rPr>
          <w:lang w:val="en-GB"/>
        </w:rPr>
      </w:pPr>
    </w:p>
    <w:p w:rsidR="001B1ED4" w:rsidP="001B1ED4" w:rsidRDefault="001B1ED4" w14:paraId="66096858" w14:textId="77777777">
      <w:pPr>
        <w:pStyle w:val="Bodycopy"/>
        <w:rPr>
          <w:lang w:val="en-GB"/>
        </w:rPr>
      </w:pPr>
    </w:p>
    <w:p w:rsidRPr="001B1ED4" w:rsidR="001B1ED4" w:rsidP="001B1ED4" w:rsidRDefault="001B1ED4" w14:paraId="7BD93910" w14:textId="77777777">
      <w:pPr>
        <w:pStyle w:val="Bodycopy"/>
        <w:rPr>
          <w:lang w:val="en-GB"/>
        </w:rPr>
      </w:pPr>
    </w:p>
    <w:tbl>
      <w:tblPr>
        <w:tblW w:w="9350" w:type="dxa"/>
        <w:tblLook w:val="04A0" w:firstRow="1" w:lastRow="0" w:firstColumn="1" w:lastColumn="0" w:noHBand="0" w:noVBand="1"/>
      </w:tblPr>
      <w:tblGrid>
        <w:gridCol w:w="1708"/>
        <w:gridCol w:w="814"/>
        <w:gridCol w:w="643"/>
        <w:gridCol w:w="1261"/>
        <w:gridCol w:w="1076"/>
        <w:gridCol w:w="1283"/>
        <w:gridCol w:w="1030"/>
        <w:gridCol w:w="1314"/>
        <w:gridCol w:w="221"/>
      </w:tblGrid>
      <w:tr w:rsidRPr="001B1ED4" w:rsidR="001B1ED4" w:rsidTr="7D4BAD34" w14:paraId="4F3A490A" w14:textId="77777777">
        <w:trPr>
          <w:gridAfter w:val="1"/>
          <w:wAfter w:w="221" w:type="dxa"/>
          <w:trHeight w:val="476"/>
        </w:trPr>
        <w:tc>
          <w:tcPr>
            <w:tcW w:w="1885"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0C9F69BD" w14:textId="01106374">
            <w:pPr>
              <w:spacing w:after="0" w:line="240" w:lineRule="auto"/>
              <w:jc w:val="center"/>
              <w:rPr>
                <w:rFonts w:ascii="Calibri" w:hAnsi="Calibri" w:eastAsia="Times New Roman" w:cs="Calibri"/>
                <w:b/>
                <w:bCs/>
                <w:color w:val="FFFFFF"/>
                <w:lang w:eastAsia="en-US"/>
              </w:rPr>
            </w:pPr>
            <w:commentRangeStart w:id="1799"/>
            <w:commentRangeStart w:id="1800"/>
            <w:commentRangeStart w:id="1801"/>
            <w:commentRangeStart w:id="1802"/>
            <w:r w:rsidRPr="001B1ED4">
              <w:rPr>
                <w:rFonts w:ascii="Calibri" w:hAnsi="Calibri" w:eastAsia="Times New Roman" w:cs="Calibri"/>
                <w:b/>
                <w:bCs/>
                <w:color w:val="FFFFFF"/>
                <w:lang w:eastAsia="en-US"/>
              </w:rPr>
              <w:t>Field Label </w:t>
            </w:r>
            <w:commentRangeEnd w:id="1799"/>
            <w:r w:rsidRPr="001B1ED4" w:rsidR="00A26D49">
              <w:rPr>
                <w:rStyle w:val="CommentReference"/>
                <w:rFonts w:ascii="Calibri" w:hAnsi="Calibri" w:eastAsia="Times New Roman" w:cs="Calibri"/>
                <w:b/>
                <w:bCs/>
                <w:color w:val="FFFFFF"/>
                <w:sz w:val="24"/>
                <w:szCs w:val="24"/>
                <w:lang w:eastAsia="en-US"/>
              </w:rPr>
              <w:commentReference w:id="1799"/>
            </w:r>
            <w:commentRangeEnd w:id="1800"/>
            <w:r>
              <w:rPr>
                <w:rStyle w:val="CommentReference"/>
              </w:rPr>
              <w:commentReference w:id="1800"/>
            </w:r>
            <w:commentRangeEnd w:id="1801"/>
            <w:r>
              <w:rPr>
                <w:rStyle w:val="CommentReference"/>
              </w:rPr>
              <w:commentReference w:id="1801"/>
            </w:r>
            <w:commentRangeEnd w:id="1802"/>
            <w:r>
              <w:rPr>
                <w:rStyle w:val="CommentReference"/>
              </w:rPr>
              <w:commentReference w:id="1802"/>
            </w:r>
          </w:p>
        </w:tc>
        <w:tc>
          <w:tcPr>
            <w:tcW w:w="885"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5AA8351A"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 xml:space="preserve">Data Type </w:t>
            </w:r>
          </w:p>
        </w:tc>
        <w:tc>
          <w:tcPr>
            <w:tcW w:w="612"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0209FE31" w14:textId="77777777">
            <w:pPr>
              <w:spacing w:after="0" w:line="240" w:lineRule="auto"/>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 xml:space="preserve"> Field Size </w:t>
            </w:r>
          </w:p>
        </w:tc>
        <w:tc>
          <w:tcPr>
            <w:tcW w:w="1184"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546945D0"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Mandatory </w:t>
            </w:r>
          </w:p>
        </w:tc>
        <w:tc>
          <w:tcPr>
            <w:tcW w:w="1012"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65A81641"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Range Required </w:t>
            </w:r>
          </w:p>
        </w:tc>
        <w:tc>
          <w:tcPr>
            <w:tcW w:w="1348"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7C6A9659"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Reference Table &amp; Field Name </w:t>
            </w:r>
          </w:p>
        </w:tc>
        <w:tc>
          <w:tcPr>
            <w:tcW w:w="970" w:type="dxa"/>
            <w:vMerge w:val="restart"/>
            <w:tcBorders>
              <w:top w:val="single" w:color="auto" w:sz="4" w:space="0"/>
              <w:left w:val="single" w:color="auto" w:sz="4" w:space="0"/>
              <w:bottom w:val="single" w:color="auto" w:sz="4" w:space="0"/>
              <w:right w:val="single" w:color="auto" w:sz="4" w:space="0"/>
            </w:tcBorders>
            <w:shd w:val="clear" w:color="auto" w:fill="92D050"/>
            <w:vAlign w:val="center"/>
            <w:hideMark/>
          </w:tcPr>
          <w:p w:rsidRPr="001B1ED4" w:rsidR="001B1ED4" w:rsidP="001B1ED4" w:rsidRDefault="001B1ED4" w14:paraId="2016D343"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Field Control Type </w:t>
            </w:r>
          </w:p>
        </w:tc>
        <w:tc>
          <w:tcPr>
            <w:tcW w:w="1233" w:type="dxa"/>
            <w:vMerge w:val="restart"/>
            <w:tcBorders>
              <w:top w:val="single" w:color="auto" w:sz="4" w:space="0"/>
              <w:left w:val="single" w:color="auto" w:sz="4" w:space="0"/>
              <w:bottom w:val="single" w:color="000000" w:themeColor="text1" w:sz="4" w:space="0"/>
              <w:right w:val="single" w:color="auto" w:sz="4" w:space="0"/>
            </w:tcBorders>
            <w:shd w:val="clear" w:color="auto" w:fill="92D050"/>
            <w:noWrap/>
            <w:vAlign w:val="center"/>
            <w:hideMark/>
          </w:tcPr>
          <w:p w:rsidRPr="001B1ED4" w:rsidR="001B1ED4" w:rsidP="001B1ED4" w:rsidRDefault="001B1ED4" w14:paraId="26B37FCB" w14:textId="77777777">
            <w:pPr>
              <w:spacing w:after="0" w:line="240" w:lineRule="auto"/>
              <w:jc w:val="center"/>
              <w:rPr>
                <w:rFonts w:ascii="Calibri" w:hAnsi="Calibri" w:eastAsia="Times New Roman" w:cs="Calibri"/>
                <w:b/>
                <w:bCs/>
                <w:color w:val="FFFFFF"/>
                <w:lang w:eastAsia="en-US"/>
              </w:rPr>
            </w:pPr>
            <w:r w:rsidRPr="001B1ED4">
              <w:rPr>
                <w:rFonts w:ascii="Calibri" w:hAnsi="Calibri" w:eastAsia="Times New Roman" w:cs="Calibri"/>
                <w:b/>
                <w:bCs/>
                <w:color w:val="FFFFFF"/>
                <w:lang w:eastAsia="en-US"/>
              </w:rPr>
              <w:t>Display Format </w:t>
            </w:r>
          </w:p>
        </w:tc>
      </w:tr>
      <w:tr w:rsidRPr="001B1ED4" w:rsidR="001B1ED4" w:rsidTr="7D4BAD34" w14:paraId="287D32DA" w14:textId="77777777">
        <w:trPr>
          <w:trHeight w:val="288"/>
        </w:trPr>
        <w:tc>
          <w:tcPr>
            <w:tcW w:w="1885" w:type="dxa"/>
            <w:vMerge/>
            <w:vAlign w:val="center"/>
            <w:hideMark/>
          </w:tcPr>
          <w:p w:rsidRPr="001B1ED4" w:rsidR="001B1ED4" w:rsidP="001B1ED4" w:rsidRDefault="001B1ED4" w14:paraId="0A10EA9D" w14:textId="77777777">
            <w:pPr>
              <w:spacing w:after="0" w:line="240" w:lineRule="auto"/>
              <w:rPr>
                <w:rFonts w:ascii="Calibri" w:hAnsi="Calibri" w:eastAsia="Times New Roman" w:cs="Calibri"/>
                <w:b/>
                <w:bCs/>
                <w:color w:val="FFFFFF"/>
                <w:lang w:eastAsia="en-US"/>
              </w:rPr>
            </w:pPr>
          </w:p>
        </w:tc>
        <w:tc>
          <w:tcPr>
            <w:tcW w:w="885" w:type="dxa"/>
            <w:vMerge/>
            <w:vAlign w:val="center"/>
            <w:hideMark/>
          </w:tcPr>
          <w:p w:rsidRPr="001B1ED4" w:rsidR="001B1ED4" w:rsidP="001B1ED4" w:rsidRDefault="001B1ED4" w14:paraId="460544AE" w14:textId="77777777">
            <w:pPr>
              <w:spacing w:after="0" w:line="240" w:lineRule="auto"/>
              <w:rPr>
                <w:rFonts w:ascii="Calibri" w:hAnsi="Calibri" w:eastAsia="Times New Roman" w:cs="Calibri"/>
                <w:b/>
                <w:bCs/>
                <w:color w:val="FFFFFF"/>
                <w:lang w:eastAsia="en-US"/>
              </w:rPr>
            </w:pPr>
          </w:p>
        </w:tc>
        <w:tc>
          <w:tcPr>
            <w:tcW w:w="612" w:type="dxa"/>
            <w:vMerge/>
            <w:vAlign w:val="center"/>
            <w:hideMark/>
          </w:tcPr>
          <w:p w:rsidRPr="001B1ED4" w:rsidR="001B1ED4" w:rsidP="001B1ED4" w:rsidRDefault="001B1ED4" w14:paraId="5328912A" w14:textId="77777777">
            <w:pPr>
              <w:spacing w:after="0" w:line="240" w:lineRule="auto"/>
              <w:rPr>
                <w:rFonts w:ascii="Calibri" w:hAnsi="Calibri" w:eastAsia="Times New Roman" w:cs="Calibri"/>
                <w:b/>
                <w:bCs/>
                <w:color w:val="FFFFFF"/>
                <w:lang w:eastAsia="en-US"/>
              </w:rPr>
            </w:pPr>
          </w:p>
        </w:tc>
        <w:tc>
          <w:tcPr>
            <w:tcW w:w="1184" w:type="dxa"/>
            <w:vMerge/>
            <w:vAlign w:val="center"/>
            <w:hideMark/>
          </w:tcPr>
          <w:p w:rsidRPr="001B1ED4" w:rsidR="001B1ED4" w:rsidP="001B1ED4" w:rsidRDefault="001B1ED4" w14:paraId="5655DCCF" w14:textId="77777777">
            <w:pPr>
              <w:spacing w:after="0" w:line="240" w:lineRule="auto"/>
              <w:rPr>
                <w:rFonts w:ascii="Calibri" w:hAnsi="Calibri" w:eastAsia="Times New Roman" w:cs="Calibri"/>
                <w:b/>
                <w:bCs/>
                <w:color w:val="FFFFFF"/>
                <w:lang w:eastAsia="en-US"/>
              </w:rPr>
            </w:pPr>
          </w:p>
        </w:tc>
        <w:tc>
          <w:tcPr>
            <w:tcW w:w="1012" w:type="dxa"/>
            <w:vMerge/>
            <w:vAlign w:val="center"/>
            <w:hideMark/>
          </w:tcPr>
          <w:p w:rsidRPr="001B1ED4" w:rsidR="001B1ED4" w:rsidP="001B1ED4" w:rsidRDefault="001B1ED4" w14:paraId="3704E843" w14:textId="77777777">
            <w:pPr>
              <w:spacing w:after="0" w:line="240" w:lineRule="auto"/>
              <w:rPr>
                <w:rFonts w:ascii="Calibri" w:hAnsi="Calibri" w:eastAsia="Times New Roman" w:cs="Calibri"/>
                <w:b/>
                <w:bCs/>
                <w:color w:val="FFFFFF"/>
                <w:lang w:eastAsia="en-US"/>
              </w:rPr>
            </w:pPr>
          </w:p>
        </w:tc>
        <w:tc>
          <w:tcPr>
            <w:tcW w:w="1348" w:type="dxa"/>
            <w:vMerge/>
            <w:vAlign w:val="center"/>
            <w:hideMark/>
          </w:tcPr>
          <w:p w:rsidRPr="001B1ED4" w:rsidR="001B1ED4" w:rsidP="001B1ED4" w:rsidRDefault="001B1ED4" w14:paraId="524F1DDE" w14:textId="77777777">
            <w:pPr>
              <w:spacing w:after="0" w:line="240" w:lineRule="auto"/>
              <w:rPr>
                <w:rFonts w:ascii="Calibri" w:hAnsi="Calibri" w:eastAsia="Times New Roman" w:cs="Calibri"/>
                <w:b/>
                <w:bCs/>
                <w:color w:val="FFFFFF"/>
                <w:lang w:eastAsia="en-US"/>
              </w:rPr>
            </w:pPr>
          </w:p>
        </w:tc>
        <w:tc>
          <w:tcPr>
            <w:tcW w:w="970" w:type="dxa"/>
            <w:vMerge/>
            <w:vAlign w:val="center"/>
            <w:hideMark/>
          </w:tcPr>
          <w:p w:rsidRPr="001B1ED4" w:rsidR="001B1ED4" w:rsidP="001B1ED4" w:rsidRDefault="001B1ED4" w14:paraId="4039AB16" w14:textId="77777777">
            <w:pPr>
              <w:spacing w:after="0" w:line="240" w:lineRule="auto"/>
              <w:rPr>
                <w:rFonts w:ascii="Calibri" w:hAnsi="Calibri" w:eastAsia="Times New Roman" w:cs="Calibri"/>
                <w:b/>
                <w:bCs/>
                <w:color w:val="FFFFFF"/>
                <w:lang w:eastAsia="en-US"/>
              </w:rPr>
            </w:pPr>
          </w:p>
        </w:tc>
        <w:tc>
          <w:tcPr>
            <w:tcW w:w="1233" w:type="dxa"/>
            <w:vMerge/>
            <w:vAlign w:val="center"/>
            <w:hideMark/>
          </w:tcPr>
          <w:p w:rsidRPr="001B1ED4" w:rsidR="001B1ED4" w:rsidP="001B1ED4" w:rsidRDefault="001B1ED4" w14:paraId="7F6531DF" w14:textId="77777777">
            <w:pPr>
              <w:spacing w:after="0" w:line="240" w:lineRule="auto"/>
              <w:rPr>
                <w:rFonts w:ascii="Calibri" w:hAnsi="Calibri" w:eastAsia="Times New Roman" w:cs="Calibri"/>
                <w:b/>
                <w:bCs/>
                <w:color w:val="FFFFFF"/>
                <w:lang w:eastAsia="en-US"/>
              </w:rPr>
            </w:pPr>
          </w:p>
        </w:tc>
        <w:tc>
          <w:tcPr>
            <w:tcW w:w="221" w:type="dxa"/>
            <w:tcBorders>
              <w:top w:val="nil"/>
              <w:left w:val="nil"/>
              <w:bottom w:val="nil"/>
              <w:right w:val="nil"/>
            </w:tcBorders>
            <w:noWrap/>
            <w:vAlign w:val="bottom"/>
            <w:hideMark/>
          </w:tcPr>
          <w:p w:rsidRPr="001B1ED4" w:rsidR="001B1ED4" w:rsidP="001B1ED4" w:rsidRDefault="001B1ED4" w14:paraId="683731C5" w14:textId="77777777">
            <w:pPr>
              <w:spacing w:after="0" w:line="240" w:lineRule="auto"/>
              <w:jc w:val="center"/>
              <w:rPr>
                <w:rFonts w:ascii="Calibri" w:hAnsi="Calibri" w:eastAsia="Times New Roman" w:cs="Calibri"/>
                <w:b/>
                <w:bCs/>
                <w:color w:val="FFFFFF"/>
                <w:lang w:eastAsia="en-US"/>
              </w:rPr>
            </w:pPr>
          </w:p>
        </w:tc>
      </w:tr>
      <w:tr w:rsidRPr="001B1ED4" w:rsidR="001B1ED4" w:rsidTr="7D4BAD34" w14:paraId="00AB4B13"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66149854"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 xml:space="preserve">Header </w:t>
            </w:r>
          </w:p>
        </w:tc>
        <w:tc>
          <w:tcPr>
            <w:tcW w:w="221" w:type="dxa"/>
            <w:vAlign w:val="center"/>
            <w:hideMark/>
          </w:tcPr>
          <w:p w:rsidRPr="001B1ED4" w:rsidR="001B1ED4" w:rsidP="001B1ED4" w:rsidRDefault="001B1ED4" w14:paraId="3F24C521"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7BE8C9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66BC15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lastRenderedPageBreak/>
              <w:t>Vaccine Request ID</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EE4EB3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F2177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1E4CD8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1ADEDB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885635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VBAK-VBELN</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041D77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8F4445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6DEF132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4D2C7DA"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42388F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Description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2495F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3E030D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50-100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ABFB04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6DA88C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8BD42B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VBAK-BSTNK</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FB4F77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Editable</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C87592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Free text</w:t>
            </w:r>
          </w:p>
        </w:tc>
        <w:tc>
          <w:tcPr>
            <w:tcW w:w="221" w:type="dxa"/>
            <w:vAlign w:val="center"/>
            <w:hideMark/>
          </w:tcPr>
          <w:p w:rsidRPr="001B1ED4" w:rsidR="001B1ED4" w:rsidP="001B1ED4" w:rsidRDefault="001B1ED4" w14:paraId="3F7489A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083BBC0"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549E8C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Provider</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F73505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5DDE8B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D36209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08CB50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1093FD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VBAK-KUNNR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AE29F0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SEARCH HELP</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2FAADE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5EF184A"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9D0FB6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8C6B21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Provider Address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9AB8B4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50BEC7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255</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57BE68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3D488E1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37F93D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VBPA-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056B11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48D5667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3DCA028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83C810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14A1F0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Contact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395EDC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9CF735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687884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882BDF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ABE87D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VBPA-PARVW</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A6E3E8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Value Help</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26107B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0F721FD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9A447D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42DCD8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Employee Responsible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C33209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0762B8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071B33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4F5FE0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C1F4EB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VBPA-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81B020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Default</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F2A31B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User Id</w:t>
            </w:r>
          </w:p>
        </w:tc>
        <w:tc>
          <w:tcPr>
            <w:tcW w:w="221" w:type="dxa"/>
            <w:vAlign w:val="center"/>
            <w:hideMark/>
          </w:tcPr>
          <w:p w:rsidRPr="001B1ED4" w:rsidR="001B1ED4" w:rsidP="001B1ED4" w:rsidRDefault="001B1ED4" w14:paraId="40C32662"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0D15CD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E65769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Priority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584985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AD50EA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A9F2C3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76F882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CC7220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VBAK-LPRIO / VSBED</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E71228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Dropdown</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547B4C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2AEDD35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F3FDCC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AE277D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Order Reason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D1C82F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9D93FE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3</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E74882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79761A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58B4E8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VBAK-AUGRU</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C50E76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46CA9A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5A5A88B"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736B5D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005709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Category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BBC664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5ADB37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3CA18F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B2BD16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B0D664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C19E0B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7D004B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52508CC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E58170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8EBE93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Status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D5F3F5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A0DF4A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470654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6EABCE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65E791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VBUK-</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15802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858799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Status text</w:t>
            </w:r>
          </w:p>
        </w:tc>
        <w:tc>
          <w:tcPr>
            <w:tcW w:w="221" w:type="dxa"/>
            <w:vAlign w:val="center"/>
            <w:hideMark/>
          </w:tcPr>
          <w:p w:rsidRPr="001B1ED4" w:rsidR="001B1ED4" w:rsidP="001B1ED4" w:rsidRDefault="001B1ED4" w14:paraId="153DC91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4B30D2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479213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Exs ID</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5FB3C2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23E83F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359B3F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359A94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1C0CD0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C859DF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4D0AF21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37F5330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8C46F12"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40D405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Created At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B69AD3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DATS</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026AA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65DB3C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3C706C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55AE0B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A6AEA8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2B4ED8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Date /Time</w:t>
            </w:r>
          </w:p>
        </w:tc>
        <w:tc>
          <w:tcPr>
            <w:tcW w:w="221" w:type="dxa"/>
            <w:vAlign w:val="center"/>
            <w:hideMark/>
          </w:tcPr>
          <w:p w:rsidRPr="001B1ED4" w:rsidR="001B1ED4" w:rsidP="001B1ED4" w:rsidRDefault="001B1ED4" w14:paraId="420A1B41"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F62681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2E5D2F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Net Value (currency + amount)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5DA336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EF1E33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0A55ED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3340CA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ED59B5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3B50F1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4104E2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109215FE"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7A782F0"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D41459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Tax Amount (currency + amount)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C1804B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0794C7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877AB0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1E9FD8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8B0A5F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BDB16B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F02861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4EDE77D2"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A335558"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0570E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Gross Value (currency + amount)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6CA77A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05D29A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11471D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860347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DC8F67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1A4398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43ED08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28D2632C"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DA77CF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E5DD9F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Notes (free-text area)</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17F15F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37AAB0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3FF0C0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A7D00A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88F8CB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61543C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8D6359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CD189FC"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A488B4B"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5D72B3E0"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 xml:space="preserve">Item </w:t>
            </w:r>
          </w:p>
        </w:tc>
        <w:tc>
          <w:tcPr>
            <w:tcW w:w="221" w:type="dxa"/>
            <w:vAlign w:val="center"/>
            <w:hideMark/>
          </w:tcPr>
          <w:p w:rsidRPr="001B1ED4" w:rsidR="001B1ED4" w:rsidP="001B1ED4" w:rsidRDefault="001B1ED4" w14:paraId="146B7A8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60F3F6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C14BEE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Item Number</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2ED35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NUMC</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11E108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6</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96E188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FB030D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54E5F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VBAP-POSNR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AA90E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29CBA8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61ABC772"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9E349C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6200F85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EXIS Item Num</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A44D15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D20C4D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D2D113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4FAA7B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F01534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0E39F6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7682F6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Alphanumeric</w:t>
            </w:r>
          </w:p>
        </w:tc>
        <w:tc>
          <w:tcPr>
            <w:tcW w:w="221" w:type="dxa"/>
            <w:vAlign w:val="center"/>
            <w:hideMark/>
          </w:tcPr>
          <w:p w:rsidRPr="001B1ED4" w:rsidR="001B1ED4" w:rsidP="001B1ED4" w:rsidRDefault="001B1ED4" w14:paraId="52F05B1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92E390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F937CD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Brand</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68291A7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BEA648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A1FB2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D1F77F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B4B6C4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786606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92DED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4205878E"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A29639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2D4E0D8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NDC Code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66A651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AB4E3C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18</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893C4A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7ED0A3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BAD08D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VBAP-MATNR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838F06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B6C7B0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Numeic</w:t>
            </w:r>
          </w:p>
        </w:tc>
        <w:tc>
          <w:tcPr>
            <w:tcW w:w="221" w:type="dxa"/>
            <w:vAlign w:val="center"/>
            <w:hideMark/>
          </w:tcPr>
          <w:p w:rsidRPr="001B1ED4" w:rsidR="001B1ED4" w:rsidP="001B1ED4" w:rsidRDefault="001B1ED4" w14:paraId="7BB7EDC4"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B2F4534"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0DDE37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NDC Description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B6CC0C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62D27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D43EEB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228C8F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1B20B8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VBAP-ARKTX</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670768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380265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464C60ED"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42021A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F7EC55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Quantity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D647DC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33A34D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B09745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4C0365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CF0BB0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VBAP-KWMENG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A441A8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1BB0A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4F9E39E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FD25780"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FB8734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Unit of Measure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22BB36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Unit</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18D4D6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3</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4DE647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2C12E7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81FF05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VBAP-VRKME</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C53BEB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3C7C05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412B290B"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3D8129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3738E6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Fund Type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32C165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D629FA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B94FBE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D8FB19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C9CD94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8494AF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ECCF60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3806B19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C15F11B"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34F480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lastRenderedPageBreak/>
              <w:t xml:space="preserve">Opt-Out Ancillary </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38A647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F3C3C9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4ED11C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5D087B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BF351B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091E7D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87701B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08897338"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BC0BA56"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0CF506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PO Reference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C4C771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C8117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F62FC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33713A9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9E1907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D6F13D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95A1D2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011DB54B"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1FCB9A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BB9690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Delivery Status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2FE492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049CF7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4AA9B25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B2CB6A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D693F0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VBUP-LFSTA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9A4A9B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D0FC31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Status</w:t>
            </w:r>
          </w:p>
        </w:tc>
        <w:tc>
          <w:tcPr>
            <w:tcW w:w="221" w:type="dxa"/>
            <w:vAlign w:val="center"/>
            <w:hideMark/>
          </w:tcPr>
          <w:p w:rsidRPr="001B1ED4" w:rsidR="001B1ED4" w:rsidP="001B1ED4" w:rsidRDefault="001B1ED4" w14:paraId="60BB717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7A91E1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276BD45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Net Value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6EBE448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456F1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67A2B9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7E6ECA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112010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VBAP-NETWR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ABF8B6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154622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1D469404"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C3F5B36"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6DF540D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Rejection Reason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4C6969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18CB23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D9DD63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B2F43C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F48528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VBAP-ABGRU</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492881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Dropdown</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47CAB8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2DCD68E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9A8DDA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659AFDE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Submitted Quantity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60B9E9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6CF397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6DBFEF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0D226A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9226A8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VBAP-KWMENG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85C9E6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4365A9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343F40E2"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9E57042"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E4BB79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9CFF68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A32440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5</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567D0D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AC30F2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8296FE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VBAK-WAERK</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8B80E1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800B8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4EA98F2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A0C095B"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2106A7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Status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AD0626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75C75E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1238F9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C4731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24B58B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VBUP-GBSTA/LFSTA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7F96D62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8A3153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Status</w:t>
            </w:r>
          </w:p>
        </w:tc>
        <w:tc>
          <w:tcPr>
            <w:tcW w:w="221" w:type="dxa"/>
            <w:vAlign w:val="center"/>
            <w:hideMark/>
          </w:tcPr>
          <w:p w:rsidRPr="001B1ED4" w:rsidR="001B1ED4" w:rsidP="001B1ED4" w:rsidRDefault="001B1ED4" w14:paraId="0372113D"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02F57E5"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ACFCAB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Product category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0A196F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229678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976AD0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8D86B2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193F5A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MARA-MATKL</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4433DB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2A3649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515760F4"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3410A5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34BC23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item category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C66592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D77D8B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9C25F6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0D34B6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500D6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VBAP-PSTYV</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C2597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92470F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360F47C4"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D51F84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13660C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Last confirmed delivery date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E2C975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DATS</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FB64FD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0222BF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9FDB7C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57F988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VBEP-EDATU</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B0BEB2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3483AA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Date</w:t>
            </w:r>
          </w:p>
        </w:tc>
        <w:tc>
          <w:tcPr>
            <w:tcW w:w="221" w:type="dxa"/>
            <w:vAlign w:val="center"/>
            <w:hideMark/>
          </w:tcPr>
          <w:p w:rsidRPr="001B1ED4" w:rsidR="001B1ED4" w:rsidP="001B1ED4" w:rsidRDefault="001B1ED4" w14:paraId="64FE5D6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3D0692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CADCC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Item object type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28C14A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30070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2E9D78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FFEA39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6D5FB1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VBAP-POBJT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A0EA6A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F1C33D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57FD19B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E92E79A"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D5FF28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Batch</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4E8500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F5309B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FA87DE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3DF3119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0F76FD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VBAP-CHARG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F89EF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Value Help</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9C5739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Batch</w:t>
            </w:r>
          </w:p>
        </w:tc>
        <w:tc>
          <w:tcPr>
            <w:tcW w:w="221" w:type="dxa"/>
            <w:vAlign w:val="center"/>
            <w:hideMark/>
          </w:tcPr>
          <w:p w:rsidRPr="001B1ED4" w:rsidR="001B1ED4" w:rsidP="001B1ED4" w:rsidRDefault="001B1ED4" w14:paraId="76F05FAA"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8695C4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64CC000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Fixed Date / Qty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12AA50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C08C64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7AB13A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91E5AD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C8ED9A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VBEP-FIXMG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F4060F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3D59FD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Indicator</w:t>
            </w:r>
          </w:p>
        </w:tc>
        <w:tc>
          <w:tcPr>
            <w:tcW w:w="221" w:type="dxa"/>
            <w:vAlign w:val="center"/>
            <w:hideMark/>
          </w:tcPr>
          <w:p w:rsidRPr="001B1ED4" w:rsidR="001B1ED4" w:rsidP="001B1ED4" w:rsidRDefault="001B1ED4" w14:paraId="2562552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53FAE2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D0723C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Plant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65F57F4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61FF69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344FDF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8CFBC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47212B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VBAP-WERKS</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743C0B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Value Help</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D44A04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7CC5399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7074B4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6709B71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Amount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AC280F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2D97A3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C33442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5CAB61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CB902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KONV-KBETR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0944B9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423B26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787FB9C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B90917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DE0CFC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Currency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48F89A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1A0209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70EE35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No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133AFE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6F03F6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KONV-KONWA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9BE4B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459025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Currency</w:t>
            </w:r>
          </w:p>
        </w:tc>
        <w:tc>
          <w:tcPr>
            <w:tcW w:w="221" w:type="dxa"/>
            <w:vAlign w:val="center"/>
            <w:hideMark/>
          </w:tcPr>
          <w:p w:rsidRPr="001B1ED4" w:rsidR="001B1ED4" w:rsidP="001B1ED4" w:rsidRDefault="001B1ED4" w14:paraId="55BB3FE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3963E9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42A1DD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Order Intention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EC761C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1FECA4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6A2444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A23479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67F45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BA2B56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Dropdown</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C17140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7C682D1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ACC531B"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5ED120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Confirmed quantity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2D9A68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2D773E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E86F28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No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A1253E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C295CF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VBEP-BMENG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9E07BB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3F6413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292FD35D"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2F23B3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B9CEEB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Delivered quantity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E80219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494FE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30409D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CF929E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DC89B3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LIPS-LFIMG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3F7953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C23A7E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EED5C1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2A502F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1D67FA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Goods issue qty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CEB046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F13BC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329DA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No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7A61A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A5BE67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LIPS-LGMNG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2A5A3C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47899BE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052EE21C"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317CFC9"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F6ECF4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Goods issue qty unit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913078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UNIT</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A15728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3</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3D6A7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CDAA9F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BB794F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LIPS-VRKME</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CDB9E7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05A9B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0F023780"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7B74D3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238B4B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Billed qty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1D2D26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FDEB8C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E643BD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No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65920F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453815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VBRP-FKIMG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295FB5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ED8017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FBBEE70"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64B473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E1989F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lastRenderedPageBreak/>
              <w:t>Billed Value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4CE02C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CURR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E4C40B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E5B72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5430BB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825F03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VBRP-NETWR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27DE57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2D904F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2A9F249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A41EC0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0F7CFB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Higher level item</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DE864F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NUMC</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77533A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64AE1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1B83F4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45FCD8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VBAP-UEPOS</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A5D566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9C825B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E5B290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841DF5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E0987F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Item Usage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6EB1CF0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65FC6D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35AE4D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10AE1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396D74F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VBAP-</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72CAD4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4800413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4CD23B8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AD3670C" w14:textId="77777777">
        <w:trPr>
          <w:trHeight w:val="330"/>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221E2C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Price unit 1</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9059B6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72861B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33A71E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43016B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3E3362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EA061C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9D529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1A6E60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76287E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B24FC5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Type 1</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4F287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737B75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F80513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8B8FDC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6BEBAD4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B645B3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40CD4C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5B4CABAA"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10C60A8"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A0384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unit 1</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3FFF4F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D64FA2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5DE596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E18A21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20EB50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944A11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8E5DD3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15650F6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E7D025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2E4EFC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Condition Value 1</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3CE6B5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0F8091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680E10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9460CE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F69024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KONV-</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A8874B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FF383E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3C17F774"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9C88511"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1CD0B933"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Inventory on Hand</w:t>
            </w:r>
          </w:p>
        </w:tc>
        <w:tc>
          <w:tcPr>
            <w:tcW w:w="221" w:type="dxa"/>
            <w:vAlign w:val="center"/>
            <w:hideMark/>
          </w:tcPr>
          <w:p w:rsidRPr="001B1ED4" w:rsidR="001B1ED4" w:rsidP="001B1ED4" w:rsidRDefault="001B1ED4" w14:paraId="0E5DA67B"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29E375D"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CA5A27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Actions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957498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4ADDCF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D03171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A9AD1D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071B75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5937D5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Manual</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63B57C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Button</w:t>
            </w:r>
          </w:p>
        </w:tc>
        <w:tc>
          <w:tcPr>
            <w:tcW w:w="221" w:type="dxa"/>
            <w:vAlign w:val="center"/>
            <w:hideMark/>
          </w:tcPr>
          <w:p w:rsidRPr="001B1ED4" w:rsidR="001B1ED4" w:rsidP="001B1ED4" w:rsidRDefault="001B1ED4" w14:paraId="0DA4495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A6C825F"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ABEE3C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Brand</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835CA1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29600E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FACD0F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3D97F0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9EB0D9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974BF0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ED16EB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Text</w:t>
            </w:r>
          </w:p>
        </w:tc>
        <w:tc>
          <w:tcPr>
            <w:tcW w:w="221" w:type="dxa"/>
            <w:vAlign w:val="center"/>
            <w:hideMark/>
          </w:tcPr>
          <w:p w:rsidRPr="001B1ED4" w:rsidR="001B1ED4" w:rsidP="001B1ED4" w:rsidRDefault="001B1ED4" w14:paraId="739085DE"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EAF6FF9"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FD23F90" w14:textId="77777777">
            <w:pPr>
              <w:spacing w:after="0" w:line="240" w:lineRule="auto"/>
              <w:rPr>
                <w:rFonts w:ascii="Arial" w:hAnsi="Arial" w:eastAsia="Times New Roman" w:cs="Arial"/>
                <w:color w:val="000000"/>
                <w:sz w:val="20"/>
                <w:szCs w:val="20"/>
                <w:lang w:eastAsia="en-US"/>
              </w:rPr>
            </w:pPr>
            <w:r w:rsidRPr="001B1ED4">
              <w:rPr>
                <w:rFonts w:ascii="Arial" w:hAnsi="Arial" w:eastAsia="Times New Roman" w:cs="Arial"/>
                <w:color w:val="000000"/>
                <w:sz w:val="20"/>
                <w:szCs w:val="20"/>
                <w:lang w:eastAsia="en-US"/>
              </w:rPr>
              <w:t>NDC Code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FDD7B5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ED16E2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18</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37CAFA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16C7F4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A5C85B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001B1ED4" w:rsidP="001B1ED4" w:rsidRDefault="001B1ED4" w14:paraId="1CB921EE" w14:textId="77777777">
            <w:pPr>
              <w:spacing w:after="0" w:line="240" w:lineRule="auto"/>
              <w:rPr>
                <w:ins w:author="Vaddhi, Jigisha Nmn (CDC/NCIRD/OD) (CTR)" w:date="2026-04-30T21:01:00Z" w16du:dateUtc="2026-05-01T01:01:00Z" w:id="1803"/>
                <w:rFonts w:ascii="Aptos Narrow" w:hAnsi="Aptos Narrow" w:eastAsia="Times New Roman" w:cs="Times New Roman"/>
                <w:color w:val="000000"/>
                <w:sz w:val="22"/>
                <w:szCs w:val="22"/>
                <w:lang w:eastAsia="en-US"/>
              </w:rPr>
            </w:pPr>
            <w:del w:author="Vaddhi, Jigisha Nmn (CDC/NCIRD/OD) (CTR)" w:date="2026-04-21T08:46:00Z" w16du:dateUtc="2026-04-21T12:46:00Z" w:id="1804">
              <w:r w:rsidRPr="00931B0E">
                <w:rPr>
                  <w:rFonts w:ascii="Aptos Narrow" w:hAnsi="Aptos Narrow" w:eastAsia="Times New Roman" w:cs="Times New Roman"/>
                  <w:color w:val="000000"/>
                  <w:sz w:val="22"/>
                  <w:szCs w:val="22"/>
                  <w:lang w:eastAsia="en-US"/>
                </w:rPr>
                <w:delText>Value Help</w:delText>
              </w:r>
            </w:del>
          </w:p>
          <w:p w:rsidRPr="001B1ED4" w:rsidR="001B1ED4" w:rsidP="001B1ED4" w:rsidRDefault="001B1ED4" w14:paraId="5A818D2C" w14:textId="1D4C3616">
            <w:pPr>
              <w:spacing w:after="0" w:line="240" w:lineRule="auto"/>
              <w:rPr>
                <w:rFonts w:ascii="Aptos Narrow" w:hAnsi="Aptos Narrow" w:eastAsia="Times New Roman" w:cs="Times New Roman"/>
                <w:color w:val="000000"/>
                <w:sz w:val="22"/>
                <w:szCs w:val="22"/>
                <w:lang w:eastAsia="en-US"/>
              </w:rPr>
            </w:pPr>
            <w:ins w:author="Vaddhi, Jigisha Nmn (CDC/NCIRD/OD) (CTR)" w:date="2026-04-30T21:01:00Z" w16du:dateUtc="2026-05-01T01:01:00Z" w:id="1805">
              <w:r w:rsidRPr="001B1ED4">
                <w:rPr>
                  <w:rFonts w:ascii="Aptos Narrow" w:hAnsi="Aptos Narrow" w:eastAsia="Times New Roman" w:cs="Times New Roman"/>
                  <w:color w:val="000000"/>
                  <w:sz w:val="22"/>
                  <w:szCs w:val="22"/>
                  <w:lang w:eastAsia="en-US"/>
                </w:rPr>
                <w:t>Value Help</w:t>
              </w:r>
            </w:ins>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711C1D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3F45AA9F"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F54E1D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B6797F8" w14:textId="77777777">
            <w:pPr>
              <w:spacing w:after="0" w:line="240" w:lineRule="auto"/>
              <w:rPr>
                <w:rFonts w:ascii="Arial" w:hAnsi="Arial" w:eastAsia="Times New Roman" w:cs="Arial"/>
                <w:color w:val="000000"/>
                <w:sz w:val="20"/>
                <w:szCs w:val="20"/>
                <w:lang w:eastAsia="en-US"/>
              </w:rPr>
            </w:pPr>
            <w:r w:rsidRPr="001B1ED4">
              <w:rPr>
                <w:rFonts w:ascii="Arial" w:hAnsi="Arial" w:eastAsia="Times New Roman" w:cs="Arial"/>
                <w:color w:val="000000"/>
                <w:sz w:val="20"/>
                <w:szCs w:val="20"/>
                <w:lang w:eastAsia="en-US"/>
              </w:rPr>
              <w:t>Lot Number</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03DF05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3392A7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320002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DB2FD5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6ACA66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001B1ED4" w:rsidP="001B1ED4" w:rsidRDefault="001B1ED4" w14:paraId="4CFA07B1" w14:textId="77777777">
            <w:pPr>
              <w:spacing w:after="0" w:line="240" w:lineRule="auto"/>
              <w:rPr>
                <w:ins w:author="Vaddhi, Jigisha Nmn (CDC/NCIRD/OD) (CTR)" w:date="2026-04-30T21:01:00Z" w16du:dateUtc="2026-05-01T01:01:00Z" w:id="1806"/>
                <w:rFonts w:ascii="Aptos Narrow" w:hAnsi="Aptos Narrow" w:eastAsia="Times New Roman" w:cs="Times New Roman"/>
                <w:color w:val="000000"/>
                <w:sz w:val="22"/>
                <w:szCs w:val="22"/>
                <w:lang w:eastAsia="en-US"/>
              </w:rPr>
            </w:pPr>
            <w:del w:author="Vaddhi, Jigisha Nmn (CDC/NCIRD/OD) (CTR)" w:date="2026-04-21T08:46:00Z" w16du:dateUtc="2026-04-21T12:46:00Z" w:id="1807">
              <w:r w:rsidRPr="00931B0E">
                <w:rPr>
                  <w:rFonts w:ascii="Aptos Narrow" w:hAnsi="Aptos Narrow" w:eastAsia="Times New Roman" w:cs="Times New Roman"/>
                  <w:color w:val="000000"/>
                  <w:sz w:val="22"/>
                  <w:szCs w:val="22"/>
                  <w:lang w:eastAsia="en-US"/>
                </w:rPr>
                <w:delText>Value Help</w:delText>
              </w:r>
            </w:del>
          </w:p>
          <w:p w:rsidRPr="001B1ED4" w:rsidR="001B1ED4" w:rsidP="001B1ED4" w:rsidRDefault="001B1ED4" w14:paraId="48797E8F" w14:textId="2DD153E4">
            <w:pPr>
              <w:spacing w:after="0" w:line="240" w:lineRule="auto"/>
              <w:rPr>
                <w:rFonts w:ascii="Aptos Narrow" w:hAnsi="Aptos Narrow" w:eastAsia="Times New Roman" w:cs="Times New Roman"/>
                <w:color w:val="000000"/>
                <w:sz w:val="22"/>
                <w:szCs w:val="22"/>
                <w:lang w:eastAsia="en-US"/>
              </w:rPr>
            </w:pPr>
            <w:ins w:author="Vaddhi, Jigisha Nmn (CDC/NCIRD/OD) (CTR)" w:date="2026-04-30T21:01:00Z" w16du:dateUtc="2026-05-01T01:01:00Z" w:id="1808">
              <w:r w:rsidRPr="001B1ED4">
                <w:rPr>
                  <w:rFonts w:ascii="Aptos Narrow" w:hAnsi="Aptos Narrow" w:eastAsia="Times New Roman" w:cs="Times New Roman"/>
                  <w:color w:val="000000"/>
                  <w:sz w:val="22"/>
                  <w:szCs w:val="22"/>
                  <w:lang w:eastAsia="en-US"/>
                </w:rPr>
                <w:t>Value Help</w:t>
              </w:r>
            </w:ins>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7F9216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2B83EE2C"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489517B"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66865AB" w14:textId="77777777">
            <w:pPr>
              <w:spacing w:after="0" w:line="240" w:lineRule="auto"/>
              <w:rPr>
                <w:rFonts w:ascii="Arial" w:hAnsi="Arial" w:eastAsia="Times New Roman" w:cs="Arial"/>
                <w:color w:val="000000"/>
                <w:sz w:val="20"/>
                <w:szCs w:val="20"/>
                <w:lang w:eastAsia="en-US"/>
              </w:rPr>
            </w:pPr>
            <w:r w:rsidRPr="001B1ED4">
              <w:rPr>
                <w:rFonts w:ascii="Arial" w:hAnsi="Arial" w:eastAsia="Times New Roman" w:cs="Arial"/>
                <w:color w:val="000000"/>
                <w:sz w:val="20"/>
                <w:szCs w:val="20"/>
                <w:lang w:eastAsia="en-US"/>
              </w:rPr>
              <w:t>Quantity</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E11417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QUAN</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7084A5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417DD1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289A92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62A0E6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678A20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CED8B8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Numeric</w:t>
            </w:r>
          </w:p>
        </w:tc>
        <w:tc>
          <w:tcPr>
            <w:tcW w:w="221" w:type="dxa"/>
            <w:vAlign w:val="center"/>
            <w:hideMark/>
          </w:tcPr>
          <w:p w:rsidRPr="001B1ED4" w:rsidR="001B1ED4" w:rsidP="001B1ED4" w:rsidRDefault="001B1ED4" w14:paraId="700E02AB"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DA40F25"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0307C32A" w14:textId="77777777">
            <w:pPr>
              <w:spacing w:after="0" w:line="240" w:lineRule="auto"/>
              <w:rPr>
                <w:rFonts w:ascii="Arial" w:hAnsi="Arial" w:eastAsia="Times New Roman" w:cs="Arial"/>
                <w:color w:val="000000"/>
                <w:sz w:val="20"/>
                <w:szCs w:val="20"/>
                <w:lang w:eastAsia="en-US"/>
              </w:rPr>
            </w:pPr>
            <w:r w:rsidRPr="001B1ED4">
              <w:rPr>
                <w:rFonts w:ascii="Arial" w:hAnsi="Arial" w:eastAsia="Times New Roman" w:cs="Arial"/>
                <w:color w:val="000000"/>
                <w:sz w:val="20"/>
                <w:szCs w:val="20"/>
                <w:lang w:eastAsia="en-US"/>
              </w:rPr>
              <w:t>Expiration Date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BD6CFD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DATS</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5AEF493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8D7932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134008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305F77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6F36CC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03A081A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Date</w:t>
            </w:r>
          </w:p>
        </w:tc>
        <w:tc>
          <w:tcPr>
            <w:tcW w:w="221" w:type="dxa"/>
            <w:vAlign w:val="center"/>
            <w:hideMark/>
          </w:tcPr>
          <w:p w:rsidRPr="001B1ED4" w:rsidR="001B1ED4" w:rsidP="001B1ED4" w:rsidRDefault="001B1ED4" w14:paraId="3F99E2F1"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A724C78"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69E5BEE1"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Shipping</w:t>
            </w:r>
          </w:p>
        </w:tc>
        <w:tc>
          <w:tcPr>
            <w:tcW w:w="221" w:type="dxa"/>
            <w:vAlign w:val="center"/>
            <w:hideMark/>
          </w:tcPr>
          <w:p w:rsidRPr="001B1ED4" w:rsidR="001B1ED4" w:rsidP="001B1ED4" w:rsidRDefault="001B1ED4" w14:paraId="2DD89FAC"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3F0C615"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DEC804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Provider</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501A76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B7F766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3ED32E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Yes</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3DC7266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C183C3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VBPA-KUNNR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8CBEAA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Value Help</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1F67B4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17E47F3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D9A1167"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6EBE57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Provider Address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2CE541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07D55C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255</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351194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4942712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4FCF61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VBPA-ADRNR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77A687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3E05697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0AC508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9C4586A"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A9A657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Shipping Conditions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5033B09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A0B792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5534ED7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Yes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A86F5E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6955D1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VBAK-VSBED</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B20121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Dropdown</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5862F00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69FC13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33670E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C80908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Delivery Status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B3589D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FF5240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1</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A73886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D4537F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3815A1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VBUP-LFSTA</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46B2B1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E618E7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FA33508"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1D2F8B22"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A958D6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Delivery Block Status</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65E999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635E76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CFC30B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1E4C5F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08AD85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VBAK-LIFSK</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399A4C0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Dropdown</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F62D0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3CEE4DE8"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90646C4"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43F966A0"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Shipping Transactions</w:t>
            </w:r>
          </w:p>
        </w:tc>
        <w:tc>
          <w:tcPr>
            <w:tcW w:w="221" w:type="dxa"/>
            <w:vAlign w:val="center"/>
            <w:hideMark/>
          </w:tcPr>
          <w:p w:rsidRPr="001B1ED4" w:rsidR="001B1ED4" w:rsidP="001B1ED4" w:rsidRDefault="001B1ED4" w14:paraId="51E2E8B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755ED76"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0D58CF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Transaction </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B8DCFA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7A64E18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0B2E104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132574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34ABAC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VBAK-VBELN</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64EB129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934409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549DDDE1"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501B9D3"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68390D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Transaction Type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058AB8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4B9139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40</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B314E8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D9DDC7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C1EC7C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VBAK-AUART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13E2BFE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CE9245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1723D72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4D9EC7C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3E42B88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Created 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20AD197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DATS</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BB598B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0B11CD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5AD4FC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74DB860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VBAK-ERDAT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4B2700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Display</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6C7F6A5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F208517"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CE3BAA3"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5F620F74"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Transaction History</w:t>
            </w:r>
          </w:p>
        </w:tc>
        <w:tc>
          <w:tcPr>
            <w:tcW w:w="221" w:type="dxa"/>
            <w:vAlign w:val="center"/>
            <w:hideMark/>
          </w:tcPr>
          <w:p w:rsidRPr="001B1ED4" w:rsidR="001B1ED4" w:rsidP="001B1ED4" w:rsidRDefault="001B1ED4" w14:paraId="4FF7B4E6"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1739CD8" w14:textId="77777777">
        <w:trPr>
          <w:trHeight w:val="288"/>
        </w:trPr>
        <w:tc>
          <w:tcPr>
            <w:tcW w:w="9129" w:type="dxa"/>
            <w:gridSpan w:val="8"/>
            <w:tcBorders>
              <w:top w:val="single" w:color="auto" w:sz="4" w:space="0"/>
              <w:left w:val="single" w:color="auto" w:sz="4" w:space="0"/>
              <w:bottom w:val="single" w:color="auto" w:sz="4" w:space="0"/>
              <w:right w:val="single" w:color="auto" w:sz="4" w:space="0"/>
            </w:tcBorders>
            <w:shd w:val="clear" w:color="auto" w:fill="DAE9F8"/>
            <w:noWrap/>
            <w:vAlign w:val="bottom"/>
            <w:hideMark/>
          </w:tcPr>
          <w:p w:rsidRPr="001B1ED4" w:rsidR="001B1ED4" w:rsidP="001B1ED4" w:rsidRDefault="001B1ED4" w14:paraId="777BEC4F" w14:textId="77777777">
            <w:pPr>
              <w:spacing w:after="0" w:line="240" w:lineRule="auto"/>
              <w:rPr>
                <w:rFonts w:ascii="Aptos Narrow" w:hAnsi="Aptos Narrow" w:eastAsia="Times New Roman" w:cs="Times New Roman"/>
                <w:b/>
                <w:bCs/>
                <w:color w:val="000000"/>
                <w:sz w:val="22"/>
                <w:szCs w:val="22"/>
                <w:lang w:eastAsia="en-US"/>
              </w:rPr>
            </w:pPr>
            <w:r w:rsidRPr="001B1ED4">
              <w:rPr>
                <w:rFonts w:ascii="Aptos Narrow" w:hAnsi="Aptos Narrow" w:eastAsia="Times New Roman" w:cs="Times New Roman"/>
                <w:b/>
                <w:bCs/>
                <w:color w:val="000000"/>
                <w:sz w:val="22"/>
                <w:szCs w:val="22"/>
                <w:lang w:eastAsia="en-US"/>
              </w:rPr>
              <w:t>Organizational Data</w:t>
            </w:r>
          </w:p>
        </w:tc>
        <w:tc>
          <w:tcPr>
            <w:tcW w:w="221" w:type="dxa"/>
            <w:vAlign w:val="center"/>
            <w:hideMark/>
          </w:tcPr>
          <w:p w:rsidRPr="001B1ED4" w:rsidR="001B1ED4" w:rsidP="001B1ED4" w:rsidRDefault="001B1ED4" w14:paraId="68257E85"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0B07E70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B54CCD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Sales Org Unit</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0F43C4D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5E3B59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BBA25E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Yes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F4C72F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2E377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VBAK-VKORG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B6D2AF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615428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28A63339"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268FEEE4"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937B34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lastRenderedPageBreak/>
              <w:t>Slaes Organization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78E6085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BDB692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B5E75D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Yes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11DC273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45D9BFA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VBAK-VKORG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4D9A2C8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EAA2B9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51578B8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61E38DEE"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ACC738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Distribution Channel</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1079B01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2764D09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61A3558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Yes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215BF2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2752956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VBAK-VTWEG</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63A7BA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CA619A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7B32AB5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FD6AF30"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71C8CA2F"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Division</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F016E6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34F52CA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2</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3CBFB8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xml:space="preserve">Yes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221E5CD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1DB559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VBAK-SPART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66FDE1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CA72C5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545BC663"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E4D37C1"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4A0B9B8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Slaes Office</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3A59804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1699EFA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4</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2A8C337C"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5F9FF702"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16D3F53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VBAK-VKBUR</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C72677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BF8141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727008E"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78D17DE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360BDB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Sales group</w:t>
            </w:r>
          </w:p>
        </w:tc>
        <w:tc>
          <w:tcPr>
            <w:tcW w:w="885" w:type="dxa"/>
            <w:tcBorders>
              <w:top w:val="nil"/>
              <w:left w:val="nil"/>
              <w:bottom w:val="single" w:color="auto" w:sz="4" w:space="0"/>
              <w:right w:val="single" w:color="auto" w:sz="4" w:space="0"/>
            </w:tcBorders>
            <w:noWrap/>
            <w:vAlign w:val="bottom"/>
            <w:hideMark/>
          </w:tcPr>
          <w:p w:rsidRPr="001B1ED4" w:rsidR="001B1ED4" w:rsidP="001B1ED4" w:rsidRDefault="001B1ED4" w14:paraId="415B87E0"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CHAR</w:t>
            </w: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6F786727"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3</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91A27A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7B6FD51B"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No</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C4F69DE"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VBAK-VKGRP</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5D9D234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705EDBB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021EF60A"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30EEDA6C"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17D8D1F5"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Service org unit</w:t>
            </w:r>
          </w:p>
        </w:tc>
        <w:tc>
          <w:tcPr>
            <w:tcW w:w="885" w:type="dxa"/>
            <w:tcBorders>
              <w:top w:val="nil"/>
              <w:left w:val="nil"/>
              <w:bottom w:val="single" w:color="auto" w:sz="4" w:space="0"/>
              <w:right w:val="single" w:color="auto" w:sz="4" w:space="0"/>
            </w:tcBorders>
            <w:noWrap/>
            <w:vAlign w:val="bottom"/>
          </w:tcPr>
          <w:p w:rsidRPr="001B1ED4" w:rsidR="001B1ED4" w:rsidP="001B1ED4" w:rsidRDefault="001B1ED4" w14:paraId="73FB5AEC" w14:textId="576F0536">
            <w:pPr>
              <w:spacing w:after="0" w:line="240" w:lineRule="auto"/>
              <w:rPr>
                <w:rFonts w:ascii="Aptos Narrow" w:hAnsi="Aptos Narrow" w:eastAsia="Times New Roman" w:cs="Times New Roman"/>
                <w:color w:val="000000"/>
                <w:sz w:val="22"/>
                <w:szCs w:val="22"/>
                <w:lang w:eastAsia="en-US"/>
              </w:rPr>
            </w:pP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0CDC156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722E126A"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6C85725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567FEA3D"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044A0B6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27A3BE0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4FBD6C41" w14:textId="77777777">
            <w:pPr>
              <w:spacing w:after="0" w:line="240" w:lineRule="auto"/>
              <w:rPr>
                <w:rFonts w:ascii="Times New Roman" w:hAnsi="Times New Roman" w:eastAsia="Times New Roman" w:cs="Times New Roman"/>
                <w:sz w:val="20"/>
                <w:szCs w:val="20"/>
                <w:lang w:eastAsia="en-US"/>
              </w:rPr>
            </w:pPr>
          </w:p>
        </w:tc>
      </w:tr>
      <w:tr w:rsidRPr="001B1ED4" w:rsidR="001B1ED4" w:rsidTr="7D4BAD34" w14:paraId="598FB322" w14:textId="77777777">
        <w:trPr>
          <w:trHeight w:val="288"/>
        </w:trPr>
        <w:tc>
          <w:tcPr>
            <w:tcW w:w="1885" w:type="dxa"/>
            <w:tcBorders>
              <w:top w:val="nil"/>
              <w:left w:val="single" w:color="auto" w:sz="4" w:space="0"/>
              <w:bottom w:val="single" w:color="auto" w:sz="4" w:space="0"/>
              <w:right w:val="single" w:color="auto" w:sz="4" w:space="0"/>
            </w:tcBorders>
            <w:noWrap/>
            <w:vAlign w:val="bottom"/>
            <w:hideMark/>
          </w:tcPr>
          <w:p w:rsidRPr="001B1ED4" w:rsidR="001B1ED4" w:rsidP="001B1ED4" w:rsidRDefault="001B1ED4" w14:paraId="563E2EC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Service organization</w:t>
            </w:r>
          </w:p>
        </w:tc>
        <w:tc>
          <w:tcPr>
            <w:tcW w:w="885" w:type="dxa"/>
            <w:tcBorders>
              <w:top w:val="nil"/>
              <w:left w:val="nil"/>
              <w:bottom w:val="single" w:color="auto" w:sz="4" w:space="0"/>
              <w:right w:val="single" w:color="auto" w:sz="4" w:space="0"/>
            </w:tcBorders>
            <w:noWrap/>
            <w:vAlign w:val="bottom"/>
          </w:tcPr>
          <w:p w:rsidRPr="001B1ED4" w:rsidR="001B1ED4" w:rsidP="001B1ED4" w:rsidRDefault="001B1ED4" w14:paraId="2A95AEC9" w14:textId="5927BFC2">
            <w:pPr>
              <w:spacing w:after="0" w:line="240" w:lineRule="auto"/>
              <w:rPr>
                <w:rFonts w:ascii="Aptos Narrow" w:hAnsi="Aptos Narrow" w:eastAsia="Times New Roman" w:cs="Times New Roman"/>
                <w:color w:val="000000"/>
                <w:sz w:val="22"/>
                <w:szCs w:val="22"/>
                <w:lang w:eastAsia="en-US"/>
              </w:rPr>
            </w:pPr>
          </w:p>
        </w:tc>
        <w:tc>
          <w:tcPr>
            <w:tcW w:w="612" w:type="dxa"/>
            <w:tcBorders>
              <w:top w:val="nil"/>
              <w:left w:val="nil"/>
              <w:bottom w:val="single" w:color="auto" w:sz="4" w:space="0"/>
              <w:right w:val="single" w:color="auto" w:sz="4" w:space="0"/>
            </w:tcBorders>
            <w:noWrap/>
            <w:vAlign w:val="bottom"/>
            <w:hideMark/>
          </w:tcPr>
          <w:p w:rsidRPr="001B1ED4" w:rsidR="001B1ED4" w:rsidP="001B1ED4" w:rsidRDefault="001B1ED4" w14:paraId="4B5F1FB9"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184" w:type="dxa"/>
            <w:tcBorders>
              <w:top w:val="nil"/>
              <w:left w:val="nil"/>
              <w:bottom w:val="single" w:color="auto" w:sz="4" w:space="0"/>
              <w:right w:val="single" w:color="auto" w:sz="4" w:space="0"/>
            </w:tcBorders>
            <w:noWrap/>
            <w:vAlign w:val="bottom"/>
            <w:hideMark/>
          </w:tcPr>
          <w:p w:rsidRPr="001B1ED4" w:rsidR="001B1ED4" w:rsidP="001B1ED4" w:rsidRDefault="001B1ED4" w14:paraId="1B50D9B8"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012" w:type="dxa"/>
            <w:tcBorders>
              <w:top w:val="nil"/>
              <w:left w:val="nil"/>
              <w:bottom w:val="single" w:color="auto" w:sz="4" w:space="0"/>
              <w:right w:val="single" w:color="auto" w:sz="4" w:space="0"/>
            </w:tcBorders>
            <w:noWrap/>
            <w:vAlign w:val="bottom"/>
            <w:hideMark/>
          </w:tcPr>
          <w:p w:rsidRPr="001B1ED4" w:rsidR="001B1ED4" w:rsidP="001B1ED4" w:rsidRDefault="001B1ED4" w14:paraId="07BD35B3"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348" w:type="dxa"/>
            <w:tcBorders>
              <w:top w:val="nil"/>
              <w:left w:val="nil"/>
              <w:bottom w:val="single" w:color="auto" w:sz="4" w:space="0"/>
              <w:right w:val="single" w:color="auto" w:sz="4" w:space="0"/>
            </w:tcBorders>
            <w:noWrap/>
            <w:vAlign w:val="bottom"/>
            <w:hideMark/>
          </w:tcPr>
          <w:p w:rsidRPr="001B1ED4" w:rsidR="001B1ED4" w:rsidP="001B1ED4" w:rsidRDefault="001B1ED4" w14:paraId="00C1BCF1"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w:t>
            </w:r>
          </w:p>
        </w:tc>
        <w:tc>
          <w:tcPr>
            <w:tcW w:w="970" w:type="dxa"/>
            <w:tcBorders>
              <w:top w:val="nil"/>
              <w:left w:val="nil"/>
              <w:bottom w:val="single" w:color="auto" w:sz="4" w:space="0"/>
              <w:right w:val="single" w:color="auto" w:sz="4" w:space="0"/>
            </w:tcBorders>
            <w:noWrap/>
            <w:vAlign w:val="bottom"/>
            <w:hideMark/>
          </w:tcPr>
          <w:p w:rsidRPr="001B1ED4" w:rsidR="001B1ED4" w:rsidP="001B1ED4" w:rsidRDefault="001B1ED4" w14:paraId="237A23C6"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1233" w:type="dxa"/>
            <w:tcBorders>
              <w:top w:val="nil"/>
              <w:left w:val="nil"/>
              <w:bottom w:val="single" w:color="auto" w:sz="4" w:space="0"/>
              <w:right w:val="single" w:color="auto" w:sz="4" w:space="0"/>
            </w:tcBorders>
            <w:noWrap/>
            <w:vAlign w:val="bottom"/>
            <w:hideMark/>
          </w:tcPr>
          <w:p w:rsidRPr="001B1ED4" w:rsidR="001B1ED4" w:rsidP="001B1ED4" w:rsidRDefault="001B1ED4" w14:paraId="1FBB1B94" w14:textId="77777777">
            <w:pPr>
              <w:spacing w:after="0" w:line="240" w:lineRule="auto"/>
              <w:rPr>
                <w:rFonts w:ascii="Aptos Narrow" w:hAnsi="Aptos Narrow" w:eastAsia="Times New Roman" w:cs="Times New Roman"/>
                <w:color w:val="000000"/>
                <w:sz w:val="22"/>
                <w:szCs w:val="22"/>
                <w:lang w:eastAsia="en-US"/>
              </w:rPr>
            </w:pPr>
            <w:r w:rsidRPr="001B1ED4">
              <w:rPr>
                <w:rFonts w:ascii="Aptos Narrow" w:hAnsi="Aptos Narrow" w:eastAsia="Times New Roman" w:cs="Times New Roman"/>
                <w:color w:val="000000"/>
                <w:sz w:val="22"/>
                <w:szCs w:val="22"/>
                <w:lang w:eastAsia="en-US"/>
              </w:rPr>
              <w:t> </w:t>
            </w:r>
          </w:p>
        </w:tc>
        <w:tc>
          <w:tcPr>
            <w:tcW w:w="221" w:type="dxa"/>
            <w:vAlign w:val="center"/>
            <w:hideMark/>
          </w:tcPr>
          <w:p w:rsidRPr="001B1ED4" w:rsidR="001B1ED4" w:rsidP="001B1ED4" w:rsidRDefault="001B1ED4" w14:paraId="681DC807" w14:textId="77777777">
            <w:pPr>
              <w:spacing w:after="0" w:line="240" w:lineRule="auto"/>
              <w:rPr>
                <w:rFonts w:ascii="Times New Roman" w:hAnsi="Times New Roman" w:eastAsia="Times New Roman" w:cs="Times New Roman"/>
                <w:sz w:val="20"/>
                <w:szCs w:val="20"/>
                <w:lang w:eastAsia="en-US"/>
              </w:rPr>
            </w:pPr>
          </w:p>
        </w:tc>
      </w:tr>
    </w:tbl>
    <w:p w:rsidR="00E5233B" w:rsidP="00E5233B" w:rsidRDefault="00E5233B" w14:paraId="546E534D" w14:textId="77777777">
      <w:pPr>
        <w:pStyle w:val="Bodycopy"/>
        <w:rPr>
          <w:lang w:val="en-GB"/>
        </w:rPr>
      </w:pPr>
    </w:p>
    <w:p w:rsidR="00B454B6" w:rsidP="2E442796" w:rsidRDefault="00B454B6" w14:paraId="20EC7FCD" w14:textId="77777777">
      <w:pPr>
        <w:pStyle w:val="Heading4"/>
        <w:rPr>
          <w:rFonts w:eastAsia="Times" w:asciiTheme="minorHAnsi" w:hAnsiTheme="minorHAnsi" w:cstheme="minorBidi"/>
          <w:b w:val="0"/>
          <w:bCs/>
          <w:i w:val="0"/>
          <w:szCs w:val="20"/>
          <w:lang w:val="en-GB"/>
        </w:rPr>
      </w:pPr>
      <w:bookmarkStart w:name="_Toc221702680" w:id="1809"/>
      <w:r w:rsidRPr="00E301F1">
        <w:rPr>
          <w:rFonts w:eastAsia="Times" w:asciiTheme="minorHAnsi" w:hAnsiTheme="minorHAnsi" w:cstheme="minorBidi"/>
          <w:b w:val="0"/>
          <w:bCs/>
          <w:i w:val="0"/>
          <w:szCs w:val="20"/>
          <w:lang w:val="en-GB"/>
        </w:rPr>
        <w:t>User Interface Processing Details</w:t>
      </w:r>
      <w:bookmarkEnd w:id="1809"/>
      <w:r w:rsidRPr="00E301F1">
        <w:rPr>
          <w:rFonts w:eastAsia="Times" w:asciiTheme="minorHAnsi" w:hAnsiTheme="minorHAnsi" w:cstheme="minorBidi"/>
          <w:b w:val="0"/>
          <w:bCs/>
          <w:i w:val="0"/>
          <w:szCs w:val="20"/>
          <w:lang w:val="en-GB"/>
        </w:rPr>
        <w:t xml:space="preserve"> </w:t>
      </w:r>
    </w:p>
    <w:p w:rsidRPr="004E5B8A" w:rsidR="004E5B8A" w:rsidP="004E5B8A" w:rsidRDefault="004E5B8A" w14:paraId="19F168CC" w14:textId="1904074B">
      <w:pPr>
        <w:pStyle w:val="Bodycopy"/>
        <w:rPr>
          <w:lang w:val="en-GB"/>
        </w:rPr>
      </w:pPr>
      <w:r>
        <w:rPr>
          <w:lang w:val="en-GB"/>
        </w:rPr>
        <w:t>NA</w:t>
      </w:r>
    </w:p>
    <w:p w:rsidRPr="00E301F1" w:rsidR="00B454B6" w:rsidP="2E442796" w:rsidRDefault="00B454B6" w14:paraId="22D85498" w14:textId="3AB7FD49">
      <w:pPr>
        <w:pStyle w:val="Heading4"/>
        <w:rPr>
          <w:ins w:author="Vaddhi, Jigisha Nmn (CDC/NCIRD/OD) (CTR)" w:date="2026-04-21T12:37:00Z" w16du:dateUtc="2026-04-21T12:37:40Z" w:id="1810"/>
          <w:rFonts w:eastAsia="Times" w:asciiTheme="minorHAnsi" w:hAnsiTheme="minorHAnsi" w:cstheme="minorBidi"/>
          <w:b w:val="0"/>
          <w:i w:val="0"/>
          <w:color w:val="000000" w:themeColor="text1"/>
          <w:lang w:val="en-GB"/>
        </w:rPr>
      </w:pPr>
      <w:bookmarkStart w:name="_Toc221702681" w:id="1811"/>
      <w:commentRangeStart w:id="1812"/>
      <w:commentRangeStart w:id="1813"/>
      <w:r w:rsidRPr="3C8D4E37">
        <w:rPr>
          <w:rFonts w:eastAsia="Times" w:asciiTheme="minorHAnsi" w:hAnsiTheme="minorHAnsi" w:cstheme="minorBidi"/>
          <w:b w:val="0"/>
          <w:i w:val="0"/>
          <w:color w:val="000000" w:themeColor="text1"/>
          <w:lang w:val="en-GB"/>
        </w:rPr>
        <w:t>User Interface Error and Exception Handling Details</w:t>
      </w:r>
      <w:bookmarkEnd w:id="1811"/>
      <w:r w:rsidRPr="3C8D4E37">
        <w:rPr>
          <w:rFonts w:eastAsia="Times" w:asciiTheme="minorHAnsi" w:hAnsiTheme="minorHAnsi" w:cstheme="minorBidi"/>
          <w:b w:val="0"/>
          <w:i w:val="0"/>
          <w:color w:val="000000" w:themeColor="text1"/>
          <w:lang w:val="en-GB"/>
        </w:rPr>
        <w:t xml:space="preserve"> </w:t>
      </w:r>
      <w:commentRangeEnd w:id="1812"/>
      <w:r w:rsidRPr="00E301F1" w:rsidR="006A2780">
        <w:rPr>
          <w:rStyle w:val="CommentReference"/>
          <w:rFonts w:eastAsia="Times" w:asciiTheme="minorHAnsi" w:hAnsiTheme="minorHAnsi" w:cstheme="minorBidi"/>
          <w:b w:val="0"/>
          <w:i w:val="0"/>
          <w:color w:val="000000" w:themeColor="text1"/>
          <w:sz w:val="20"/>
          <w:szCs w:val="18"/>
          <w:lang w:val="en-GB"/>
        </w:rPr>
        <w:commentReference w:id="1812"/>
      </w:r>
      <w:commentRangeEnd w:id="1813"/>
      <w:r>
        <w:rPr>
          <w:rStyle w:val="CommentReference"/>
        </w:rPr>
        <w:commentReference w:id="1813"/>
      </w:r>
    </w:p>
    <w:p w:rsidR="3C8D4E37" w:rsidRDefault="3C8D4E37" w14:paraId="06D1BB1F" w14:textId="75DF8B23">
      <w:pPr>
        <w:pStyle w:val="Bodycopy"/>
        <w:rPr>
          <w:b/>
          <w:i/>
          <w:lang w:val="en-GB"/>
          <w:rPrChange w:author="Vaddhi, Jigisha Nmn (CDC/NCIRD/OD) (CTR)" w:date="2026-04-21T12:37:00Z" w:id="1814">
            <w:rPr>
              <w:rFonts w:eastAsia="Times" w:asciiTheme="minorHAnsi" w:hAnsiTheme="minorHAnsi" w:cstheme="minorBidi"/>
              <w:b w:val="0"/>
              <w:i w:val="0"/>
              <w:color w:val="000000" w:themeColor="text1"/>
              <w:lang w:val="en-GB"/>
            </w:rPr>
          </w:rPrChange>
        </w:rPr>
        <w:pPrChange w:author="Vaddhi, Jigisha Nmn (CDC/NCIRD/OD) (CTR)" w:date="2026-04-21T12:37:00Z" w:id="1815">
          <w:pPr>
            <w:pStyle w:val="Heading4"/>
          </w:pPr>
        </w:pPrChange>
      </w:pPr>
    </w:p>
    <w:p w:rsidRPr="00FB14A5" w:rsidR="00B454B6" w:rsidP="004E5B8A" w:rsidRDefault="00B454B6" w14:paraId="260890C8" w14:textId="62F18FC7">
      <w:pPr>
        <w:pStyle w:val="Bodycopy"/>
        <w:rPr>
          <w:rFonts w:asciiTheme="minorHAnsi" w:hAnsiTheme="minorHAnsi" w:cstheme="minorBidi"/>
          <w:color w:val="0000FF"/>
          <w:sz w:val="24"/>
          <w:szCs w:val="24"/>
        </w:rPr>
      </w:pPr>
    </w:p>
    <w:tbl>
      <w:tblPr>
        <w:tblW w:w="10080"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1E0" w:firstRow="1" w:lastRow="1" w:firstColumn="1" w:lastColumn="1" w:noHBand="0" w:noVBand="0"/>
      </w:tblPr>
      <w:tblGrid>
        <w:gridCol w:w="2702"/>
        <w:gridCol w:w="2830"/>
        <w:gridCol w:w="4548"/>
      </w:tblGrid>
      <w:tr w:rsidRPr="00FB14A5" w:rsidR="00B454B6" w:rsidTr="2E442796" w14:paraId="2F3207CA" w14:textId="77777777">
        <w:tc>
          <w:tcPr>
            <w:tcW w:w="2407" w:type="dxa"/>
            <w:tcBorders>
              <w:top w:val="single" w:color="auto" w:sz="4" w:space="0"/>
              <w:left w:val="single" w:color="auto" w:sz="4" w:space="0"/>
              <w:bottom w:val="single" w:color="auto" w:sz="4" w:space="0"/>
              <w:right w:val="single" w:color="auto" w:sz="4" w:space="0"/>
            </w:tcBorders>
            <w:shd w:val="clear" w:color="auto" w:fill="92D050"/>
          </w:tcPr>
          <w:p w:rsidRPr="00FB14A5" w:rsidR="00B454B6" w:rsidP="2E442796" w:rsidRDefault="00B454B6" w14:paraId="31A70DAB" w14:textId="77777777">
            <w:pPr>
              <w:pStyle w:val="Tablehead1"/>
              <w:ind w:left="360"/>
              <w:jc w:val="left"/>
              <w:rPr>
                <w:rFonts w:asciiTheme="minorHAnsi" w:hAnsiTheme="minorHAnsi" w:cstheme="minorBidi"/>
                <w:sz w:val="24"/>
                <w:szCs w:val="24"/>
              </w:rPr>
            </w:pPr>
            <w:r w:rsidRPr="2E442796">
              <w:rPr>
                <w:rFonts w:asciiTheme="minorHAnsi" w:hAnsiTheme="minorHAnsi" w:cstheme="minorBidi"/>
                <w:sz w:val="24"/>
                <w:szCs w:val="24"/>
              </w:rPr>
              <w:t>Error Logging Process</w:t>
            </w:r>
          </w:p>
        </w:tc>
        <w:tc>
          <w:tcPr>
            <w:tcW w:w="2520" w:type="dxa"/>
            <w:tcBorders>
              <w:top w:val="single" w:color="auto" w:sz="4" w:space="0"/>
              <w:left w:val="single" w:color="auto" w:sz="4" w:space="0"/>
              <w:bottom w:val="single" w:color="auto" w:sz="4" w:space="0"/>
              <w:right w:val="single" w:color="auto" w:sz="4" w:space="0"/>
            </w:tcBorders>
            <w:shd w:val="clear" w:color="auto" w:fill="92D050"/>
          </w:tcPr>
          <w:p w:rsidRPr="00FB14A5" w:rsidR="00B454B6" w:rsidP="2E442796" w:rsidRDefault="00B454B6" w14:paraId="70C417C2"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Notification/Reporting Procedure</w:t>
            </w:r>
          </w:p>
        </w:tc>
        <w:tc>
          <w:tcPr>
            <w:tcW w:w="4050" w:type="dxa"/>
            <w:tcBorders>
              <w:top w:val="single" w:color="auto" w:sz="4" w:space="0"/>
              <w:left w:val="single" w:color="auto" w:sz="4" w:space="0"/>
              <w:bottom w:val="single" w:color="auto" w:sz="4" w:space="0"/>
              <w:right w:val="single" w:color="auto" w:sz="4" w:space="0"/>
            </w:tcBorders>
            <w:shd w:val="clear" w:color="auto" w:fill="92D050"/>
          </w:tcPr>
          <w:p w:rsidRPr="00FB14A5" w:rsidR="00B454B6" w:rsidP="2E442796" w:rsidRDefault="00B454B6" w14:paraId="2DD067FC"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Process for Error Resolution</w:t>
            </w:r>
          </w:p>
        </w:tc>
      </w:tr>
      <w:tr w:rsidRPr="00FB14A5" w:rsidR="00B454B6" w:rsidTr="2E442796" w14:paraId="5FEE5567" w14:textId="77777777">
        <w:tc>
          <w:tcPr>
            <w:tcW w:w="2407" w:type="dxa"/>
            <w:tcBorders>
              <w:top w:val="single" w:color="auto" w:sz="4" w:space="0"/>
            </w:tcBorders>
          </w:tcPr>
          <w:p w:rsidRPr="00FB14A5" w:rsidR="00B454B6" w:rsidP="2E442796" w:rsidRDefault="00F01DB0" w14:paraId="12F7EA7B" w14:textId="609B0530">
            <w:pPr>
              <w:pStyle w:val="Instructions"/>
              <w:rPr>
                <w:rFonts w:asciiTheme="minorHAnsi" w:hAnsiTheme="minorHAnsi" w:cstheme="minorBidi"/>
                <w:sz w:val="24"/>
                <w:szCs w:val="24"/>
              </w:rPr>
            </w:pPr>
            <w:ins w:author="Vaddhi, Jigisha Nmn (CDC/NCIRD/OD) (CTR)" w:date="2026-04-20T18:33:00Z" w16du:dateUtc="2026-04-20T22:33:00Z" w:id="1816">
              <w:r>
                <w:rPr>
                  <w:rFonts w:asciiTheme="minorHAnsi" w:hAnsiTheme="minorHAnsi" w:cstheme="minorBidi"/>
                  <w:sz w:val="24"/>
                  <w:szCs w:val="24"/>
                </w:rPr>
                <w:t xml:space="preserve">Validation errors </w:t>
              </w:r>
            </w:ins>
            <w:ins w:author="Vaddhi, Jigisha Nmn (CDC/NCIRD/OD) (CTR)" w:date="2026-04-20T18:34:00Z" w16du:dateUtc="2026-04-20T22:34:00Z" w:id="1817">
              <w:r w:rsidR="0085382C">
                <w:rPr>
                  <w:rFonts w:asciiTheme="minorHAnsi" w:hAnsiTheme="minorHAnsi" w:cstheme="minorBidi"/>
                  <w:sz w:val="24"/>
                  <w:szCs w:val="24"/>
                </w:rPr>
                <w:t xml:space="preserve">triggered during provider UI entry are captured </w:t>
              </w:r>
              <w:r w:rsidR="00364E40">
                <w:rPr>
                  <w:rFonts w:asciiTheme="minorHAnsi" w:hAnsiTheme="minorHAnsi" w:cstheme="minorBidi"/>
                  <w:sz w:val="24"/>
                  <w:szCs w:val="24"/>
                </w:rPr>
                <w:t>at UI level</w:t>
              </w:r>
            </w:ins>
          </w:p>
        </w:tc>
        <w:tc>
          <w:tcPr>
            <w:tcW w:w="2520" w:type="dxa"/>
            <w:tcBorders>
              <w:top w:val="single" w:color="auto" w:sz="4" w:space="0"/>
            </w:tcBorders>
          </w:tcPr>
          <w:p w:rsidRPr="00FB14A5" w:rsidR="00B454B6" w:rsidP="2E442796" w:rsidRDefault="00364E40" w14:paraId="4BEB3BE9" w14:textId="48DAB6EA">
            <w:pPr>
              <w:pStyle w:val="Instructions"/>
              <w:rPr>
                <w:rFonts w:asciiTheme="minorHAnsi" w:hAnsiTheme="minorHAnsi" w:cstheme="minorBidi"/>
                <w:sz w:val="24"/>
                <w:szCs w:val="24"/>
              </w:rPr>
            </w:pPr>
            <w:ins w:author="Vaddhi, Jigisha Nmn (CDC/NCIRD/OD) (CTR)" w:date="2026-04-20T18:35:00Z" w16du:dateUtc="2026-04-20T22:35:00Z" w:id="1818">
              <w:r>
                <w:rPr>
                  <w:rFonts w:asciiTheme="minorHAnsi" w:hAnsiTheme="minorHAnsi" w:cstheme="minorBidi"/>
                  <w:sz w:val="24"/>
                  <w:szCs w:val="24"/>
                </w:rPr>
                <w:t xml:space="preserve">System displays real time error messages on the </w:t>
              </w:r>
              <w:r w:rsidR="00E76EA3">
                <w:rPr>
                  <w:rFonts w:asciiTheme="minorHAnsi" w:hAnsiTheme="minorHAnsi" w:cstheme="minorBidi"/>
                  <w:sz w:val="24"/>
                  <w:szCs w:val="24"/>
                </w:rPr>
                <w:t xml:space="preserve">screen </w:t>
              </w:r>
            </w:ins>
          </w:p>
        </w:tc>
        <w:tc>
          <w:tcPr>
            <w:tcW w:w="4050" w:type="dxa"/>
            <w:tcBorders>
              <w:top w:val="single" w:color="auto" w:sz="4" w:space="0"/>
            </w:tcBorders>
          </w:tcPr>
          <w:p w:rsidRPr="00FB14A5" w:rsidR="00B454B6" w:rsidP="2E442796" w:rsidRDefault="00E76EA3" w14:paraId="1A664193" w14:textId="6BF6BA9B">
            <w:pPr>
              <w:pStyle w:val="Instructions"/>
              <w:rPr>
                <w:rFonts w:asciiTheme="minorHAnsi" w:hAnsiTheme="minorHAnsi" w:cstheme="minorBidi"/>
                <w:sz w:val="24"/>
                <w:szCs w:val="24"/>
              </w:rPr>
            </w:pPr>
            <w:ins w:author="Vaddhi, Jigisha Nmn (CDC/NCIRD/OD) (CTR)" w:date="2026-04-20T18:36:00Z" w16du:dateUtc="2026-04-20T22:36:00Z" w:id="1819">
              <w:r>
                <w:rPr>
                  <w:rFonts w:asciiTheme="minorHAnsi" w:hAnsiTheme="minorHAnsi" w:cstheme="minorBidi"/>
                  <w:sz w:val="24"/>
                  <w:szCs w:val="24"/>
                </w:rPr>
                <w:t xml:space="preserve">User must correct highlighted fields before </w:t>
              </w:r>
              <w:r w:rsidR="00A31869">
                <w:rPr>
                  <w:rFonts w:asciiTheme="minorHAnsi" w:hAnsiTheme="minorHAnsi" w:cstheme="minorBidi"/>
                  <w:sz w:val="24"/>
                  <w:szCs w:val="24"/>
                </w:rPr>
                <w:t>proceeding</w:t>
              </w:r>
            </w:ins>
          </w:p>
        </w:tc>
      </w:tr>
      <w:tr w:rsidR="3C8D4E37" w:rsidTr="3C8D4E37" w14:paraId="77721A77" w14:textId="77777777">
        <w:trPr>
          <w:trHeight w:val="300"/>
        </w:trPr>
        <w:tc>
          <w:tcPr>
            <w:tcW w:w="2702" w:type="dxa"/>
            <w:tcBorders>
              <w:top w:val="single" w:color="auto" w:sz="4" w:space="0"/>
            </w:tcBorders>
          </w:tcPr>
          <w:p w:rsidR="7353CF2B" w:rsidP="3C8D4E37" w:rsidRDefault="7353CF2B" w14:paraId="72629CC5" w14:textId="39E5464F">
            <w:ins w:author="Vaddhi, Jigisha Nmn (CDC/NCIRD/OD) (CTR)" w:date="2026-04-21T12:32:00Z" w16du:dateUtc="2026-04-21T12:32:50Z" w:id="1820">
              <w:r w:rsidRPr="3C8D4E37">
                <w:t xml:space="preserve">Mandatory item validation </w:t>
              </w:r>
            </w:ins>
          </w:p>
        </w:tc>
        <w:tc>
          <w:tcPr>
            <w:tcW w:w="2830" w:type="dxa"/>
            <w:tcBorders>
              <w:top w:val="single" w:color="auto" w:sz="4" w:space="0"/>
            </w:tcBorders>
          </w:tcPr>
          <w:p w:rsidR="7353CF2B" w:rsidP="3C8D4E37" w:rsidRDefault="7353CF2B" w14:paraId="0C022F69" w14:textId="284B0F56">
            <w:ins w:author="Vaddhi, Jigisha Nmn (CDC/NCIRD/OD) (CTR)" w:date="2026-04-21T12:32:00Z" w16du:dateUtc="2026-04-21T12:32:59Z" w:id="1821">
              <w:r w:rsidRPr="3C8D4E37">
                <w:t>Error</w:t>
              </w:r>
            </w:ins>
            <w:ins w:author="Vaddhi, Jigisha Nmn (CDC/NCIRD/OD) (CTR)" w:date="2026-04-21T12:33:00Z" w16du:dateUtc="2026-04-21T12:33:19Z" w:id="1822">
              <w:r w:rsidRPr="3C8D4E37">
                <w:t xml:space="preserve"> message displayed at item level “Inavlid or blocked NDC”</w:t>
              </w:r>
            </w:ins>
          </w:p>
        </w:tc>
        <w:tc>
          <w:tcPr>
            <w:tcW w:w="4548" w:type="dxa"/>
            <w:tcBorders>
              <w:top w:val="single" w:color="auto" w:sz="4" w:space="0"/>
            </w:tcBorders>
          </w:tcPr>
          <w:p w:rsidR="7353CF2B" w:rsidP="3C8D4E37" w:rsidRDefault="7353CF2B" w14:paraId="04A2CB91" w14:textId="712BE3A9">
            <w:ins w:author="Vaddhi, Jigisha Nmn (CDC/NCIRD/OD) (CTR)" w:date="2026-04-21T12:33:00Z" w16du:dateUtc="2026-04-21T12:33:56Z" w:id="1823">
              <w:r w:rsidRPr="3C8D4E37">
                <w:t>User must enter a valid and active NDC using value help</w:t>
              </w:r>
            </w:ins>
            <w:ins w:author="Vaddhi, Jigisha Nmn (CDC/NCIRD/OD) (CTR)" w:date="2026-04-21T12:34:00Z" w16du:dateUtc="2026-04-21T12:34:08Z" w:id="1824">
              <w:r w:rsidRPr="3C8D4E37">
                <w:t xml:space="preserve"> / manual correction</w:t>
              </w:r>
            </w:ins>
          </w:p>
        </w:tc>
      </w:tr>
      <w:tr w:rsidR="3C8D4E37" w:rsidTr="3C8D4E37" w14:paraId="327EA7B2" w14:textId="77777777">
        <w:trPr>
          <w:trHeight w:val="300"/>
        </w:trPr>
        <w:tc>
          <w:tcPr>
            <w:tcW w:w="2702" w:type="dxa"/>
            <w:tcBorders>
              <w:top w:val="single" w:color="auto" w:sz="4" w:space="0"/>
            </w:tcBorders>
          </w:tcPr>
          <w:p w:rsidR="7353CF2B" w:rsidRDefault="7353CF2B" w14:paraId="4F87D226" w14:textId="72813A32">
            <w:pPr>
              <w:pStyle w:val="Instructions"/>
              <w:pPrChange w:author="Vaddhi, Jigisha Nmn (CDC/NCIRD/OD) (CTR)" w:date="2026-04-21T12:31:00Z" w:id="1825">
                <w:pPr/>
              </w:pPrChange>
            </w:pPr>
            <w:ins w:author="Vaddhi, Jigisha Nmn (CDC/NCIRD/OD) (CTR)" w:date="2026-04-21T12:34:00Z" w16du:dateUtc="2026-04-21T12:34:17Z" w:id="1826">
              <w:r w:rsidRPr="3C8D4E37">
                <w:rPr>
                  <w:rFonts w:asciiTheme="minorHAnsi" w:hAnsiTheme="minorHAnsi" w:cstheme="minorBidi"/>
                  <w:sz w:val="24"/>
                  <w:szCs w:val="24"/>
                </w:rPr>
                <w:t>Contact validation</w:t>
              </w:r>
            </w:ins>
          </w:p>
        </w:tc>
        <w:tc>
          <w:tcPr>
            <w:tcW w:w="2830" w:type="dxa"/>
            <w:tcBorders>
              <w:top w:val="single" w:color="auto" w:sz="4" w:space="0"/>
            </w:tcBorders>
          </w:tcPr>
          <w:p w:rsidR="7353CF2B" w:rsidRDefault="7353CF2B" w14:paraId="1065F9CD" w14:textId="3E3FFADB">
            <w:pPr>
              <w:pStyle w:val="Instructions"/>
              <w:pPrChange w:author="Vaddhi, Jigisha Nmn (CDC/NCIRD/OD) (CTR)" w:date="2026-04-21T12:31:00Z" w:id="1827">
                <w:pPr/>
              </w:pPrChange>
            </w:pPr>
            <w:ins w:author="Vaddhi, Jigisha Nmn (CDC/NCIRD/OD) (CTR)" w:date="2026-04-21T12:34:00Z" w16du:dateUtc="2026-04-21T12:34:39Z" w:id="1828">
              <w:r w:rsidRPr="3C8D4E37">
                <w:rPr>
                  <w:rFonts w:asciiTheme="minorHAnsi" w:hAnsiTheme="minorHAnsi" w:cstheme="minorBidi"/>
                  <w:sz w:val="24"/>
                  <w:szCs w:val="24"/>
                </w:rPr>
                <w:t>Error message dispalyed inline for incorrect format</w:t>
              </w:r>
            </w:ins>
          </w:p>
        </w:tc>
        <w:tc>
          <w:tcPr>
            <w:tcW w:w="4548" w:type="dxa"/>
            <w:tcBorders>
              <w:top w:val="single" w:color="auto" w:sz="4" w:space="0"/>
            </w:tcBorders>
          </w:tcPr>
          <w:p w:rsidR="7353CF2B" w:rsidRDefault="7353CF2B" w14:paraId="7731DF95" w14:textId="53D9C1D4">
            <w:pPr>
              <w:pStyle w:val="Instructions"/>
              <w:pPrChange w:author="Vaddhi, Jigisha Nmn (CDC/NCIRD/OD) (CTR)" w:date="2026-04-21T12:31:00Z" w:id="1829">
                <w:pPr/>
              </w:pPrChange>
            </w:pPr>
            <w:ins w:author="Vaddhi, Jigisha Nmn (CDC/NCIRD/OD) (CTR)" w:date="2026-04-21T12:34:00Z" w16du:dateUtc="2026-04-21T12:34:54Z" w:id="1830">
              <w:r w:rsidRPr="3C8D4E37">
                <w:rPr>
                  <w:rFonts w:asciiTheme="minorHAnsi" w:hAnsiTheme="minorHAnsi" w:cstheme="minorBidi"/>
                  <w:sz w:val="24"/>
                  <w:szCs w:val="24"/>
                </w:rPr>
                <w:t>User must correct format before proceeding</w:t>
              </w:r>
            </w:ins>
          </w:p>
        </w:tc>
      </w:tr>
      <w:tr w:rsidR="3C8D4E37" w:rsidTr="3C8D4E37" w14:paraId="3FD7EEA4" w14:textId="77777777">
        <w:trPr>
          <w:trHeight w:val="300"/>
        </w:trPr>
        <w:tc>
          <w:tcPr>
            <w:tcW w:w="2702" w:type="dxa"/>
            <w:tcBorders>
              <w:top w:val="single" w:color="auto" w:sz="4" w:space="0"/>
            </w:tcBorders>
          </w:tcPr>
          <w:p w:rsidR="7353CF2B" w:rsidRDefault="7353CF2B" w14:paraId="542ED0C0" w14:textId="3B71E34F">
            <w:pPr>
              <w:pStyle w:val="Instructions"/>
              <w:pPrChange w:author="Vaddhi, Jigisha Nmn (CDC/NCIRD/OD) (CTR)" w:date="2026-04-21T12:31:00Z" w:id="1831">
                <w:pPr/>
              </w:pPrChange>
            </w:pPr>
            <w:ins w:author="Vaddhi, Jigisha Nmn (CDC/NCIRD/OD) (CTR)" w:date="2026-04-21T12:35:00Z" w16du:dateUtc="2026-04-21T12:35:13Z" w:id="1832">
              <w:r w:rsidRPr="3C8D4E37">
                <w:rPr>
                  <w:rFonts w:asciiTheme="minorHAnsi" w:hAnsiTheme="minorHAnsi" w:cstheme="minorBidi"/>
                  <w:sz w:val="24"/>
                  <w:szCs w:val="24"/>
                </w:rPr>
                <w:t>Ordering intention validation</w:t>
              </w:r>
            </w:ins>
          </w:p>
        </w:tc>
        <w:tc>
          <w:tcPr>
            <w:tcW w:w="2830" w:type="dxa"/>
            <w:tcBorders>
              <w:top w:val="single" w:color="auto" w:sz="4" w:space="0"/>
            </w:tcBorders>
          </w:tcPr>
          <w:p w:rsidR="7353CF2B" w:rsidRDefault="7353CF2B" w14:paraId="1A18E9C7" w14:textId="1FD8F913">
            <w:pPr>
              <w:pStyle w:val="Instructions"/>
              <w:pPrChange w:author="Vaddhi, Jigisha Nmn (CDC/NCIRD/OD) (CTR)" w:date="2026-04-21T12:31:00Z" w:id="1833">
                <w:pPr/>
              </w:pPrChange>
            </w:pPr>
            <w:ins w:author="Vaddhi, Jigisha Nmn (CDC/NCIRD/OD) (CTR)" w:date="2026-04-21T12:35:00Z" w16du:dateUtc="2026-04-21T12:35:25Z" w:id="1834">
              <w:r w:rsidRPr="3C8D4E37">
                <w:rPr>
                  <w:rFonts w:asciiTheme="minorHAnsi" w:hAnsiTheme="minorHAnsi" w:cstheme="minorBidi"/>
                  <w:sz w:val="24"/>
                  <w:szCs w:val="24"/>
                </w:rPr>
                <w:t>Error message displayed when missing</w:t>
              </w:r>
            </w:ins>
          </w:p>
        </w:tc>
        <w:tc>
          <w:tcPr>
            <w:tcW w:w="4548" w:type="dxa"/>
            <w:tcBorders>
              <w:top w:val="single" w:color="auto" w:sz="4" w:space="0"/>
            </w:tcBorders>
          </w:tcPr>
          <w:p w:rsidR="7353CF2B" w:rsidRDefault="7353CF2B" w14:paraId="0E3850C1" w14:textId="0778A616">
            <w:pPr>
              <w:pStyle w:val="Instructions"/>
              <w:pPrChange w:author="Vaddhi, Jigisha Nmn (CDC/NCIRD/OD) (CTR)" w:date="2026-04-21T12:31:00Z" w:id="1835">
                <w:pPr/>
              </w:pPrChange>
            </w:pPr>
            <w:ins w:author="Vaddhi, Jigisha Nmn (CDC/NCIRD/OD) (CTR)" w:date="2026-04-21T12:35:00Z" w16du:dateUtc="2026-04-21T12:35:49Z" w:id="1836">
              <w:r w:rsidRPr="3C8D4E37">
                <w:rPr>
                  <w:rFonts w:asciiTheme="minorHAnsi" w:hAnsiTheme="minorHAnsi" w:cstheme="minorBidi"/>
                  <w:sz w:val="24"/>
                  <w:szCs w:val="24"/>
                </w:rPr>
                <w:t>User must select appropriate ordeing intention</w:t>
              </w:r>
            </w:ins>
          </w:p>
        </w:tc>
      </w:tr>
      <w:tr w:rsidR="3C8D4E37" w:rsidTr="3C8D4E37" w14:paraId="45C99705" w14:textId="77777777">
        <w:trPr>
          <w:trHeight w:val="300"/>
          <w:ins w:author="Vaddhi, Jigisha Nmn (CDC/NCIRD/OD) (CTR)" w:date="2026-04-21T12:35:00Z" w:id="1837"/>
        </w:trPr>
        <w:tc>
          <w:tcPr>
            <w:tcW w:w="2702" w:type="dxa"/>
            <w:tcBorders>
              <w:top w:val="single" w:color="auto" w:sz="4" w:space="0"/>
            </w:tcBorders>
          </w:tcPr>
          <w:p w:rsidR="7353CF2B" w:rsidRDefault="7353CF2B" w14:paraId="3C3D223C" w14:textId="424FA67A">
            <w:pPr>
              <w:pStyle w:val="Instructions"/>
              <w:pPrChange w:author="Vaddhi, Jigisha Nmn (CDC/NCIRD/OD) (CTR)" w:date="2026-04-21T12:35:00Z" w:id="1838">
                <w:pPr/>
              </w:pPrChange>
            </w:pPr>
            <w:ins w:author="Vaddhi, Jigisha Nmn (CDC/NCIRD/OD) (CTR)" w:date="2026-04-21T12:35:00Z" w16du:dateUtc="2026-04-21T12:35:59Z" w:id="1839">
              <w:r w:rsidRPr="3C8D4E37">
                <w:rPr>
                  <w:rFonts w:asciiTheme="minorHAnsi" w:hAnsiTheme="minorHAnsi" w:cstheme="minorBidi"/>
                  <w:sz w:val="24"/>
                  <w:szCs w:val="24"/>
                </w:rPr>
                <w:t xml:space="preserve">Quantity </w:t>
              </w:r>
            </w:ins>
            <w:ins w:author="Vaddhi, Jigisha Nmn (CDC/NCIRD/OD) (CTR)" w:date="2026-04-21T12:36:00Z" w16du:dateUtc="2026-04-21T12:36:03Z" w:id="1840">
              <w:r w:rsidRPr="3C8D4E37">
                <w:rPr>
                  <w:rFonts w:asciiTheme="minorHAnsi" w:hAnsiTheme="minorHAnsi" w:cstheme="minorBidi"/>
                  <w:sz w:val="24"/>
                  <w:szCs w:val="24"/>
                </w:rPr>
                <w:t>validation</w:t>
              </w:r>
            </w:ins>
          </w:p>
        </w:tc>
        <w:tc>
          <w:tcPr>
            <w:tcW w:w="2830" w:type="dxa"/>
            <w:tcBorders>
              <w:top w:val="single" w:color="auto" w:sz="4" w:space="0"/>
            </w:tcBorders>
          </w:tcPr>
          <w:p w:rsidR="7353CF2B" w:rsidRDefault="7353CF2B" w14:paraId="77A67283" w14:textId="33959BA6">
            <w:pPr>
              <w:pStyle w:val="Instructions"/>
              <w:pPrChange w:author="Vaddhi, Jigisha Nmn (CDC/NCIRD/OD) (CTR)" w:date="2026-04-21T12:35:00Z" w:id="1841">
                <w:pPr/>
              </w:pPrChange>
            </w:pPr>
            <w:ins w:author="Vaddhi, Jigisha Nmn (CDC/NCIRD/OD) (CTR)" w:date="2026-04-21T12:36:00Z" w16du:dateUtc="2026-04-21T12:36:52Z" w:id="1842">
              <w:r w:rsidRPr="3C8D4E37">
                <w:rPr>
                  <w:rFonts w:asciiTheme="minorHAnsi" w:hAnsiTheme="minorHAnsi" w:cstheme="minorBidi"/>
                  <w:sz w:val="24"/>
                  <w:szCs w:val="24"/>
                </w:rPr>
                <w:t>System throw error if invalid or auto adjusts where</w:t>
              </w:r>
            </w:ins>
            <w:ins w:author="Vaddhi, Jigisha Nmn (CDC/NCIRD/OD) (CTR)" w:date="2026-04-21T12:37:00Z" w16du:dateUtc="2026-04-21T12:37:02Z" w:id="1843">
              <w:r w:rsidRPr="3C8D4E37">
                <w:rPr>
                  <w:rFonts w:asciiTheme="minorHAnsi" w:hAnsiTheme="minorHAnsi" w:cstheme="minorBidi"/>
                  <w:sz w:val="24"/>
                  <w:szCs w:val="24"/>
                </w:rPr>
                <w:t xml:space="preserve"> </w:t>
              </w:r>
            </w:ins>
            <w:ins w:author="Vaddhi, Jigisha Nmn (CDC/NCIRD/OD) (CTR)" w:date="2026-04-21T12:36:00Z" w16du:dateUtc="2026-04-21T12:36:52Z" w:id="1844">
              <w:r w:rsidRPr="3C8D4E37">
                <w:rPr>
                  <w:rFonts w:asciiTheme="minorHAnsi" w:hAnsiTheme="minorHAnsi" w:cstheme="minorBidi"/>
                  <w:sz w:val="24"/>
                  <w:szCs w:val="24"/>
                </w:rPr>
                <w:t>ever applicable</w:t>
              </w:r>
            </w:ins>
          </w:p>
        </w:tc>
        <w:tc>
          <w:tcPr>
            <w:tcW w:w="4548" w:type="dxa"/>
            <w:tcBorders>
              <w:top w:val="single" w:color="auto" w:sz="4" w:space="0"/>
            </w:tcBorders>
          </w:tcPr>
          <w:p w:rsidR="7353CF2B" w:rsidRDefault="7353CF2B" w14:paraId="6026BEBE" w14:textId="3459F6FD">
            <w:pPr>
              <w:pStyle w:val="Instructions"/>
              <w:pPrChange w:author="Vaddhi, Jigisha Nmn (CDC/NCIRD/OD) (CTR)" w:date="2026-04-21T12:35:00Z" w:id="1845">
                <w:pPr/>
              </w:pPrChange>
            </w:pPr>
            <w:ins w:author="Vaddhi, Jigisha Nmn (CDC/NCIRD/OD) (CTR)" w:date="2026-04-21T12:37:00Z" w16du:dateUtc="2026-04-21T12:37:29Z" w:id="1846">
              <w:r w:rsidRPr="3C8D4E37">
                <w:rPr>
                  <w:rFonts w:asciiTheme="minorHAnsi" w:hAnsiTheme="minorHAnsi" w:cstheme="minorBidi"/>
                  <w:sz w:val="24"/>
                  <w:szCs w:val="24"/>
                </w:rPr>
                <w:t>User reviews adjusted quabtity or corrects manully before save</w:t>
              </w:r>
            </w:ins>
          </w:p>
        </w:tc>
      </w:tr>
      <w:tr w:rsidR="5D58EB56" w:rsidTr="5D58EB56" w14:paraId="7D625D6E" w14:textId="77777777">
        <w:trPr>
          <w:trHeight w:val="300"/>
          <w:ins w:author="Vaddhi, Jigisha Nmn (CDC/NCIRD/OD) (CTR)" w:date="2026-04-21T14:07:00Z" w:id="1847"/>
        </w:trPr>
        <w:tc>
          <w:tcPr>
            <w:tcW w:w="2702" w:type="dxa"/>
            <w:tcBorders>
              <w:top w:val="single" w:color="auto" w:sz="4" w:space="0"/>
            </w:tcBorders>
          </w:tcPr>
          <w:p w:rsidR="53745FC8" w:rsidRDefault="53745FC8" w14:paraId="63D4536B" w14:textId="5713EBA6">
            <w:pPr>
              <w:pStyle w:val="Instructions"/>
              <w:pPrChange w:author="Vaddhi, Jigisha Nmn (CDC/NCIRD/OD) (CTR)" w:date="2026-04-21T14:07:00Z" w:id="1848">
                <w:pPr/>
              </w:pPrChange>
            </w:pPr>
            <w:ins w:author="Vaddhi, Jigisha Nmn (CDC/NCIRD/OD) (CTR)" w:date="2026-04-21T14:07:00Z" w16du:dateUtc="2026-04-21T14:07:59Z" w:id="1849">
              <w:r w:rsidRPr="5D58EB56">
                <w:rPr>
                  <w:rFonts w:asciiTheme="minorHAnsi" w:hAnsiTheme="minorHAnsi" w:cstheme="minorBidi"/>
                  <w:sz w:val="24"/>
                  <w:szCs w:val="24"/>
                </w:rPr>
                <w:t>High Priority ord</w:t>
              </w:r>
            </w:ins>
            <w:ins w:author="Vaddhi, Jigisha Nmn (CDC/NCIRD/OD) (CTR)" w:date="2026-04-21T14:08:00Z" w16du:dateUtc="2026-04-21T14:08:22Z" w:id="1850">
              <w:r w:rsidRPr="5D58EB56">
                <w:rPr>
                  <w:rFonts w:asciiTheme="minorHAnsi" w:hAnsiTheme="minorHAnsi" w:cstheme="minorBidi"/>
                  <w:sz w:val="24"/>
                  <w:szCs w:val="24"/>
                </w:rPr>
                <w:t>er without order reason</w:t>
              </w:r>
            </w:ins>
          </w:p>
        </w:tc>
        <w:tc>
          <w:tcPr>
            <w:tcW w:w="2830" w:type="dxa"/>
            <w:tcBorders>
              <w:top w:val="single" w:color="auto" w:sz="4" w:space="0"/>
            </w:tcBorders>
          </w:tcPr>
          <w:p w:rsidR="53745FC8" w:rsidRDefault="53745FC8" w14:paraId="74E6720A" w14:textId="40AB8DDE">
            <w:pPr>
              <w:pStyle w:val="Instructions"/>
              <w:pPrChange w:author="Vaddhi, Jigisha Nmn (CDC/NCIRD/OD) (CTR)" w:date="2026-04-21T14:07:00Z" w:id="1851">
                <w:pPr/>
              </w:pPrChange>
            </w:pPr>
            <w:ins w:author="Vaddhi, Jigisha Nmn (CDC/NCIRD/OD) (CTR)" w:date="2026-04-21T14:08:00Z" w16du:dateUtc="2026-04-21T14:08:45Z" w:id="1852">
              <w:r w:rsidRPr="5D58EB56">
                <w:rPr>
                  <w:rFonts w:asciiTheme="minorHAnsi" w:hAnsiTheme="minorHAnsi" w:cstheme="minorBidi"/>
                  <w:sz w:val="24"/>
                  <w:szCs w:val="24"/>
                </w:rPr>
                <w:t>Error message displayed</w:t>
              </w:r>
            </w:ins>
          </w:p>
        </w:tc>
        <w:tc>
          <w:tcPr>
            <w:tcW w:w="4548" w:type="dxa"/>
            <w:tcBorders>
              <w:top w:val="single" w:color="auto" w:sz="4" w:space="0"/>
            </w:tcBorders>
          </w:tcPr>
          <w:p w:rsidR="53745FC8" w:rsidRDefault="53745FC8" w14:paraId="630B2396" w14:textId="6C3B71FA">
            <w:pPr>
              <w:pStyle w:val="Instructions"/>
              <w:pPrChange w:author="Vaddhi, Jigisha Nmn (CDC/NCIRD/OD) (CTR)" w:date="2026-04-21T14:07:00Z" w:id="1853">
                <w:pPr/>
              </w:pPrChange>
            </w:pPr>
            <w:ins w:author="Vaddhi, Jigisha Nmn (CDC/NCIRD/OD) (CTR)" w:date="2026-04-21T14:08:00Z" w16du:dateUtc="2026-04-21T14:08:59Z" w:id="1854">
              <w:r w:rsidRPr="5D58EB56">
                <w:rPr>
                  <w:rFonts w:asciiTheme="minorHAnsi" w:hAnsiTheme="minorHAnsi" w:cstheme="minorBidi"/>
                  <w:sz w:val="24"/>
                  <w:szCs w:val="24"/>
                </w:rPr>
                <w:t>User must enter ord</w:t>
              </w:r>
            </w:ins>
            <w:ins w:author="Vaddhi, Jigisha Nmn (CDC/NCIRD/OD) (CTR)" w:date="2026-04-21T14:09:00Z" w16du:dateUtc="2026-04-21T14:09:12Z" w:id="1855">
              <w:r w:rsidRPr="5D58EB56">
                <w:rPr>
                  <w:rFonts w:asciiTheme="minorHAnsi" w:hAnsiTheme="minorHAnsi" w:cstheme="minorBidi"/>
                  <w:sz w:val="24"/>
                  <w:szCs w:val="24"/>
                </w:rPr>
                <w:t>er reason before submission</w:t>
              </w:r>
            </w:ins>
          </w:p>
        </w:tc>
      </w:tr>
      <w:tr w:rsidR="5D58EB56" w:rsidTr="5D58EB56" w14:paraId="7E6AF5AB" w14:textId="77777777">
        <w:trPr>
          <w:trHeight w:val="300"/>
          <w:ins w:author="Vaddhi, Jigisha Nmn (CDC/NCIRD/OD) (CTR)" w:date="2026-04-21T14:07:00Z" w:id="1856"/>
        </w:trPr>
        <w:tc>
          <w:tcPr>
            <w:tcW w:w="2702" w:type="dxa"/>
            <w:tcBorders>
              <w:top w:val="single" w:color="auto" w:sz="4" w:space="0"/>
            </w:tcBorders>
          </w:tcPr>
          <w:p w:rsidR="53745FC8" w:rsidRDefault="53745FC8" w14:paraId="29AC1EC6" w14:textId="54BFE93F">
            <w:pPr>
              <w:pStyle w:val="Instructions"/>
              <w:pPrChange w:author="Vaddhi, Jigisha Nmn (CDC/NCIRD/OD) (CTR)" w:date="2026-04-21T14:07:00Z" w:id="1857">
                <w:pPr/>
              </w:pPrChange>
            </w:pPr>
            <w:ins w:author="Vaddhi, Jigisha Nmn (CDC/NCIRD/OD) (CTR)" w:date="2026-04-21T14:09:00Z" w16du:dateUtc="2026-04-21T14:09:36Z" w:id="1858">
              <w:del w:author="Santoli, Jeanne (CDC/NCIRD/ISD)" w:date="2026-04-28T17:17:00Z" w16du:dateUtc="2026-04-28T21:17:00Z" w:id="1859">
                <w:r w:rsidRPr="5D58EB56" w:rsidDel="001C1C37">
                  <w:rPr>
                    <w:rFonts w:asciiTheme="minorHAnsi" w:hAnsiTheme="minorHAnsi" w:cstheme="minorBidi"/>
                    <w:sz w:val="24"/>
                    <w:szCs w:val="24"/>
                  </w:rPr>
                  <w:lastRenderedPageBreak/>
                  <w:delText>Acillary</w:delText>
                </w:r>
              </w:del>
            </w:ins>
            <w:ins w:author="Santoli, Jeanne (CDC/NCIRD/ISD)" w:date="2026-04-28T17:17:00Z" w16du:dateUtc="2026-04-28T21:17:00Z" w:id="1860">
              <w:r w:rsidRPr="5D58EB56" w:rsidR="001C1C37">
                <w:rPr>
                  <w:rFonts w:asciiTheme="minorHAnsi" w:hAnsiTheme="minorHAnsi" w:cstheme="minorBidi"/>
                  <w:sz w:val="24"/>
                  <w:szCs w:val="24"/>
                </w:rPr>
                <w:t>Ancillary</w:t>
              </w:r>
            </w:ins>
            <w:ins w:author="Vaddhi, Jigisha Nmn (CDC/NCIRD/OD) (CTR)" w:date="2026-04-21T14:09:00Z" w16du:dateUtc="2026-04-21T14:09:36Z" w:id="1861">
              <w:r w:rsidRPr="5D58EB56">
                <w:rPr>
                  <w:rFonts w:asciiTheme="minorHAnsi" w:hAnsiTheme="minorHAnsi" w:cstheme="minorBidi"/>
                  <w:sz w:val="24"/>
                  <w:szCs w:val="24"/>
                </w:rPr>
                <w:t xml:space="preserve"> quantity </w:t>
              </w:r>
              <w:del w:author="Santoli, Jeanne (CDC/NCIRD/ISD)" w:date="2026-04-28T17:17:00Z" w16du:dateUtc="2026-04-28T21:17:00Z" w:id="1862">
                <w:r w:rsidRPr="5D58EB56" w:rsidDel="001C1C37">
                  <w:rPr>
                    <w:rFonts w:asciiTheme="minorHAnsi" w:hAnsiTheme="minorHAnsi" w:cstheme="minorBidi"/>
                    <w:sz w:val="24"/>
                    <w:szCs w:val="24"/>
                  </w:rPr>
                  <w:delText>exeeds</w:delText>
                </w:r>
              </w:del>
            </w:ins>
            <w:ins w:author="Santoli, Jeanne (CDC/NCIRD/ISD)" w:date="2026-04-28T17:17:00Z" w16du:dateUtc="2026-04-28T21:17:00Z" w:id="1863">
              <w:r w:rsidRPr="5D58EB56" w:rsidR="001C1C37">
                <w:rPr>
                  <w:rFonts w:asciiTheme="minorHAnsi" w:hAnsiTheme="minorHAnsi" w:cstheme="minorBidi"/>
                  <w:sz w:val="24"/>
                  <w:szCs w:val="24"/>
                </w:rPr>
                <w:t>exceeds</w:t>
              </w:r>
            </w:ins>
            <w:ins w:author="Vaddhi, Jigisha Nmn (CDC/NCIRD/OD) (CTR)" w:date="2026-04-21T14:09:00Z" w16du:dateUtc="2026-04-21T14:09:36Z" w:id="1864">
              <w:r w:rsidRPr="5D58EB56">
                <w:rPr>
                  <w:rFonts w:asciiTheme="minorHAnsi" w:hAnsiTheme="minorHAnsi" w:cstheme="minorBidi"/>
                  <w:sz w:val="24"/>
                  <w:szCs w:val="24"/>
                </w:rPr>
                <w:t xml:space="preserve"> vaccine quantity</w:t>
              </w:r>
            </w:ins>
          </w:p>
        </w:tc>
        <w:tc>
          <w:tcPr>
            <w:tcW w:w="2830" w:type="dxa"/>
            <w:tcBorders>
              <w:top w:val="single" w:color="auto" w:sz="4" w:space="0"/>
            </w:tcBorders>
          </w:tcPr>
          <w:p w:rsidR="53745FC8" w:rsidRDefault="53745FC8" w14:paraId="319C2E45" w14:textId="369B08B6">
            <w:pPr>
              <w:pStyle w:val="Instructions"/>
              <w:pPrChange w:author="Vaddhi, Jigisha Nmn (CDC/NCIRD/OD) (CTR)" w:date="2026-04-21T14:07:00Z" w:id="1865">
                <w:pPr/>
              </w:pPrChange>
            </w:pPr>
            <w:ins w:author="Vaddhi, Jigisha Nmn (CDC/NCIRD/OD) (CTR)" w:date="2026-04-21T14:09:00Z" w16du:dateUtc="2026-04-21T14:09:50Z" w:id="1866">
              <w:r w:rsidRPr="5D58EB56">
                <w:rPr>
                  <w:rFonts w:asciiTheme="minorHAnsi" w:hAnsiTheme="minorHAnsi" w:cstheme="minorBidi"/>
                  <w:sz w:val="24"/>
                  <w:szCs w:val="24"/>
                </w:rPr>
                <w:t>Error message ddispalyer at item level</w:t>
              </w:r>
            </w:ins>
          </w:p>
        </w:tc>
        <w:tc>
          <w:tcPr>
            <w:tcW w:w="4548" w:type="dxa"/>
            <w:tcBorders>
              <w:top w:val="single" w:color="auto" w:sz="4" w:space="0"/>
            </w:tcBorders>
          </w:tcPr>
          <w:p w:rsidR="53745FC8" w:rsidRDefault="53745FC8" w14:paraId="586E7660" w14:textId="5C6A22E9">
            <w:pPr>
              <w:pStyle w:val="Instructions"/>
              <w:pPrChange w:author="Vaddhi, Jigisha Nmn (CDC/NCIRD/OD) (CTR)" w:date="2026-04-21T14:07:00Z" w:id="1867">
                <w:pPr/>
              </w:pPrChange>
            </w:pPr>
            <w:ins w:author="Vaddhi, Jigisha Nmn (CDC/NCIRD/OD) (CTR)" w:date="2026-04-21T14:09:00Z" w16du:dateUtc="2026-04-21T14:09:59Z" w:id="1868">
              <w:r w:rsidRPr="5D58EB56">
                <w:rPr>
                  <w:rFonts w:asciiTheme="minorHAnsi" w:hAnsiTheme="minorHAnsi" w:cstheme="minorBidi"/>
                  <w:sz w:val="24"/>
                  <w:szCs w:val="24"/>
                </w:rPr>
                <w:t>User must adj</w:t>
              </w:r>
            </w:ins>
            <w:ins w:author="Vaddhi, Jigisha Nmn (CDC/NCIRD/OD) (CTR)" w:date="2026-04-21T14:10:00Z" w16du:dateUtc="2026-04-21T14:10:19Z" w:id="1869">
              <w:r w:rsidRPr="5D58EB56">
                <w:rPr>
                  <w:rFonts w:asciiTheme="minorHAnsi" w:hAnsiTheme="minorHAnsi" w:cstheme="minorBidi"/>
                  <w:sz w:val="24"/>
                  <w:szCs w:val="24"/>
                </w:rPr>
                <w:t>ust quantities to comply with business rules</w:t>
              </w:r>
            </w:ins>
          </w:p>
        </w:tc>
      </w:tr>
      <w:tr w:rsidR="5D58EB56" w:rsidTr="5D58EB56" w14:paraId="53FA68C1" w14:textId="77777777">
        <w:trPr>
          <w:trHeight w:val="300"/>
          <w:ins w:author="Vaddhi, Jigisha Nmn (CDC/NCIRD/OD) (CTR)" w:date="2026-04-21T14:07:00Z" w:id="1870"/>
        </w:trPr>
        <w:tc>
          <w:tcPr>
            <w:tcW w:w="2702" w:type="dxa"/>
            <w:tcBorders>
              <w:top w:val="single" w:color="auto" w:sz="4" w:space="0"/>
            </w:tcBorders>
          </w:tcPr>
          <w:p w:rsidR="53745FC8" w:rsidRDefault="53745FC8" w14:paraId="567F8FBF" w14:textId="144328BF">
            <w:pPr>
              <w:pStyle w:val="Instructions"/>
              <w:pPrChange w:author="Vaddhi, Jigisha Nmn (CDC/NCIRD/OD) (CTR)" w:date="2026-04-21T14:07:00Z" w:id="1871">
                <w:pPr/>
              </w:pPrChange>
            </w:pPr>
            <w:ins w:author="Vaddhi, Jigisha Nmn (CDC/NCIRD/OD) (CTR)" w:date="2026-04-21T14:10:00Z" w16du:dateUtc="2026-04-21T14:10:59Z" w:id="1872">
              <w:r w:rsidRPr="5D58EB56">
                <w:rPr>
                  <w:rFonts w:asciiTheme="minorHAnsi" w:hAnsiTheme="minorHAnsi" w:cstheme="minorBidi"/>
                  <w:sz w:val="24"/>
                  <w:szCs w:val="24"/>
                </w:rPr>
                <w:t>Inventory on Hand submission without required fields</w:t>
              </w:r>
            </w:ins>
          </w:p>
        </w:tc>
        <w:tc>
          <w:tcPr>
            <w:tcW w:w="2830" w:type="dxa"/>
            <w:tcBorders>
              <w:top w:val="single" w:color="auto" w:sz="4" w:space="0"/>
            </w:tcBorders>
          </w:tcPr>
          <w:p w:rsidR="191F1433" w:rsidRDefault="191F1433" w14:paraId="0BF774BC" w14:textId="3650788F">
            <w:pPr>
              <w:pStyle w:val="Instructions"/>
              <w:pPrChange w:author="Vaddhi, Jigisha Nmn (CDC/NCIRD/OD) (CTR)" w:date="2026-04-21T14:07:00Z" w:id="1873">
                <w:pPr/>
              </w:pPrChange>
            </w:pPr>
            <w:ins w:author="Vaddhi, Jigisha Nmn (CDC/NCIRD/OD) (CTR)" w:date="2026-04-21T14:12:00Z" w16du:dateUtc="2026-04-21T14:12:38Z" w:id="1874">
              <w:r w:rsidRPr="5D58EB56">
                <w:rPr>
                  <w:rFonts w:asciiTheme="minorHAnsi" w:hAnsiTheme="minorHAnsi" w:cstheme="minorBidi"/>
                  <w:sz w:val="24"/>
                  <w:szCs w:val="24"/>
                </w:rPr>
                <w:t>Error message displayed for missing fields</w:t>
              </w:r>
            </w:ins>
          </w:p>
        </w:tc>
        <w:tc>
          <w:tcPr>
            <w:tcW w:w="4548" w:type="dxa"/>
            <w:tcBorders>
              <w:top w:val="single" w:color="auto" w:sz="4" w:space="0"/>
            </w:tcBorders>
          </w:tcPr>
          <w:p w:rsidR="191F1433" w:rsidRDefault="191F1433" w14:paraId="5204F2B9" w14:textId="045A1893">
            <w:pPr>
              <w:pStyle w:val="Instructions"/>
              <w:pPrChange w:author="Vaddhi, Jigisha Nmn (CDC/NCIRD/OD) (CTR)" w:date="2026-04-21T14:07:00Z" w:id="1875">
                <w:pPr/>
              </w:pPrChange>
            </w:pPr>
            <w:ins w:author="Vaddhi, Jigisha Nmn (CDC/NCIRD/OD) (CTR)" w:date="2026-04-21T14:12:00Z" w16du:dateUtc="2026-04-21T14:12:59Z" w:id="1876">
              <w:r w:rsidRPr="5D58EB56">
                <w:rPr>
                  <w:rFonts w:asciiTheme="minorHAnsi" w:hAnsiTheme="minorHAnsi" w:cstheme="minorBidi"/>
                  <w:sz w:val="24"/>
                  <w:szCs w:val="24"/>
                </w:rPr>
                <w:t>User must enter all the mandatory f</w:t>
              </w:r>
            </w:ins>
            <w:ins w:author="Vaddhi, Jigisha Nmn (CDC/NCIRD/OD) (CTR)" w:date="2026-04-21T14:13:00Z" w16du:dateUtc="2026-04-21T14:13:06Z" w:id="1877">
              <w:r w:rsidRPr="5D58EB56">
                <w:rPr>
                  <w:rFonts w:asciiTheme="minorHAnsi" w:hAnsiTheme="minorHAnsi" w:cstheme="minorBidi"/>
                  <w:sz w:val="24"/>
                  <w:szCs w:val="24"/>
                </w:rPr>
                <w:t>ields before submission</w:t>
              </w:r>
            </w:ins>
          </w:p>
        </w:tc>
      </w:tr>
      <w:tr w:rsidR="5D58EB56" w:rsidTr="5D58EB56" w14:paraId="1193FE87" w14:textId="77777777">
        <w:trPr>
          <w:trHeight w:val="300"/>
          <w:ins w:author="Vaddhi, Jigisha Nmn (CDC/NCIRD/OD) (CTR)" w:date="2026-04-21T14:46:00Z" w:id="1878"/>
        </w:trPr>
        <w:tc>
          <w:tcPr>
            <w:tcW w:w="2702" w:type="dxa"/>
            <w:tcBorders>
              <w:top w:val="single" w:color="auto" w:sz="4" w:space="0"/>
            </w:tcBorders>
          </w:tcPr>
          <w:p w:rsidR="29BEDDA6" w:rsidRDefault="29BEDDA6" w14:paraId="0AC59940" w14:textId="12B7A902">
            <w:pPr>
              <w:pStyle w:val="Instructions"/>
              <w:pPrChange w:author="Vaddhi, Jigisha Nmn (CDC/NCIRD/OD) (CTR)" w:date="2026-04-21T14:46:00Z" w:id="1879">
                <w:pPr/>
              </w:pPrChange>
            </w:pPr>
            <w:ins w:author="Vaddhi, Jigisha Nmn (CDC/NCIRD/OD) (CTR)" w:date="2026-04-21T14:46:00Z" w16du:dateUtc="2026-04-21T14:46:59Z" w:id="1880">
              <w:r w:rsidRPr="5D58EB56">
                <w:rPr>
                  <w:rFonts w:asciiTheme="minorHAnsi" w:hAnsiTheme="minorHAnsi" w:cstheme="minorBidi"/>
                  <w:sz w:val="24"/>
                  <w:szCs w:val="24"/>
                </w:rPr>
                <w:t>IoH submission without any field update</w:t>
              </w:r>
            </w:ins>
          </w:p>
        </w:tc>
        <w:tc>
          <w:tcPr>
            <w:tcW w:w="2830" w:type="dxa"/>
            <w:tcBorders>
              <w:top w:val="single" w:color="auto" w:sz="4" w:space="0"/>
            </w:tcBorders>
          </w:tcPr>
          <w:p w:rsidR="29BEDDA6" w:rsidRDefault="29BEDDA6" w14:paraId="7E6771EA" w14:textId="50A7C55E">
            <w:pPr>
              <w:pStyle w:val="Instructions"/>
              <w:pPrChange w:author="Vaddhi, Jigisha Nmn (CDC/NCIRD/OD) (CTR)" w:date="2026-04-21T14:46:00Z" w:id="1881">
                <w:pPr/>
              </w:pPrChange>
            </w:pPr>
            <w:ins w:author="Vaddhi, Jigisha Nmn (CDC/NCIRD/OD) (CTR)" w:date="2026-04-21T14:47:00Z" w16du:dateUtc="2026-04-21T14:47:38Z" w:id="1882">
              <w:r w:rsidRPr="5D58EB56">
                <w:rPr>
                  <w:rFonts w:asciiTheme="minorHAnsi" w:hAnsiTheme="minorHAnsi" w:cstheme="minorBidi"/>
                  <w:sz w:val="24"/>
                  <w:szCs w:val="24"/>
                </w:rPr>
                <w:t>Error message: ‘ Atleast one quantity update is required for IoH submission’</w:t>
              </w:r>
            </w:ins>
          </w:p>
        </w:tc>
        <w:tc>
          <w:tcPr>
            <w:tcW w:w="4548" w:type="dxa"/>
            <w:tcBorders>
              <w:top w:val="single" w:color="auto" w:sz="4" w:space="0"/>
            </w:tcBorders>
          </w:tcPr>
          <w:p w:rsidR="29BEDDA6" w:rsidRDefault="29BEDDA6" w14:paraId="08786DA2" w14:textId="52F4CA7E">
            <w:pPr>
              <w:pStyle w:val="Instructions"/>
              <w:pPrChange w:author="Vaddhi, Jigisha Nmn (CDC/NCIRD/OD) (CTR)" w:date="2026-04-21T14:46:00Z" w:id="1883">
                <w:pPr/>
              </w:pPrChange>
            </w:pPr>
            <w:ins w:author="Vaddhi, Jigisha Nmn (CDC/NCIRD/OD) (CTR)" w:date="2026-04-21T14:47:00Z" w16du:dateUtc="2026-04-21T14:47:59Z" w:id="1884">
              <w:r w:rsidRPr="5D58EB56">
                <w:rPr>
                  <w:rFonts w:asciiTheme="minorHAnsi" w:hAnsiTheme="minorHAnsi" w:cstheme="minorBidi"/>
                  <w:sz w:val="24"/>
                  <w:szCs w:val="24"/>
                </w:rPr>
                <w:t>User must update at least one quantity field before s</w:t>
              </w:r>
            </w:ins>
            <w:ins w:author="Vaddhi, Jigisha Nmn (CDC/NCIRD/OD) (CTR)" w:date="2026-04-21T14:48:00Z" w16du:dateUtc="2026-04-21T14:48:01Z" w:id="1885">
              <w:r w:rsidRPr="5D58EB56">
                <w:rPr>
                  <w:rFonts w:asciiTheme="minorHAnsi" w:hAnsiTheme="minorHAnsi" w:cstheme="minorBidi"/>
                  <w:sz w:val="24"/>
                  <w:szCs w:val="24"/>
                </w:rPr>
                <w:t>ubmission</w:t>
              </w:r>
            </w:ins>
          </w:p>
        </w:tc>
      </w:tr>
      <w:tr w:rsidR="5D58EB56" w:rsidTr="5D58EB56" w14:paraId="1953B073" w14:textId="77777777">
        <w:trPr>
          <w:trHeight w:val="300"/>
          <w:ins w:author="Vaddhi, Jigisha Nmn (CDC/NCIRD/OD) (CTR)" w:date="2026-04-21T14:48:00Z" w:id="1886"/>
        </w:trPr>
        <w:tc>
          <w:tcPr>
            <w:tcW w:w="2702" w:type="dxa"/>
            <w:tcBorders>
              <w:top w:val="single" w:color="auto" w:sz="4" w:space="0"/>
            </w:tcBorders>
          </w:tcPr>
          <w:p w:rsidR="29BEDDA6" w:rsidRDefault="29BEDDA6" w14:paraId="2480BBA3" w14:textId="2F12E43E">
            <w:pPr>
              <w:pStyle w:val="Instructions"/>
              <w:pPrChange w:author="Vaddhi, Jigisha Nmn (CDC/NCIRD/OD) (CTR)" w:date="2026-04-21T14:48:00Z" w:id="1887">
                <w:pPr/>
              </w:pPrChange>
            </w:pPr>
            <w:ins w:author="Vaddhi, Jigisha Nmn (CDC/NCIRD/OD) (CTR)" w:date="2026-04-21T14:48:00Z" w16du:dateUtc="2026-04-21T14:48:35Z" w:id="1888">
              <w:r w:rsidRPr="5D58EB56">
                <w:rPr>
                  <w:rFonts w:asciiTheme="minorHAnsi" w:hAnsiTheme="minorHAnsi" w:cstheme="minorBidi"/>
                  <w:sz w:val="24"/>
                  <w:szCs w:val="24"/>
                </w:rPr>
                <w:t>Temp log submission without required text update</w:t>
              </w:r>
            </w:ins>
          </w:p>
        </w:tc>
        <w:tc>
          <w:tcPr>
            <w:tcW w:w="2830" w:type="dxa"/>
            <w:tcBorders>
              <w:top w:val="single" w:color="auto" w:sz="4" w:space="0"/>
            </w:tcBorders>
          </w:tcPr>
          <w:p w:rsidR="29BEDDA6" w:rsidRDefault="29BEDDA6" w14:paraId="7AE47C25" w14:textId="5F180936">
            <w:pPr>
              <w:pStyle w:val="Instructions"/>
              <w:pPrChange w:author="Vaddhi, Jigisha Nmn (CDC/NCIRD/OD) (CTR)" w:date="2026-04-21T14:48:00Z" w:id="1889">
                <w:pPr/>
              </w:pPrChange>
            </w:pPr>
            <w:ins w:author="Vaddhi, Jigisha Nmn (CDC/NCIRD/OD) (CTR)" w:date="2026-04-21T14:48:00Z" w16du:dateUtc="2026-04-21T14:48:58Z" w:id="1890">
              <w:r w:rsidRPr="5D58EB56">
                <w:rPr>
                  <w:rFonts w:asciiTheme="minorHAnsi" w:hAnsiTheme="minorHAnsi" w:cstheme="minorBidi"/>
                  <w:sz w:val="24"/>
                  <w:szCs w:val="24"/>
                </w:rPr>
                <w:t xml:space="preserve">Error message displayed on submission </w:t>
              </w:r>
            </w:ins>
          </w:p>
        </w:tc>
        <w:tc>
          <w:tcPr>
            <w:tcW w:w="4548" w:type="dxa"/>
            <w:tcBorders>
              <w:top w:val="single" w:color="auto" w:sz="4" w:space="0"/>
            </w:tcBorders>
          </w:tcPr>
          <w:p w:rsidR="29BEDDA6" w:rsidRDefault="29BEDDA6" w14:paraId="62E5CF04" w14:textId="64A748A3">
            <w:pPr>
              <w:pStyle w:val="Instructions"/>
              <w:pPrChange w:author="Vaddhi, Jigisha Nmn (CDC/NCIRD/OD) (CTR)" w:date="2026-04-21T14:48:00Z" w:id="1891">
                <w:pPr/>
              </w:pPrChange>
            </w:pPr>
            <w:ins w:author="Vaddhi, Jigisha Nmn (CDC/NCIRD/OD) (CTR)" w:date="2026-04-21T14:49:00Z" w16du:dateUtc="2026-04-21T14:49:26Z" w:id="1892">
              <w:r w:rsidRPr="5D58EB56">
                <w:rPr>
                  <w:rFonts w:asciiTheme="minorHAnsi" w:hAnsiTheme="minorHAnsi" w:cstheme="minorBidi"/>
                  <w:sz w:val="24"/>
                  <w:szCs w:val="24"/>
                </w:rPr>
                <w:t>User must enter required text before proceeding</w:t>
              </w:r>
            </w:ins>
          </w:p>
        </w:tc>
      </w:tr>
      <w:tr w:rsidR="5D58EB56" w:rsidTr="5D58EB56" w14:paraId="4BD40CD0" w14:textId="77777777">
        <w:trPr>
          <w:trHeight w:val="300"/>
          <w:ins w:author="Vaddhi, Jigisha Nmn (CDC/NCIRD/OD) (CTR)" w:date="2026-04-21T14:49:00Z" w:id="1893"/>
        </w:trPr>
        <w:tc>
          <w:tcPr>
            <w:tcW w:w="2702" w:type="dxa"/>
            <w:tcBorders>
              <w:top w:val="single" w:color="auto" w:sz="4" w:space="0"/>
            </w:tcBorders>
          </w:tcPr>
          <w:p w:rsidR="29BEDDA6" w:rsidRDefault="29BEDDA6" w14:paraId="1169750C" w14:textId="3539373B">
            <w:pPr>
              <w:pStyle w:val="Instructions"/>
              <w:pPrChange w:author="Vaddhi, Jigisha Nmn (CDC/NCIRD/OD) (CTR)" w:date="2026-04-21T14:49:00Z" w:id="1894">
                <w:pPr/>
              </w:pPrChange>
            </w:pPr>
            <w:ins w:author="Vaddhi, Jigisha Nmn (CDC/NCIRD/OD) (CTR)" w:date="2026-04-21T14:49:00Z" w16du:dateUtc="2026-04-21T14:49:56Z" w:id="1895">
              <w:r w:rsidRPr="5D58EB56">
                <w:rPr>
                  <w:rFonts w:asciiTheme="minorHAnsi" w:hAnsiTheme="minorHAnsi" w:cstheme="minorBidi"/>
                  <w:sz w:val="24"/>
                  <w:szCs w:val="24"/>
                </w:rPr>
                <w:t>Doses administered submission without age group data</w:t>
              </w:r>
            </w:ins>
          </w:p>
        </w:tc>
        <w:tc>
          <w:tcPr>
            <w:tcW w:w="2830" w:type="dxa"/>
            <w:tcBorders>
              <w:top w:val="single" w:color="auto" w:sz="4" w:space="0"/>
            </w:tcBorders>
          </w:tcPr>
          <w:p w:rsidR="29BEDDA6" w:rsidRDefault="29BEDDA6" w14:paraId="4CD2E019" w14:textId="0FF3CCFA">
            <w:pPr>
              <w:pStyle w:val="Instructions"/>
              <w:pPrChange w:author="Vaddhi, Jigisha Nmn (CDC/NCIRD/OD) (CTR)" w:date="2026-04-21T14:49:00Z" w:id="1896">
                <w:pPr/>
              </w:pPrChange>
            </w:pPr>
            <w:ins w:author="Vaddhi, Jigisha Nmn (CDC/NCIRD/OD) (CTR)" w:date="2026-04-21T14:50:00Z" w16du:dateUtc="2026-04-21T14:50:55Z" w:id="1897">
              <w:r w:rsidRPr="5D58EB56">
                <w:rPr>
                  <w:rFonts w:asciiTheme="minorHAnsi" w:hAnsiTheme="minorHAnsi" w:cstheme="minorBidi"/>
                  <w:sz w:val="24"/>
                  <w:szCs w:val="24"/>
                </w:rPr>
                <w:t>Error message : ‘At</w:t>
              </w:r>
            </w:ins>
            <w:ins w:author="Santoli, Jeanne (CDC/NCIRD/ISD)" w:date="2026-04-28T17:20:00Z" w16du:dateUtc="2026-04-28T21:20:00Z" w:id="1898">
              <w:r w:rsidR="00766037">
                <w:rPr>
                  <w:rFonts w:asciiTheme="minorHAnsi" w:hAnsiTheme="minorHAnsi" w:cstheme="minorBidi"/>
                  <w:sz w:val="24"/>
                  <w:szCs w:val="24"/>
                </w:rPr>
                <w:t xml:space="preserve"> </w:t>
              </w:r>
            </w:ins>
            <w:ins w:author="Vaddhi, Jigisha Nmn (CDC/NCIRD/OD) (CTR)" w:date="2026-04-21T14:50:00Z" w16du:dateUtc="2026-04-21T14:50:55Z" w:id="1899">
              <w:r w:rsidRPr="5D58EB56">
                <w:rPr>
                  <w:rFonts w:asciiTheme="minorHAnsi" w:hAnsiTheme="minorHAnsi" w:cstheme="minorBidi"/>
                  <w:sz w:val="24"/>
                  <w:szCs w:val="24"/>
                </w:rPr>
                <w:t>least one age group entry is required’</w:t>
              </w:r>
            </w:ins>
          </w:p>
        </w:tc>
        <w:tc>
          <w:tcPr>
            <w:tcW w:w="4548" w:type="dxa"/>
            <w:tcBorders>
              <w:top w:val="single" w:color="auto" w:sz="4" w:space="0"/>
            </w:tcBorders>
          </w:tcPr>
          <w:p w:rsidR="5898310C" w:rsidRDefault="5898310C" w14:paraId="607C1CAD" w14:textId="78F2B62E">
            <w:pPr>
              <w:pStyle w:val="Instructions"/>
              <w:pPrChange w:author="Vaddhi, Jigisha Nmn (CDC/NCIRD/OD) (CTR)" w:date="2026-04-21T14:49:00Z" w:id="1900">
                <w:pPr/>
              </w:pPrChange>
            </w:pPr>
            <w:ins w:author="Vaddhi, Jigisha Nmn (CDC/NCIRD/OD) (CTR)" w:date="2026-04-21T14:51:00Z" w16du:dateUtc="2026-04-21T14:51:59Z" w:id="1901">
              <w:r w:rsidRPr="5D58EB56">
                <w:rPr>
                  <w:rFonts w:asciiTheme="minorHAnsi" w:hAnsiTheme="minorHAnsi" w:cstheme="minorBidi"/>
                  <w:sz w:val="24"/>
                  <w:szCs w:val="24"/>
                </w:rPr>
                <w:t>User must enter a</w:t>
              </w:r>
            </w:ins>
            <w:ins w:author="Vaddhi, Jigisha Nmn (CDC/NCIRD/OD) (CTR)" w:date="2026-04-21T14:52:00Z" w16du:dateUtc="2026-04-21T14:52:06Z" w:id="1902">
              <w:r w:rsidRPr="5D58EB56">
                <w:rPr>
                  <w:rFonts w:asciiTheme="minorHAnsi" w:hAnsiTheme="minorHAnsi" w:cstheme="minorBidi"/>
                  <w:sz w:val="24"/>
                  <w:szCs w:val="24"/>
                </w:rPr>
                <w:t>tleast one age group value</w:t>
              </w:r>
            </w:ins>
          </w:p>
        </w:tc>
      </w:tr>
      <w:tr w:rsidR="5D58EB56" w:rsidTr="5D58EB56" w14:paraId="1038B11C" w14:textId="77777777">
        <w:trPr>
          <w:trHeight w:val="300"/>
          <w:ins w:author="Vaddhi, Jigisha Nmn (CDC/NCIRD/OD) (CTR)" w:date="2026-04-21T14:52:00Z" w:id="1903"/>
        </w:trPr>
        <w:tc>
          <w:tcPr>
            <w:tcW w:w="2702" w:type="dxa"/>
            <w:tcBorders>
              <w:top w:val="single" w:color="auto" w:sz="4" w:space="0"/>
            </w:tcBorders>
          </w:tcPr>
          <w:p w:rsidR="5898310C" w:rsidRDefault="5898310C" w14:paraId="2200D925" w14:textId="35BFB6D9">
            <w:pPr>
              <w:pStyle w:val="Instructions"/>
              <w:pPrChange w:author="Vaddhi, Jigisha Nmn (CDC/NCIRD/OD) (CTR)" w:date="2026-04-21T14:52:00Z" w:id="1904">
                <w:pPr/>
              </w:pPrChange>
            </w:pPr>
            <w:ins w:author="Vaddhi, Jigisha Nmn (CDC/NCIRD/OD) (CTR)" w:date="2026-04-21T14:52:00Z" w16du:dateUtc="2026-04-21T14:52:51Z" w:id="1905">
              <w:r w:rsidRPr="5D58EB56">
                <w:rPr>
                  <w:rFonts w:asciiTheme="minorHAnsi" w:hAnsiTheme="minorHAnsi" w:cstheme="minorBidi"/>
                  <w:sz w:val="24"/>
                  <w:szCs w:val="24"/>
                </w:rPr>
                <w:t>Invalid Date range</w:t>
              </w:r>
            </w:ins>
          </w:p>
        </w:tc>
        <w:tc>
          <w:tcPr>
            <w:tcW w:w="2830" w:type="dxa"/>
            <w:tcBorders>
              <w:top w:val="single" w:color="auto" w:sz="4" w:space="0"/>
            </w:tcBorders>
          </w:tcPr>
          <w:p w:rsidR="5898310C" w:rsidRDefault="5898310C" w14:paraId="590D4E1C" w14:textId="79B9719E">
            <w:pPr>
              <w:pStyle w:val="Instructions"/>
              <w:pPrChange w:author="Vaddhi, Jigisha Nmn (CDC/NCIRD/OD) (CTR)" w:date="2026-04-21T14:52:00Z" w:id="1906">
                <w:pPr/>
              </w:pPrChange>
            </w:pPr>
            <w:ins w:author="Vaddhi, Jigisha Nmn (CDC/NCIRD/OD) (CTR)" w:date="2026-04-21T14:53:00Z" w16du:dateUtc="2026-04-21T14:53:44Z" w:id="1907">
              <w:r w:rsidRPr="5D58EB56">
                <w:rPr>
                  <w:rFonts w:asciiTheme="minorHAnsi" w:hAnsiTheme="minorHAnsi" w:cstheme="minorBidi"/>
                  <w:sz w:val="24"/>
                  <w:szCs w:val="24"/>
                </w:rPr>
                <w:t>Error message : ‘From date must be earlier than To date’</w:t>
              </w:r>
            </w:ins>
          </w:p>
        </w:tc>
        <w:tc>
          <w:tcPr>
            <w:tcW w:w="4548" w:type="dxa"/>
            <w:tcBorders>
              <w:top w:val="single" w:color="auto" w:sz="4" w:space="0"/>
            </w:tcBorders>
          </w:tcPr>
          <w:p w:rsidR="5898310C" w:rsidRDefault="5898310C" w14:paraId="41B6AC60" w14:textId="4C1401BE">
            <w:pPr>
              <w:pStyle w:val="Instructions"/>
              <w:pPrChange w:author="Vaddhi, Jigisha Nmn (CDC/NCIRD/OD) (CTR)" w:date="2026-04-21T14:52:00Z" w:id="1908">
                <w:pPr/>
              </w:pPrChange>
            </w:pPr>
            <w:ins w:author="Vaddhi, Jigisha Nmn (CDC/NCIRD/OD) (CTR)" w:date="2026-04-21T14:53:00Z" w16du:dateUtc="2026-04-21T14:53:59Z" w:id="1909">
              <w:r w:rsidRPr="5D58EB56">
                <w:rPr>
                  <w:rFonts w:asciiTheme="minorHAnsi" w:hAnsiTheme="minorHAnsi" w:cstheme="minorBidi"/>
                  <w:sz w:val="24"/>
                  <w:szCs w:val="24"/>
                </w:rPr>
                <w:t xml:space="preserve">User </w:t>
              </w:r>
            </w:ins>
            <w:ins w:author="Vaddhi, Jigisha Nmn (CDC/NCIRD/OD) (CTR)" w:date="2026-04-21T14:54:00Z" w16du:dateUtc="2026-04-21T14:54:05Z" w:id="1910">
              <w:r w:rsidRPr="5D58EB56">
                <w:rPr>
                  <w:rFonts w:asciiTheme="minorHAnsi" w:hAnsiTheme="minorHAnsi" w:cstheme="minorBidi"/>
                  <w:sz w:val="24"/>
                  <w:szCs w:val="24"/>
                </w:rPr>
                <w:t>must enter the correct date range</w:t>
              </w:r>
            </w:ins>
          </w:p>
        </w:tc>
      </w:tr>
      <w:tr w:rsidR="5D58EB56" w:rsidTr="5D58EB56" w14:paraId="7457C3DA" w14:textId="77777777">
        <w:trPr>
          <w:trHeight w:val="300"/>
          <w:ins w:author="Vaddhi, Jigisha Nmn (CDC/NCIRD/OD) (CTR)" w:date="2026-04-21T14:54:00Z" w:id="1911"/>
        </w:trPr>
        <w:tc>
          <w:tcPr>
            <w:tcW w:w="2702" w:type="dxa"/>
            <w:tcBorders>
              <w:top w:val="single" w:color="auto" w:sz="4" w:space="0"/>
            </w:tcBorders>
          </w:tcPr>
          <w:p w:rsidR="5898310C" w:rsidRDefault="5898310C" w14:paraId="172B51AA" w14:textId="1652AE5D">
            <w:pPr>
              <w:pStyle w:val="Instructions"/>
              <w:pPrChange w:author="Vaddhi, Jigisha Nmn (CDC/NCIRD/OD) (CTR)" w:date="2026-04-21T14:54:00Z" w:id="1912">
                <w:pPr/>
              </w:pPrChange>
            </w:pPr>
            <w:ins w:author="Vaddhi, Jigisha Nmn (CDC/NCIRD/OD) (CTR)" w:date="2026-04-21T14:54:00Z" w16du:dateUtc="2026-04-21T14:54:51Z" w:id="1913">
              <w:r w:rsidRPr="5D58EB56">
                <w:rPr>
                  <w:rFonts w:asciiTheme="minorHAnsi" w:hAnsiTheme="minorHAnsi" w:cstheme="minorBidi"/>
                  <w:sz w:val="24"/>
                  <w:szCs w:val="24"/>
                </w:rPr>
                <w:t>Invalid NDC during manual entry</w:t>
              </w:r>
            </w:ins>
          </w:p>
        </w:tc>
        <w:tc>
          <w:tcPr>
            <w:tcW w:w="2830" w:type="dxa"/>
            <w:tcBorders>
              <w:top w:val="single" w:color="auto" w:sz="4" w:space="0"/>
            </w:tcBorders>
          </w:tcPr>
          <w:p w:rsidR="5898310C" w:rsidRDefault="5898310C" w14:paraId="56AC5ABC" w14:textId="137747A3">
            <w:pPr>
              <w:pStyle w:val="Instructions"/>
              <w:pPrChange w:author="Vaddhi, Jigisha Nmn (CDC/NCIRD/OD) (CTR)" w:date="2026-04-21T14:54:00Z" w:id="1914">
                <w:pPr/>
              </w:pPrChange>
            </w:pPr>
            <w:ins w:author="Vaddhi, Jigisha Nmn (CDC/NCIRD/OD) (CTR)" w:date="2026-04-21T14:54:00Z" w16du:dateUtc="2026-04-21T14:54:59Z" w:id="1915">
              <w:r w:rsidRPr="5D58EB56">
                <w:rPr>
                  <w:rFonts w:asciiTheme="minorHAnsi" w:hAnsiTheme="minorHAnsi" w:cstheme="minorBidi"/>
                  <w:sz w:val="24"/>
                  <w:szCs w:val="24"/>
                </w:rPr>
                <w:t>Error message :</w:t>
              </w:r>
            </w:ins>
            <w:ins w:author="Vaddhi, Jigisha Nmn (CDC/NCIRD/OD) (CTR)" w:date="2026-04-21T14:55:00Z" w16du:dateUtc="2026-04-21T14:55:22Z" w:id="1916">
              <w:r w:rsidRPr="5D58EB56">
                <w:rPr>
                  <w:rFonts w:asciiTheme="minorHAnsi" w:hAnsiTheme="minorHAnsi" w:cstheme="minorBidi"/>
                  <w:sz w:val="24"/>
                  <w:szCs w:val="24"/>
                </w:rPr>
                <w:t xml:space="preserve"> ‘Invalid or Inactive NDC’</w:t>
              </w:r>
            </w:ins>
          </w:p>
        </w:tc>
        <w:tc>
          <w:tcPr>
            <w:tcW w:w="4548" w:type="dxa"/>
            <w:tcBorders>
              <w:top w:val="single" w:color="auto" w:sz="4" w:space="0"/>
            </w:tcBorders>
          </w:tcPr>
          <w:p w:rsidR="5898310C" w:rsidRDefault="5898310C" w14:paraId="32D56B01" w14:textId="30345955">
            <w:pPr>
              <w:pStyle w:val="Instructions"/>
              <w:pPrChange w:author="Vaddhi, Jigisha Nmn (CDC/NCIRD/OD) (CTR)" w:date="2026-04-21T14:54:00Z" w:id="1917">
                <w:pPr/>
              </w:pPrChange>
            </w:pPr>
            <w:ins w:author="Vaddhi, Jigisha Nmn (CDC/NCIRD/OD) (CTR)" w:date="2026-04-21T14:55:00Z" w16du:dateUtc="2026-04-21T14:55:59Z" w:id="1918">
              <w:r w:rsidRPr="5D58EB56">
                <w:rPr>
                  <w:rFonts w:asciiTheme="minorHAnsi" w:hAnsiTheme="minorHAnsi" w:cstheme="minorBidi"/>
                  <w:sz w:val="24"/>
                  <w:szCs w:val="24"/>
                </w:rPr>
                <w:t>User must select a valid NDC using value help or correct entry</w:t>
              </w:r>
            </w:ins>
          </w:p>
        </w:tc>
      </w:tr>
      <w:tr w:rsidR="5D58EB56" w:rsidTr="5D58EB56" w14:paraId="53278E2C" w14:textId="77777777">
        <w:trPr>
          <w:trHeight w:val="300"/>
          <w:ins w:author="Vaddhi, Jigisha Nmn (CDC/NCIRD/OD) (CTR)" w:date="2026-04-21T14:56:00Z" w:id="1919"/>
        </w:trPr>
        <w:tc>
          <w:tcPr>
            <w:tcW w:w="2702" w:type="dxa"/>
            <w:tcBorders>
              <w:top w:val="single" w:color="auto" w:sz="4" w:space="0"/>
            </w:tcBorders>
          </w:tcPr>
          <w:p w:rsidR="75BB60F7" w:rsidRDefault="75BB60F7" w14:paraId="5B321384" w14:textId="3E2455A6">
            <w:pPr>
              <w:pStyle w:val="Instructions"/>
              <w:pPrChange w:author="Vaddhi, Jigisha Nmn (CDC/NCIRD/OD) (CTR)" w:date="2026-04-21T14:56:00Z" w:id="1920">
                <w:pPr/>
              </w:pPrChange>
            </w:pPr>
            <w:ins w:author="Vaddhi, Jigisha Nmn (CDC/NCIRD/OD) (CTR)" w:date="2026-04-21T14:56:00Z" w16du:dateUtc="2026-04-21T14:56:58Z" w:id="1921">
              <w:r w:rsidRPr="5D58EB56">
                <w:rPr>
                  <w:rFonts w:asciiTheme="minorHAnsi" w:hAnsiTheme="minorHAnsi" w:cstheme="minorBidi"/>
                  <w:sz w:val="24"/>
                  <w:szCs w:val="24"/>
                </w:rPr>
                <w:t xml:space="preserve">Pandemic ancillary quantity </w:t>
              </w:r>
            </w:ins>
            <w:ins w:author="Vaddhi, Jigisha Nmn (CDC/NCIRD/OD) (CTR)" w:date="2026-04-21T14:57:00Z" w16du:dateUtc="2026-04-21T14:57:10Z" w:id="1922">
              <w:r w:rsidRPr="5D58EB56">
                <w:rPr>
                  <w:rFonts w:asciiTheme="minorHAnsi" w:hAnsiTheme="minorHAnsi" w:cstheme="minorBidi"/>
                  <w:sz w:val="24"/>
                  <w:szCs w:val="24"/>
                </w:rPr>
                <w:t>exceeds vaccine quantity</w:t>
              </w:r>
            </w:ins>
          </w:p>
        </w:tc>
        <w:tc>
          <w:tcPr>
            <w:tcW w:w="2830" w:type="dxa"/>
            <w:tcBorders>
              <w:top w:val="single" w:color="auto" w:sz="4" w:space="0"/>
            </w:tcBorders>
          </w:tcPr>
          <w:p w:rsidR="3E63D0ED" w:rsidRDefault="3E63D0ED" w14:paraId="61022390" w14:textId="43E4322D">
            <w:pPr>
              <w:pStyle w:val="Instructions"/>
              <w:pPrChange w:author="Vaddhi, Jigisha Nmn (CDC/NCIRD/OD) (CTR)" w:date="2026-04-21T14:56:00Z" w:id="1923">
                <w:pPr/>
              </w:pPrChange>
            </w:pPr>
            <w:ins w:author="Vaddhi, Jigisha Nmn (CDC/NCIRD/OD) (CTR)" w:date="2026-04-21T14:58:00Z" w16du:dateUtc="2026-04-21T14:58:47Z" w:id="1924">
              <w:r w:rsidRPr="5D58EB56">
                <w:rPr>
                  <w:rFonts w:asciiTheme="minorHAnsi" w:hAnsiTheme="minorHAnsi" w:cstheme="minorBidi"/>
                  <w:sz w:val="24"/>
                  <w:szCs w:val="24"/>
                </w:rPr>
                <w:t>Error message : ‘</w:t>
              </w:r>
              <w:del w:author="Santoli, Jeanne (CDC/NCIRD/ISD)" w:date="2026-04-28T17:20:00Z" w16du:dateUtc="2026-04-28T21:20:00Z" w:id="1925">
                <w:r w:rsidRPr="5D58EB56" w:rsidDel="00392212">
                  <w:rPr>
                    <w:rFonts w:asciiTheme="minorHAnsi" w:hAnsiTheme="minorHAnsi" w:cstheme="minorBidi"/>
                    <w:sz w:val="24"/>
                    <w:szCs w:val="24"/>
                  </w:rPr>
                  <w:delText>Acillary</w:delText>
                </w:r>
              </w:del>
            </w:ins>
            <w:ins w:author="Santoli, Jeanne (CDC/NCIRD/ISD)" w:date="2026-04-28T17:20:00Z" w16du:dateUtc="2026-04-28T21:20:00Z" w:id="1926">
              <w:r w:rsidRPr="5D58EB56" w:rsidR="00392212">
                <w:rPr>
                  <w:rFonts w:asciiTheme="minorHAnsi" w:hAnsiTheme="minorHAnsi" w:cstheme="minorBidi"/>
                  <w:sz w:val="24"/>
                  <w:szCs w:val="24"/>
                </w:rPr>
                <w:t>Ancillary</w:t>
              </w:r>
            </w:ins>
            <w:ins w:author="Vaddhi, Jigisha Nmn (CDC/NCIRD/OD) (CTR)" w:date="2026-04-21T14:58:00Z" w16du:dateUtc="2026-04-21T14:58:47Z" w:id="1927">
              <w:r w:rsidRPr="5D58EB56">
                <w:rPr>
                  <w:rFonts w:asciiTheme="minorHAnsi" w:hAnsiTheme="minorHAnsi" w:cstheme="minorBidi"/>
                  <w:sz w:val="24"/>
                  <w:szCs w:val="24"/>
                </w:rPr>
                <w:t xml:space="preserve"> quantity cannot exceed vaccine quantity’</w:t>
              </w:r>
            </w:ins>
          </w:p>
        </w:tc>
        <w:tc>
          <w:tcPr>
            <w:tcW w:w="4548" w:type="dxa"/>
            <w:tcBorders>
              <w:top w:val="single" w:color="auto" w:sz="4" w:space="0"/>
            </w:tcBorders>
          </w:tcPr>
          <w:p w:rsidR="3E63D0ED" w:rsidRDefault="3E63D0ED" w14:paraId="7E2B15C2" w14:textId="46FD5B3A">
            <w:pPr>
              <w:pStyle w:val="Instructions"/>
              <w:pPrChange w:author="Vaddhi, Jigisha Nmn (CDC/NCIRD/OD) (CTR)" w:date="2026-04-21T14:56:00Z" w:id="1928">
                <w:pPr/>
              </w:pPrChange>
            </w:pPr>
            <w:ins w:author="Vaddhi, Jigisha Nmn (CDC/NCIRD/OD) (CTR)" w:date="2026-04-21T14:58:00Z" w16du:dateUtc="2026-04-21T14:58:59Z" w:id="1929">
              <w:r w:rsidRPr="5D58EB56">
                <w:rPr>
                  <w:rFonts w:asciiTheme="minorHAnsi" w:hAnsiTheme="minorHAnsi" w:cstheme="minorBidi"/>
                  <w:sz w:val="24"/>
                  <w:szCs w:val="24"/>
                </w:rPr>
                <w:t xml:space="preserve">User must </w:t>
              </w:r>
            </w:ins>
            <w:ins w:author="Vaddhi, Jigisha Nmn (CDC/NCIRD/OD) (CTR)" w:date="2026-04-21T15:00:00Z" w16du:dateUtc="2026-04-21T15:00:37Z" w:id="1930">
              <w:r w:rsidRPr="5D58EB56" w:rsidR="4CF77C4E">
                <w:rPr>
                  <w:rFonts w:asciiTheme="minorHAnsi" w:hAnsiTheme="minorHAnsi" w:cstheme="minorBidi"/>
                  <w:sz w:val="24"/>
                  <w:szCs w:val="24"/>
                </w:rPr>
                <w:t>adjust ancillary quantities accordingly</w:t>
              </w:r>
            </w:ins>
          </w:p>
        </w:tc>
      </w:tr>
      <w:tr w:rsidR="5D58EB56" w:rsidTr="5D58EB56" w14:paraId="5D0DFCCA" w14:textId="77777777">
        <w:trPr>
          <w:trHeight w:val="300"/>
          <w:ins w:author="Vaddhi, Jigisha Nmn (CDC/NCIRD/OD) (CTR)" w:date="2026-04-21T15:00:00Z" w:id="1931"/>
        </w:trPr>
        <w:tc>
          <w:tcPr>
            <w:tcW w:w="2702" w:type="dxa"/>
            <w:tcBorders>
              <w:top w:val="single" w:color="auto" w:sz="4" w:space="0"/>
            </w:tcBorders>
          </w:tcPr>
          <w:p w:rsidR="4CF77C4E" w:rsidRDefault="4CF77C4E" w14:paraId="3821622E" w14:textId="18DF8B03">
            <w:pPr>
              <w:pStyle w:val="Instructions"/>
              <w:pPrChange w:author="Vaddhi, Jigisha Nmn (CDC/NCIRD/OD) (CTR)" w:date="2026-04-21T15:00:00Z" w:id="1932">
                <w:pPr/>
              </w:pPrChange>
            </w:pPr>
            <w:ins w:author="Vaddhi, Jigisha Nmn (CDC/NCIRD/OD) (CTR)" w:date="2026-04-21T15:00:00Z" w16du:dateUtc="2026-04-21T15:00:57Z" w:id="1933">
              <w:r w:rsidRPr="5D58EB56">
                <w:rPr>
                  <w:rFonts w:asciiTheme="minorHAnsi" w:hAnsiTheme="minorHAnsi" w:cstheme="minorBidi"/>
                  <w:sz w:val="24"/>
                  <w:szCs w:val="24"/>
                </w:rPr>
                <w:t>Ancillary item without corresp</w:t>
              </w:r>
            </w:ins>
            <w:ins w:author="Vaddhi, Jigisha Nmn (CDC/NCIRD/OD) (CTR)" w:date="2026-04-21T15:01:00Z" w16du:dateUtc="2026-04-21T15:01:13Z" w:id="1934">
              <w:r w:rsidRPr="5D58EB56">
                <w:rPr>
                  <w:rFonts w:asciiTheme="minorHAnsi" w:hAnsiTheme="minorHAnsi" w:cstheme="minorBidi"/>
                  <w:sz w:val="24"/>
                  <w:szCs w:val="24"/>
                </w:rPr>
                <w:t>onding pandemic vaccine item</w:t>
              </w:r>
            </w:ins>
          </w:p>
        </w:tc>
        <w:tc>
          <w:tcPr>
            <w:tcW w:w="2830" w:type="dxa"/>
            <w:tcBorders>
              <w:top w:val="single" w:color="auto" w:sz="4" w:space="0"/>
            </w:tcBorders>
          </w:tcPr>
          <w:p w:rsidR="4CF77C4E" w:rsidRDefault="4CF77C4E" w14:paraId="2068D41A" w14:textId="1A26F885">
            <w:pPr>
              <w:pStyle w:val="Instructions"/>
              <w:pPrChange w:author="Vaddhi, Jigisha Nmn (CDC/NCIRD/OD) (CTR)" w:date="2026-04-21T15:00:00Z" w:id="1935">
                <w:pPr/>
              </w:pPrChange>
            </w:pPr>
            <w:ins w:author="Vaddhi, Jigisha Nmn (CDC/NCIRD/OD) (CTR)" w:date="2026-04-21T15:01:00Z" w16du:dateUtc="2026-04-21T15:01:35Z" w:id="1936">
              <w:del w:author="Santoli, Jeanne (CDC/NCIRD/ISD)" w:date="2026-04-28T17:20:00Z" w16du:dateUtc="2026-04-28T21:20:00Z" w:id="1937">
                <w:r w:rsidRPr="5D58EB56" w:rsidDel="00392212">
                  <w:rPr>
                    <w:rFonts w:asciiTheme="minorHAnsi" w:hAnsiTheme="minorHAnsi" w:cstheme="minorBidi"/>
                    <w:sz w:val="24"/>
                    <w:szCs w:val="24"/>
                  </w:rPr>
                  <w:delText>Erroe</w:delText>
                </w:r>
              </w:del>
            </w:ins>
            <w:ins w:author="Santoli, Jeanne (CDC/NCIRD/ISD)" w:date="2026-04-28T17:20:00Z" w16du:dateUtc="2026-04-28T21:20:00Z" w:id="1938">
              <w:r w:rsidRPr="5D58EB56" w:rsidR="00392212">
                <w:rPr>
                  <w:rFonts w:asciiTheme="minorHAnsi" w:hAnsiTheme="minorHAnsi" w:cstheme="minorBidi"/>
                  <w:sz w:val="24"/>
                  <w:szCs w:val="24"/>
                </w:rPr>
                <w:t>Error</w:t>
              </w:r>
            </w:ins>
            <w:ins w:author="Vaddhi, Jigisha Nmn (CDC/NCIRD/OD) (CTR)" w:date="2026-04-21T15:01:00Z" w16du:dateUtc="2026-04-21T15:01:35Z" w:id="1939">
              <w:r w:rsidRPr="5D58EB56">
                <w:rPr>
                  <w:rFonts w:asciiTheme="minorHAnsi" w:hAnsiTheme="minorHAnsi" w:cstheme="minorBidi"/>
                  <w:sz w:val="24"/>
                  <w:szCs w:val="24"/>
                </w:rPr>
                <w:t xml:space="preserve"> message displayed at item level</w:t>
              </w:r>
            </w:ins>
          </w:p>
        </w:tc>
        <w:tc>
          <w:tcPr>
            <w:tcW w:w="4548" w:type="dxa"/>
            <w:tcBorders>
              <w:top w:val="single" w:color="auto" w:sz="4" w:space="0"/>
            </w:tcBorders>
          </w:tcPr>
          <w:p w:rsidR="4CF77C4E" w:rsidRDefault="4CF77C4E" w14:paraId="3FC0E089" w14:textId="7CD2518E">
            <w:pPr>
              <w:pStyle w:val="Instructions"/>
              <w:pPrChange w:author="Vaddhi, Jigisha Nmn (CDC/NCIRD/OD) (CTR)" w:date="2026-04-21T15:00:00Z" w:id="1940">
                <w:pPr/>
              </w:pPrChange>
            </w:pPr>
            <w:ins w:author="Vaddhi, Jigisha Nmn (CDC/NCIRD/OD) (CTR)" w:date="2026-04-21T15:01:00Z" w16du:dateUtc="2026-04-21T15:01:59Z" w:id="1941">
              <w:r w:rsidRPr="5D58EB56">
                <w:rPr>
                  <w:rFonts w:asciiTheme="minorHAnsi" w:hAnsiTheme="minorHAnsi" w:cstheme="minorBidi"/>
                  <w:sz w:val="24"/>
                  <w:szCs w:val="24"/>
                </w:rPr>
                <w:t xml:space="preserve">User must add corresponding vaccine item or remove ancillary </w:t>
              </w:r>
            </w:ins>
            <w:ins w:author="Vaddhi, Jigisha Nmn (CDC/NCIRD/OD) (CTR)" w:date="2026-04-21T15:02:00Z" w16du:dateUtc="2026-04-21T15:02:00Z" w:id="1942">
              <w:r w:rsidRPr="5D58EB56">
                <w:rPr>
                  <w:rFonts w:asciiTheme="minorHAnsi" w:hAnsiTheme="minorHAnsi" w:cstheme="minorBidi"/>
                  <w:sz w:val="24"/>
                  <w:szCs w:val="24"/>
                </w:rPr>
                <w:t>item</w:t>
              </w:r>
            </w:ins>
          </w:p>
        </w:tc>
      </w:tr>
    </w:tbl>
    <w:p w:rsidR="5D58EB56" w:rsidRDefault="5D58EB56" w14:paraId="38B6A1B7" w14:textId="4E3B4776"/>
    <w:p w:rsidR="5D58EB56" w:rsidRDefault="5D58EB56" w14:paraId="14F20547" w14:textId="4532A7CF"/>
    <w:p w:rsidRPr="00FB14A5" w:rsidR="00B454B6" w:rsidP="2E442796" w:rsidRDefault="00B454B6" w14:paraId="554F48AD" w14:textId="77777777">
      <w:pPr>
        <w:pStyle w:val="Bodycopy"/>
        <w:rPr>
          <w:rFonts w:asciiTheme="minorHAnsi" w:hAnsiTheme="minorHAnsi" w:cstheme="minorBidi"/>
          <w:color w:val="0000FF"/>
          <w:sz w:val="24"/>
          <w:szCs w:val="24"/>
        </w:rPr>
      </w:pPr>
    </w:p>
    <w:p w:rsidRPr="00E82005" w:rsidR="00B454B6" w:rsidP="000F6481" w:rsidRDefault="00B454B6" w14:paraId="5DA40324" w14:textId="77777777">
      <w:pPr>
        <w:pStyle w:val="Heading2"/>
      </w:pPr>
      <w:bookmarkStart w:name="_Toc237414233" w:id="1943"/>
      <w:bookmarkStart w:name="_Toc221702682" w:id="1944"/>
      <w:bookmarkStart w:name="_Toc367782057" w:id="1945"/>
      <w:r w:rsidRPr="00E82005">
        <w:t>Performance Requirements</w:t>
      </w:r>
      <w:bookmarkEnd w:id="1943"/>
      <w:bookmarkEnd w:id="1944"/>
      <w:bookmarkEnd w:id="1945"/>
    </w:p>
    <w:p w:rsidRPr="004E5B8A" w:rsidR="00B454B6" w:rsidP="004E5B8A" w:rsidRDefault="004E5B8A" w14:paraId="0129D137" w14:textId="2F52972E">
      <w:pPr>
        <w:pStyle w:val="Bodycopy"/>
        <w:rPr>
          <w:rFonts w:asciiTheme="minorHAnsi" w:hAnsiTheme="minorHAnsi" w:cstheme="minorBidi"/>
          <w:color w:val="auto"/>
          <w:sz w:val="24"/>
          <w:szCs w:val="24"/>
        </w:rPr>
      </w:pPr>
      <w:r w:rsidRPr="004E5B8A">
        <w:rPr>
          <w:rFonts w:asciiTheme="minorHAnsi" w:hAnsiTheme="minorHAnsi" w:cstheme="minorBidi"/>
          <w:color w:val="auto"/>
          <w:sz w:val="24"/>
          <w:szCs w:val="24"/>
        </w:rPr>
        <w:t>NA</w:t>
      </w:r>
    </w:p>
    <w:p w:rsidRPr="00FB14A5" w:rsidR="00B454B6" w:rsidP="2E442796" w:rsidRDefault="00B454B6" w14:paraId="6020E74B" w14:textId="77777777">
      <w:pPr>
        <w:pStyle w:val="Heading1"/>
        <w:tabs>
          <w:tab w:val="num" w:pos="360"/>
        </w:tabs>
      </w:pPr>
      <w:bookmarkStart w:name="_Toc318697060" w:id="1946"/>
      <w:bookmarkStart w:name="_Toc322031347" w:id="1947"/>
      <w:bookmarkStart w:name="_Toc221702683" w:id="1948"/>
      <w:r w:rsidRPr="2E442796">
        <w:lastRenderedPageBreak/>
        <w:t>Security and Controls</w:t>
      </w:r>
      <w:bookmarkEnd w:id="1946"/>
      <w:bookmarkEnd w:id="1947"/>
      <w:bookmarkEnd w:id="1948"/>
      <w:r w:rsidRPr="2E442796">
        <w:t xml:space="preserve"> </w:t>
      </w:r>
    </w:p>
    <w:p w:rsidRPr="00E82005" w:rsidR="00B454B6" w:rsidP="000F6481" w:rsidRDefault="00B454B6" w14:paraId="695610B2" w14:textId="77777777">
      <w:pPr>
        <w:pStyle w:val="Heading2"/>
      </w:pPr>
      <w:bookmarkStart w:name="_Toc221702684" w:id="1949"/>
      <w:bookmarkStart w:name="_Toc318697061" w:id="1950"/>
      <w:bookmarkStart w:name="_Toc322031348" w:id="1951"/>
      <w:r w:rsidRPr="00E82005">
        <w:t>Security Requirements</w:t>
      </w:r>
      <w:bookmarkEnd w:id="1949"/>
      <w:bookmarkEnd w:id="1950"/>
      <w:bookmarkEnd w:id="1951"/>
      <w:r w:rsidRPr="00E82005">
        <w:t xml:space="preserve"> </w:t>
      </w:r>
    </w:p>
    <w:p w:rsidR="005D5586" w:rsidP="005D5586" w:rsidRDefault="00B454B6" w14:paraId="0BC01371" w14:textId="77777777">
      <w:pPr>
        <w:pStyle w:val="Instructions"/>
        <w:rPr>
          <w:rFonts w:asciiTheme="minorHAnsi" w:hAnsiTheme="minorHAnsi" w:cstheme="minorBidi"/>
          <w:color w:val="auto"/>
          <w:sz w:val="24"/>
          <w:szCs w:val="24"/>
        </w:rPr>
      </w:pPr>
      <w:r w:rsidRPr="2E442796">
        <w:rPr>
          <w:rFonts w:asciiTheme="minorHAnsi" w:hAnsiTheme="minorHAnsi" w:cstheme="minorBidi"/>
          <w:sz w:val="24"/>
          <w:szCs w:val="24"/>
        </w:rPr>
        <w:t xml:space="preserve"> </w:t>
      </w:r>
      <w:r w:rsidRPr="00D06A38" w:rsidR="005D5586">
        <w:rPr>
          <w:rFonts w:asciiTheme="minorHAnsi" w:hAnsiTheme="minorHAnsi" w:cstheme="minorBidi"/>
          <w:color w:val="auto"/>
          <w:sz w:val="24"/>
          <w:szCs w:val="24"/>
        </w:rPr>
        <w:t xml:space="preserve">Awardees users should be able to flag only their Jurisdiction data. CDC users should be able to flag for any Awardees  </w:t>
      </w:r>
    </w:p>
    <w:p w:rsidRPr="00FB14A5" w:rsidR="00B454B6" w:rsidP="2E442796" w:rsidRDefault="00B454B6" w14:paraId="24A6E99D" w14:textId="62B6991C">
      <w:pPr>
        <w:pStyle w:val="Instructions"/>
        <w:rPr>
          <w:rFonts w:asciiTheme="minorHAnsi" w:hAnsiTheme="minorHAnsi" w:cstheme="minorBidi"/>
          <w:sz w:val="24"/>
          <w:szCs w:val="24"/>
        </w:rPr>
      </w:pPr>
    </w:p>
    <w:tbl>
      <w:tblPr>
        <w:tblW w:w="9242"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ook w:val="01E0" w:firstRow="1" w:lastRow="1" w:firstColumn="1" w:lastColumn="1" w:noHBand="0" w:noVBand="0"/>
      </w:tblPr>
      <w:tblGrid>
        <w:gridCol w:w="2021"/>
        <w:gridCol w:w="1599"/>
        <w:gridCol w:w="1903"/>
        <w:gridCol w:w="2163"/>
        <w:gridCol w:w="1556"/>
      </w:tblGrid>
      <w:tr w:rsidRPr="00FB14A5" w:rsidR="00B454B6" w:rsidTr="2E442796" w14:paraId="0811D410" w14:textId="77777777">
        <w:tc>
          <w:tcPr>
            <w:tcW w:w="2021" w:type="dxa"/>
            <w:tcBorders>
              <w:right w:val="single" w:color="FFFFFF" w:themeColor="background1" w:sz="4" w:space="0"/>
            </w:tcBorders>
            <w:shd w:val="clear" w:color="auto" w:fill="92D050"/>
          </w:tcPr>
          <w:p w:rsidRPr="00FB14A5" w:rsidR="00B454B6" w:rsidP="2E442796" w:rsidRDefault="00B454B6" w14:paraId="325D0221"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Object Type</w:t>
            </w:r>
          </w:p>
        </w:tc>
        <w:tc>
          <w:tcPr>
            <w:tcW w:w="1599" w:type="dxa"/>
            <w:tcBorders>
              <w:right w:val="single" w:color="FFFFFF" w:themeColor="background1" w:sz="4" w:space="0"/>
            </w:tcBorders>
            <w:shd w:val="clear" w:color="auto" w:fill="92D050"/>
          </w:tcPr>
          <w:p w:rsidRPr="00FB14A5" w:rsidR="00B454B6" w:rsidP="2E442796" w:rsidRDefault="00B454B6" w14:paraId="35277A84"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Name</w:t>
            </w:r>
          </w:p>
        </w:tc>
        <w:tc>
          <w:tcPr>
            <w:tcW w:w="1903" w:type="dxa"/>
            <w:tcBorders>
              <w:left w:val="single" w:color="FFFFFF" w:themeColor="background1" w:sz="4" w:space="0"/>
              <w:right w:val="single" w:color="FFFFFF" w:themeColor="background1" w:sz="4" w:space="0"/>
            </w:tcBorders>
            <w:shd w:val="clear" w:color="auto" w:fill="92D050"/>
          </w:tcPr>
          <w:p w:rsidRPr="00FB14A5" w:rsidR="00B454B6" w:rsidP="2E442796" w:rsidRDefault="00B454B6" w14:paraId="4693DB37"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Transaction Code</w:t>
            </w:r>
          </w:p>
        </w:tc>
        <w:tc>
          <w:tcPr>
            <w:tcW w:w="2163" w:type="dxa"/>
            <w:tcBorders>
              <w:left w:val="single" w:color="FFFFFF" w:themeColor="background1" w:sz="4" w:space="0"/>
            </w:tcBorders>
            <w:shd w:val="clear" w:color="auto" w:fill="92D050"/>
          </w:tcPr>
          <w:p w:rsidRPr="00FB14A5" w:rsidR="00B454B6" w:rsidP="2E442796" w:rsidRDefault="00B454B6" w14:paraId="314DAED7"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 xml:space="preserve">Authorization Group </w:t>
            </w:r>
          </w:p>
        </w:tc>
        <w:tc>
          <w:tcPr>
            <w:tcW w:w="1556" w:type="dxa"/>
            <w:tcBorders>
              <w:left w:val="single" w:color="FFFFFF" w:themeColor="background1" w:sz="4" w:space="0"/>
            </w:tcBorders>
            <w:shd w:val="clear" w:color="auto" w:fill="92D050"/>
          </w:tcPr>
          <w:p w:rsidRPr="00FB14A5" w:rsidR="00B454B6" w:rsidP="2E442796" w:rsidRDefault="00B454B6" w14:paraId="0C392A20"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Level of Security</w:t>
            </w:r>
          </w:p>
        </w:tc>
      </w:tr>
      <w:tr w:rsidRPr="00FB14A5" w:rsidR="00B454B6" w:rsidTr="2E442796" w14:paraId="6EB09CBC" w14:textId="77777777">
        <w:tc>
          <w:tcPr>
            <w:tcW w:w="2021" w:type="dxa"/>
          </w:tcPr>
          <w:p w:rsidRPr="00FB14A5" w:rsidR="00B454B6" w:rsidP="005F6EBF" w:rsidRDefault="005F6EBF" w14:paraId="7F01CA71" w14:textId="4D2808B1">
            <w:pPr>
              <w:pStyle w:val="Bodycopy"/>
              <w:rPr>
                <w:rFonts w:asciiTheme="minorHAnsi" w:hAnsiTheme="minorHAnsi" w:cstheme="minorBidi"/>
                <w:sz w:val="24"/>
                <w:szCs w:val="24"/>
              </w:rPr>
            </w:pPr>
            <w:r>
              <w:rPr>
                <w:rFonts w:asciiTheme="minorHAnsi" w:hAnsiTheme="minorHAnsi" w:cstheme="minorBidi"/>
                <w:sz w:val="24"/>
                <w:szCs w:val="24"/>
              </w:rPr>
              <w:t>Enhancement</w:t>
            </w:r>
          </w:p>
        </w:tc>
        <w:tc>
          <w:tcPr>
            <w:tcW w:w="1599" w:type="dxa"/>
          </w:tcPr>
          <w:p w:rsidRPr="00FB14A5" w:rsidR="00B454B6" w:rsidP="2E442796" w:rsidRDefault="005F6EBF" w14:paraId="02C057DA" w14:textId="370660AA">
            <w:pPr>
              <w:pStyle w:val="Instructions"/>
              <w:rPr>
                <w:rFonts w:asciiTheme="minorHAnsi" w:hAnsiTheme="minorHAnsi" w:cstheme="minorBidi"/>
                <w:sz w:val="24"/>
                <w:szCs w:val="24"/>
              </w:rPr>
            </w:pPr>
            <w:r w:rsidRPr="00685625">
              <w:rPr>
                <w:rFonts w:asciiTheme="minorHAnsi" w:hAnsiTheme="minorHAnsi" w:cstheme="minorBidi"/>
                <w:color w:val="auto"/>
                <w:sz w:val="24"/>
                <w:szCs w:val="24"/>
              </w:rPr>
              <w:t xml:space="preserve">E008 </w:t>
            </w:r>
            <w:r w:rsidRPr="00685625" w:rsidR="00685625">
              <w:rPr>
                <w:rFonts w:asciiTheme="minorHAnsi" w:hAnsiTheme="minorHAnsi" w:cstheme="minorBidi"/>
                <w:color w:val="auto"/>
                <w:sz w:val="24"/>
                <w:szCs w:val="24"/>
              </w:rPr>
              <w:t>– Fiori-Awardee-UI-Orders</w:t>
            </w:r>
          </w:p>
        </w:tc>
        <w:tc>
          <w:tcPr>
            <w:tcW w:w="1903" w:type="dxa"/>
          </w:tcPr>
          <w:p w:rsidRPr="00685625" w:rsidR="00B454B6" w:rsidP="2E442796" w:rsidRDefault="00685625" w14:paraId="27F6F0FB" w14:textId="2EA9BBC8">
            <w:pPr>
              <w:pStyle w:val="Instructions"/>
              <w:rPr>
                <w:rFonts w:asciiTheme="minorHAnsi" w:hAnsiTheme="minorHAnsi" w:cstheme="minorBidi"/>
                <w:color w:val="auto"/>
                <w:sz w:val="24"/>
                <w:szCs w:val="24"/>
              </w:rPr>
            </w:pPr>
            <w:r w:rsidRPr="00685625">
              <w:rPr>
                <w:rFonts w:asciiTheme="minorHAnsi" w:hAnsiTheme="minorHAnsi" w:cstheme="minorBidi"/>
                <w:color w:val="auto"/>
                <w:sz w:val="24"/>
                <w:szCs w:val="24"/>
              </w:rPr>
              <w:t>VA01</w:t>
            </w:r>
          </w:p>
        </w:tc>
        <w:tc>
          <w:tcPr>
            <w:tcW w:w="2163" w:type="dxa"/>
          </w:tcPr>
          <w:p w:rsidRPr="00685625" w:rsidR="00B454B6" w:rsidP="2E442796" w:rsidRDefault="00685625" w14:paraId="47879C29" w14:textId="4A9F29F7">
            <w:pPr>
              <w:pStyle w:val="Instructions"/>
              <w:rPr>
                <w:rFonts w:asciiTheme="minorHAnsi" w:hAnsiTheme="minorHAnsi" w:cstheme="minorBidi"/>
                <w:color w:val="auto"/>
                <w:sz w:val="24"/>
                <w:szCs w:val="24"/>
              </w:rPr>
            </w:pPr>
            <w:r w:rsidRPr="00685625">
              <w:rPr>
                <w:rFonts w:asciiTheme="minorHAnsi" w:hAnsiTheme="minorHAnsi" w:cstheme="minorBidi"/>
                <w:color w:val="auto"/>
                <w:sz w:val="24"/>
                <w:szCs w:val="24"/>
              </w:rPr>
              <w:t>TBC</w:t>
            </w:r>
          </w:p>
        </w:tc>
        <w:tc>
          <w:tcPr>
            <w:tcW w:w="1556" w:type="dxa"/>
          </w:tcPr>
          <w:p w:rsidRPr="00685625" w:rsidR="00B454B6" w:rsidP="2E442796" w:rsidRDefault="00685625" w14:paraId="387EAC9C" w14:textId="2F01A156">
            <w:pPr>
              <w:pStyle w:val="Instructions"/>
              <w:rPr>
                <w:rFonts w:asciiTheme="minorHAnsi" w:hAnsiTheme="minorHAnsi" w:cstheme="minorBidi"/>
                <w:color w:val="auto"/>
                <w:sz w:val="24"/>
                <w:szCs w:val="24"/>
              </w:rPr>
            </w:pPr>
            <w:r w:rsidRPr="00685625">
              <w:rPr>
                <w:rFonts w:asciiTheme="minorHAnsi" w:hAnsiTheme="minorHAnsi" w:cstheme="minorBidi"/>
                <w:color w:val="auto"/>
                <w:sz w:val="24"/>
                <w:szCs w:val="24"/>
              </w:rPr>
              <w:t>TBC</w:t>
            </w:r>
          </w:p>
        </w:tc>
      </w:tr>
    </w:tbl>
    <w:p w:rsidRPr="00FB14A5" w:rsidR="00B454B6" w:rsidP="2E442796" w:rsidRDefault="00B454B6" w14:paraId="0879BDC1" w14:textId="77777777">
      <w:pPr>
        <w:pStyle w:val="Bodycopy"/>
        <w:rPr>
          <w:rFonts w:asciiTheme="minorHAnsi" w:hAnsiTheme="minorHAnsi" w:cstheme="minorBidi"/>
          <w:color w:val="FF0000"/>
          <w:sz w:val="24"/>
          <w:szCs w:val="24"/>
          <w:lang w:val="en-CA"/>
        </w:rPr>
      </w:pPr>
    </w:p>
    <w:tbl>
      <w:tblPr>
        <w:tblW w:w="9230" w:type="dxa"/>
        <w:tblInd w:w="10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ook w:val="01E0" w:firstRow="1" w:lastRow="1" w:firstColumn="1" w:lastColumn="1" w:noHBand="0" w:noVBand="0"/>
      </w:tblPr>
      <w:tblGrid>
        <w:gridCol w:w="3237"/>
        <w:gridCol w:w="2789"/>
        <w:gridCol w:w="3204"/>
      </w:tblGrid>
      <w:tr w:rsidRPr="00FB14A5" w:rsidR="00B454B6" w:rsidTr="00685625" w14:paraId="6ECDC4A4" w14:textId="77777777">
        <w:tc>
          <w:tcPr>
            <w:tcW w:w="3237" w:type="dxa"/>
            <w:tcBorders>
              <w:right w:val="single" w:color="FFFFFF" w:themeColor="background1" w:sz="4" w:space="0"/>
            </w:tcBorders>
            <w:shd w:val="clear" w:color="auto" w:fill="92D050"/>
          </w:tcPr>
          <w:p w:rsidRPr="00FB14A5" w:rsidR="00B454B6" w:rsidP="2E442796" w:rsidRDefault="00B454B6" w14:paraId="31AA1E26" w14:textId="3571632C">
            <w:pPr>
              <w:pStyle w:val="Tablehead1"/>
              <w:rPr>
                <w:rFonts w:asciiTheme="minorHAnsi" w:hAnsiTheme="minorHAnsi" w:cstheme="minorBidi"/>
                <w:sz w:val="24"/>
                <w:szCs w:val="24"/>
              </w:rPr>
            </w:pPr>
            <w:r w:rsidRPr="2E442796">
              <w:rPr>
                <w:rFonts w:asciiTheme="minorHAnsi" w:hAnsiTheme="minorHAnsi" w:cstheme="minorBidi"/>
                <w:sz w:val="24"/>
                <w:szCs w:val="24"/>
              </w:rPr>
              <w:t xml:space="preserve"> Role</w:t>
            </w:r>
          </w:p>
        </w:tc>
        <w:tc>
          <w:tcPr>
            <w:tcW w:w="2789" w:type="dxa"/>
            <w:tcBorders>
              <w:left w:val="single" w:color="FFFFFF" w:themeColor="background1" w:sz="4" w:space="0"/>
              <w:right w:val="single" w:color="FFFFFF" w:themeColor="background1" w:sz="4" w:space="0"/>
            </w:tcBorders>
            <w:shd w:val="clear" w:color="auto" w:fill="92D050"/>
          </w:tcPr>
          <w:p w:rsidRPr="00FB14A5" w:rsidR="00B454B6" w:rsidP="2E442796" w:rsidRDefault="00B454B6" w14:paraId="6653717E"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Transaction Code(s)</w:t>
            </w:r>
          </w:p>
        </w:tc>
        <w:tc>
          <w:tcPr>
            <w:tcW w:w="3204" w:type="dxa"/>
            <w:tcBorders>
              <w:left w:val="single" w:color="FFFFFF" w:themeColor="background1" w:sz="4" w:space="0"/>
            </w:tcBorders>
            <w:shd w:val="clear" w:color="auto" w:fill="92D050"/>
          </w:tcPr>
          <w:p w:rsidRPr="00FB14A5" w:rsidR="00B454B6" w:rsidP="2E442796" w:rsidRDefault="00B454B6" w14:paraId="2A35D8E0" w14:textId="77777777">
            <w:pPr>
              <w:pStyle w:val="Tablehead1"/>
              <w:rPr>
                <w:rFonts w:asciiTheme="minorHAnsi" w:hAnsiTheme="minorHAnsi" w:cstheme="minorBidi"/>
                <w:sz w:val="24"/>
                <w:szCs w:val="24"/>
              </w:rPr>
            </w:pPr>
            <w:r w:rsidRPr="2E442796">
              <w:rPr>
                <w:rFonts w:asciiTheme="minorHAnsi" w:hAnsiTheme="minorHAnsi" w:cstheme="minorBidi"/>
                <w:sz w:val="24"/>
                <w:szCs w:val="24"/>
              </w:rPr>
              <w:t xml:space="preserve">Level of Security </w:t>
            </w:r>
          </w:p>
        </w:tc>
      </w:tr>
      <w:tr w:rsidRPr="00FB14A5" w:rsidR="00B454B6" w:rsidTr="00685625" w14:paraId="636B84D4" w14:textId="77777777">
        <w:tc>
          <w:tcPr>
            <w:tcW w:w="3237" w:type="dxa"/>
          </w:tcPr>
          <w:p w:rsidRPr="00135D29" w:rsidR="00B454B6" w:rsidP="2E442796" w:rsidRDefault="00381F93" w14:paraId="66FDBB6A" w14:textId="725007DA">
            <w:pPr>
              <w:pStyle w:val="Instructions"/>
              <w:rPr>
                <w:rFonts w:asciiTheme="minorHAnsi" w:hAnsiTheme="minorHAnsi" w:cstheme="minorBidi"/>
                <w:color w:val="auto"/>
                <w:sz w:val="24"/>
                <w:szCs w:val="24"/>
              </w:rPr>
            </w:pPr>
            <w:r w:rsidRPr="00135D29">
              <w:rPr>
                <w:rFonts w:asciiTheme="minorHAnsi" w:hAnsiTheme="minorHAnsi" w:cstheme="minorBidi"/>
                <w:color w:val="auto"/>
                <w:sz w:val="24"/>
                <w:szCs w:val="24"/>
              </w:rPr>
              <w:t>TBC</w:t>
            </w:r>
          </w:p>
        </w:tc>
        <w:tc>
          <w:tcPr>
            <w:tcW w:w="2789" w:type="dxa"/>
          </w:tcPr>
          <w:p w:rsidRPr="00135D29" w:rsidR="00B454B6" w:rsidP="2E442796" w:rsidRDefault="00381F93" w14:paraId="2F0BCAD1" w14:textId="5069E291">
            <w:pPr>
              <w:pStyle w:val="Instructions"/>
              <w:rPr>
                <w:rFonts w:asciiTheme="minorHAnsi" w:hAnsiTheme="minorHAnsi" w:cstheme="minorBidi"/>
                <w:color w:val="auto"/>
                <w:sz w:val="24"/>
                <w:szCs w:val="24"/>
              </w:rPr>
            </w:pPr>
            <w:r w:rsidRPr="00135D29">
              <w:rPr>
                <w:rFonts w:asciiTheme="minorHAnsi" w:hAnsiTheme="minorHAnsi" w:cstheme="minorBidi"/>
                <w:color w:val="auto"/>
                <w:sz w:val="24"/>
                <w:szCs w:val="24"/>
              </w:rPr>
              <w:t>VA01</w:t>
            </w:r>
          </w:p>
        </w:tc>
        <w:tc>
          <w:tcPr>
            <w:tcW w:w="3204" w:type="dxa"/>
          </w:tcPr>
          <w:p w:rsidRPr="00135D29" w:rsidR="00B454B6" w:rsidP="2E442796" w:rsidRDefault="00381F93" w14:paraId="727090AF" w14:textId="7E9C2DFE">
            <w:pPr>
              <w:pStyle w:val="Instructions"/>
              <w:rPr>
                <w:rFonts w:asciiTheme="minorHAnsi" w:hAnsiTheme="minorHAnsi" w:cstheme="minorBidi"/>
                <w:color w:val="auto"/>
                <w:sz w:val="24"/>
                <w:szCs w:val="24"/>
              </w:rPr>
            </w:pPr>
            <w:r w:rsidRPr="00135D29">
              <w:rPr>
                <w:rFonts w:asciiTheme="minorHAnsi" w:hAnsiTheme="minorHAnsi" w:cstheme="minorBidi"/>
                <w:color w:val="auto"/>
                <w:sz w:val="24"/>
                <w:szCs w:val="24"/>
              </w:rPr>
              <w:t>TBC</w:t>
            </w:r>
          </w:p>
        </w:tc>
      </w:tr>
    </w:tbl>
    <w:p w:rsidRPr="00FB14A5" w:rsidR="00B454B6" w:rsidP="2E442796" w:rsidRDefault="00B454B6" w14:paraId="699E3DC7" w14:textId="41898A40">
      <w:pPr>
        <w:pStyle w:val="Bodycopy"/>
        <w:rPr>
          <w:rFonts w:asciiTheme="minorHAnsi" w:hAnsiTheme="minorHAnsi" w:cstheme="minorBidi"/>
          <w:sz w:val="24"/>
          <w:szCs w:val="24"/>
          <w:lang w:val="en-CA"/>
        </w:rPr>
      </w:pPr>
    </w:p>
    <w:p w:rsidR="00B454B6" w:rsidP="000F6481" w:rsidRDefault="00B454B6" w14:paraId="76B4E563" w14:textId="77777777">
      <w:pPr>
        <w:pStyle w:val="Heading2"/>
      </w:pPr>
      <w:bookmarkStart w:name="_Toc322031382" w:id="1952"/>
      <w:bookmarkStart w:name="_Toc322953751" w:id="1953"/>
      <w:bookmarkStart w:name="_Toc221702685" w:id="1954"/>
      <w:bookmarkStart w:name="_Toc318697062" w:id="1955"/>
      <w:bookmarkStart w:name="_Toc360623564" w:id="1956"/>
      <w:r w:rsidRPr="00E82005">
        <w:t>Auditing and Control Requirements</w:t>
      </w:r>
      <w:bookmarkEnd w:id="1952"/>
      <w:bookmarkEnd w:id="1953"/>
      <w:bookmarkEnd w:id="1954"/>
      <w:bookmarkEnd w:id="1955"/>
      <w:bookmarkEnd w:id="1956"/>
      <w:r w:rsidRPr="00E82005">
        <w:t xml:space="preserve"> </w:t>
      </w:r>
    </w:p>
    <w:p w:rsidRPr="00135D29" w:rsidR="00135D29" w:rsidP="00135D29" w:rsidRDefault="00135D29" w14:paraId="29067FE1" w14:textId="22741CDC">
      <w:pPr>
        <w:pStyle w:val="Bodycopy"/>
        <w:rPr>
          <w:lang w:val="en-GB"/>
        </w:rPr>
      </w:pPr>
      <w:r>
        <w:rPr>
          <w:lang w:val="en-GB"/>
        </w:rPr>
        <w:t>NA</w:t>
      </w:r>
    </w:p>
    <w:p w:rsidRPr="00FB14A5" w:rsidR="00B454B6" w:rsidP="2E442796" w:rsidRDefault="00B454B6" w14:paraId="3D93F66B" w14:textId="6E801C54">
      <w:pPr>
        <w:pStyle w:val="Heading1"/>
        <w:tabs>
          <w:tab w:val="num" w:pos="360"/>
        </w:tabs>
      </w:pPr>
      <w:bookmarkStart w:name="_Toc221702686" w:id="1957"/>
      <w:bookmarkStart w:name="_Toc352773478" w:id="1958"/>
      <w:bookmarkStart w:name="_Toc352774722" w:id="1959"/>
      <w:bookmarkStart w:name="_Toc318130482" w:id="1960"/>
      <w:commentRangeStart w:id="1961"/>
      <w:commentRangeStart w:id="1962"/>
      <w:r>
        <w:lastRenderedPageBreak/>
        <w:t>Functional Unit Test Scenarios</w:t>
      </w:r>
      <w:bookmarkEnd w:id="1957"/>
      <w:bookmarkEnd w:id="1958"/>
      <w:bookmarkEnd w:id="1959"/>
      <w:bookmarkEnd w:id="1960"/>
      <w:commentRangeEnd w:id="1961"/>
      <w:r w:rsidRPr="00FB14A5" w:rsidR="00C95850">
        <w:rPr>
          <w:rStyle w:val="CommentReference"/>
          <w:sz w:val="24"/>
          <w:szCs w:val="24"/>
        </w:rPr>
        <w:commentReference w:id="1961"/>
      </w:r>
      <w:commentRangeEnd w:id="1962"/>
      <w:r>
        <w:rPr>
          <w:rStyle w:val="CommentReference"/>
        </w:rPr>
        <w:commentReference w:id="1962"/>
      </w:r>
    </w:p>
    <w:p w:rsidR="3F6D5A5A" w:rsidP="61CE347E" w:rsidRDefault="3F6D5A5A" w14:paraId="37522FA2" w14:textId="4A73DE1A">
      <w:pPr>
        <w:pStyle w:val="Bodycopy"/>
      </w:pPr>
      <w:r w:rsidRPr="61CE347E">
        <w:rPr>
          <w:rFonts w:ascii="Calibri" w:hAnsi="Calibri" w:eastAsia="Calibri" w:cs="Calibri"/>
          <w:b/>
          <w:bCs/>
          <w:color w:val="000000" w:themeColor="text1"/>
          <w:sz w:val="24"/>
          <w:szCs w:val="24"/>
          <w:lang w:val="en-GB"/>
        </w:rPr>
        <w:t>Note:</w:t>
      </w:r>
      <w:r w:rsidRPr="61CE347E">
        <w:rPr>
          <w:rFonts w:ascii="Calibri" w:hAnsi="Calibri" w:eastAsia="Calibri" w:cs="Calibri"/>
          <w:color w:val="000000" w:themeColor="text1"/>
          <w:sz w:val="24"/>
          <w:szCs w:val="24"/>
          <w:lang w:val="en-GB"/>
        </w:rPr>
        <w:t xml:space="preserve"> </w:t>
      </w:r>
      <w:r w:rsidRPr="61CE347E">
        <w:rPr>
          <w:rFonts w:ascii="Calibri" w:hAnsi="Calibri" w:eastAsia="Calibri" w:cs="Calibri"/>
          <w:i/>
          <w:iCs/>
          <w:color w:val="000000" w:themeColor="text1"/>
          <w:sz w:val="24"/>
          <w:szCs w:val="24"/>
          <w:lang w:val="en-GB"/>
        </w:rPr>
        <w:t>Once the Functional Unit testing is completed, a FUT walkthrough session will be conducted to go through the test results.</w:t>
      </w:r>
    </w:p>
    <w:p w:rsidRPr="00FB14A5" w:rsidR="00B454B6" w:rsidP="2E442796" w:rsidRDefault="00B454B6" w14:paraId="3E81684E" w14:textId="77777777">
      <w:pPr>
        <w:pStyle w:val="Bodycopy"/>
        <w:rPr>
          <w:rFonts w:asciiTheme="minorHAnsi" w:hAnsiTheme="minorHAnsi" w:cstheme="minorBidi"/>
          <w:sz w:val="24"/>
          <w:szCs w:val="24"/>
        </w:rPr>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847"/>
        <w:gridCol w:w="1220"/>
        <w:gridCol w:w="1612"/>
        <w:gridCol w:w="2492"/>
        <w:gridCol w:w="2003"/>
        <w:gridCol w:w="1906"/>
      </w:tblGrid>
      <w:tr w:rsidRPr="00FB14A5" w:rsidR="00B454B6" w:rsidTr="00226624" w14:paraId="730AF9CA" w14:textId="77777777">
        <w:tc>
          <w:tcPr>
            <w:tcW w:w="847" w:type="dxa"/>
            <w:shd w:val="clear" w:color="auto" w:fill="92D050"/>
            <w:hideMark/>
          </w:tcPr>
          <w:p w:rsidRPr="00FB14A5" w:rsidR="00B454B6" w:rsidP="2E442796" w:rsidRDefault="00B454B6" w14:paraId="058B594C" w14:textId="77777777">
            <w:pPr>
              <w:rPr>
                <w:b/>
                <w:bCs/>
                <w:color w:val="FFFFFF" w:themeColor="background1"/>
              </w:rPr>
            </w:pPr>
            <w:r w:rsidRPr="2E442796">
              <w:rPr>
                <w:b/>
                <w:bCs/>
                <w:color w:val="FFFFFF" w:themeColor="background1"/>
              </w:rPr>
              <w:t>Step</w:t>
            </w:r>
          </w:p>
          <w:p w:rsidRPr="00FB14A5" w:rsidR="00B454B6" w:rsidP="2E442796" w:rsidRDefault="00B454B6" w14:paraId="4DED6DBC" w14:textId="77777777">
            <w:pPr>
              <w:rPr>
                <w:b/>
                <w:bCs/>
                <w:color w:val="FFFFFF" w:themeColor="background1"/>
              </w:rPr>
            </w:pPr>
            <w:r w:rsidRPr="2E442796">
              <w:rPr>
                <w:b/>
                <w:bCs/>
                <w:color w:val="FFFFFF" w:themeColor="background1"/>
              </w:rPr>
              <w:t>#</w:t>
            </w:r>
          </w:p>
        </w:tc>
        <w:tc>
          <w:tcPr>
            <w:tcW w:w="1220" w:type="dxa"/>
            <w:shd w:val="clear" w:color="auto" w:fill="92D050"/>
            <w:hideMark/>
          </w:tcPr>
          <w:p w:rsidRPr="00FB14A5" w:rsidR="00B454B6" w:rsidP="2E442796" w:rsidRDefault="00B454B6" w14:paraId="289796D2" w14:textId="77777777">
            <w:pPr>
              <w:rPr>
                <w:b/>
                <w:bCs/>
                <w:color w:val="FFFFFF" w:themeColor="background1"/>
              </w:rPr>
            </w:pPr>
            <w:r w:rsidRPr="2E442796">
              <w:rPr>
                <w:b/>
                <w:bCs/>
                <w:color w:val="FFFFFF" w:themeColor="background1"/>
              </w:rPr>
              <w:t>Test Type</w:t>
            </w:r>
          </w:p>
        </w:tc>
        <w:tc>
          <w:tcPr>
            <w:tcW w:w="1612" w:type="dxa"/>
            <w:shd w:val="clear" w:color="auto" w:fill="92D050"/>
            <w:hideMark/>
          </w:tcPr>
          <w:p w:rsidRPr="00FB14A5" w:rsidR="00B454B6" w:rsidP="2E442796" w:rsidRDefault="00257997" w14:paraId="5A81C1BE" w14:textId="4B262AB0">
            <w:pPr>
              <w:rPr>
                <w:b/>
                <w:bCs/>
                <w:color w:val="FFFFFF" w:themeColor="background1"/>
              </w:rPr>
            </w:pPr>
            <w:r>
              <w:rPr>
                <w:b/>
                <w:bCs/>
                <w:color w:val="FFFFFF" w:themeColor="background1"/>
              </w:rPr>
              <w:t>Test</w:t>
            </w:r>
            <w:r w:rsidRPr="2E442796" w:rsidR="00B454B6">
              <w:rPr>
                <w:b/>
                <w:bCs/>
                <w:color w:val="FFFFFF" w:themeColor="background1"/>
              </w:rPr>
              <w:t xml:space="preserve"> Title</w:t>
            </w:r>
          </w:p>
        </w:tc>
        <w:tc>
          <w:tcPr>
            <w:tcW w:w="2492" w:type="dxa"/>
            <w:shd w:val="clear" w:color="auto" w:fill="92D050"/>
            <w:hideMark/>
          </w:tcPr>
          <w:p w:rsidRPr="00FB14A5" w:rsidR="00B454B6" w:rsidP="2E442796" w:rsidRDefault="00B454B6" w14:paraId="3EF26C7E" w14:textId="77777777">
            <w:pPr>
              <w:rPr>
                <w:b/>
                <w:bCs/>
                <w:color w:val="FFFFFF" w:themeColor="background1"/>
              </w:rPr>
            </w:pPr>
            <w:r w:rsidRPr="2E442796">
              <w:rPr>
                <w:b/>
                <w:bCs/>
                <w:color w:val="FFFFFF" w:themeColor="background1"/>
              </w:rPr>
              <w:t>Steps Performed</w:t>
            </w:r>
          </w:p>
        </w:tc>
        <w:tc>
          <w:tcPr>
            <w:tcW w:w="2003" w:type="dxa"/>
            <w:shd w:val="clear" w:color="auto" w:fill="92D050"/>
            <w:hideMark/>
          </w:tcPr>
          <w:p w:rsidRPr="00FB14A5" w:rsidR="00B454B6" w:rsidP="2E442796" w:rsidRDefault="00B454B6" w14:paraId="7538E8C6" w14:textId="77777777">
            <w:pPr>
              <w:rPr>
                <w:b/>
                <w:bCs/>
                <w:color w:val="FFFFFF" w:themeColor="background1"/>
              </w:rPr>
            </w:pPr>
            <w:r w:rsidRPr="2E442796">
              <w:rPr>
                <w:b/>
                <w:bCs/>
                <w:color w:val="FFFFFF" w:themeColor="background1"/>
              </w:rPr>
              <w:t>Expected Results</w:t>
            </w:r>
          </w:p>
        </w:tc>
        <w:tc>
          <w:tcPr>
            <w:tcW w:w="1906" w:type="dxa"/>
            <w:shd w:val="clear" w:color="auto" w:fill="92D050"/>
            <w:hideMark/>
          </w:tcPr>
          <w:p w:rsidRPr="00FB14A5" w:rsidR="00B454B6" w:rsidP="2E442796" w:rsidRDefault="00B454B6" w14:paraId="2346ED51" w14:textId="77777777">
            <w:pPr>
              <w:rPr>
                <w:b/>
                <w:bCs/>
                <w:color w:val="FFFFFF" w:themeColor="background1"/>
              </w:rPr>
            </w:pPr>
            <w:r w:rsidRPr="2E442796">
              <w:rPr>
                <w:b/>
                <w:bCs/>
                <w:color w:val="FFFFFF" w:themeColor="background1"/>
              </w:rPr>
              <w:t>Actual Results</w:t>
            </w:r>
          </w:p>
        </w:tc>
      </w:tr>
      <w:tr w:rsidRPr="00BF4020" w:rsidR="00B454B6" w:rsidTr="00226624" w14:paraId="613FD417" w14:textId="77777777">
        <w:trPr>
          <w:trHeight w:val="1322"/>
        </w:trPr>
        <w:tc>
          <w:tcPr>
            <w:tcW w:w="847" w:type="dxa"/>
            <w:vAlign w:val="center"/>
          </w:tcPr>
          <w:p w:rsidRPr="00BF4020" w:rsidR="00B454B6" w:rsidP="2E442796" w:rsidRDefault="00AE166C" w14:paraId="071DB186" w14:textId="797D0112">
            <w:pPr>
              <w:rPr>
                <w:rFonts w:eastAsia="Times" w:cstheme="minorHAnsi"/>
                <w:lang w:val="en-GB"/>
              </w:rPr>
            </w:pPr>
            <w:r w:rsidRPr="00BF4020">
              <w:rPr>
                <w:rFonts w:eastAsia="Times" w:cstheme="minorHAnsi"/>
                <w:lang w:val="en-GB"/>
              </w:rPr>
              <w:t>1.</w:t>
            </w:r>
          </w:p>
        </w:tc>
        <w:tc>
          <w:tcPr>
            <w:tcW w:w="1220" w:type="dxa"/>
            <w:vAlign w:val="center"/>
          </w:tcPr>
          <w:p w:rsidRPr="00BF4020" w:rsidR="00B454B6" w:rsidP="2E442796" w:rsidRDefault="00AE166C" w14:paraId="19300DF7" w14:textId="0EDC7C9A">
            <w:pPr>
              <w:rPr>
                <w:rFonts w:eastAsia="Times" w:cstheme="minorHAnsi"/>
                <w:lang w:val="en-GB"/>
              </w:rPr>
            </w:pPr>
            <w:r w:rsidRPr="00BF4020">
              <w:rPr>
                <w:rFonts w:eastAsia="Times" w:cstheme="minorHAnsi"/>
                <w:lang w:val="en-GB"/>
              </w:rPr>
              <w:t>Positive</w:t>
            </w:r>
          </w:p>
        </w:tc>
        <w:tc>
          <w:tcPr>
            <w:tcW w:w="1612" w:type="dxa"/>
            <w:vAlign w:val="center"/>
          </w:tcPr>
          <w:p w:rsidRPr="00BF4020" w:rsidR="00B454B6" w:rsidP="2E442796" w:rsidRDefault="00AE166C" w14:paraId="63947D9E" w14:textId="5E51D806">
            <w:pPr>
              <w:rPr>
                <w:rFonts w:eastAsia="Times" w:cstheme="minorHAnsi"/>
                <w:lang w:val="en-GB"/>
              </w:rPr>
            </w:pPr>
            <w:r w:rsidRPr="00BF4020">
              <w:rPr>
                <w:rFonts w:eastAsia="Times" w:cstheme="minorHAnsi"/>
                <w:lang w:val="en-GB"/>
              </w:rPr>
              <w:t>Create Order Via Fiori</w:t>
            </w:r>
          </w:p>
        </w:tc>
        <w:tc>
          <w:tcPr>
            <w:tcW w:w="2492" w:type="dxa"/>
            <w:vAlign w:val="center"/>
          </w:tcPr>
          <w:p w:rsidRPr="00BF4020" w:rsidR="00B454B6" w:rsidP="2E442796" w:rsidRDefault="00226624" w14:paraId="52A3FBC7" w14:textId="73560593">
            <w:pPr>
              <w:rPr>
                <w:rFonts w:eastAsia="Times" w:cstheme="minorHAnsi"/>
                <w:lang w:val="en-GB"/>
              </w:rPr>
            </w:pPr>
            <w:r w:rsidRPr="00BF4020">
              <w:rPr>
                <w:rFonts w:eastAsia="Times" w:cstheme="minorHAnsi"/>
                <w:lang w:val="en-GB"/>
              </w:rPr>
              <w:t xml:space="preserve">Launch Fiori app, Click create, Enter header and Item fields </w:t>
            </w:r>
          </w:p>
        </w:tc>
        <w:tc>
          <w:tcPr>
            <w:tcW w:w="2003" w:type="dxa"/>
            <w:vAlign w:val="center"/>
          </w:tcPr>
          <w:p w:rsidRPr="00BF4020" w:rsidR="00B454B6" w:rsidP="2E442796" w:rsidRDefault="00226624" w14:paraId="77FED1EA" w14:textId="60DD044C">
            <w:pPr>
              <w:rPr>
                <w:rFonts w:eastAsia="Times" w:cstheme="minorHAnsi"/>
                <w:lang w:val="en-GB"/>
              </w:rPr>
            </w:pPr>
            <w:r w:rsidRPr="00BF4020">
              <w:rPr>
                <w:rFonts w:eastAsia="Times" w:cstheme="minorHAnsi"/>
                <w:lang w:val="en-GB"/>
              </w:rPr>
              <w:t>Sales order created in VA01</w:t>
            </w:r>
          </w:p>
        </w:tc>
        <w:tc>
          <w:tcPr>
            <w:tcW w:w="1906" w:type="dxa"/>
            <w:vAlign w:val="center"/>
          </w:tcPr>
          <w:p w:rsidRPr="00BF4020" w:rsidR="00B454B6" w:rsidP="2E442796" w:rsidRDefault="00B454B6" w14:paraId="05C7E8EF" w14:textId="2A8877C8">
            <w:pPr>
              <w:rPr>
                <w:rFonts w:eastAsia="Times" w:cstheme="minorHAnsi"/>
                <w:lang w:val="en-GB"/>
              </w:rPr>
            </w:pPr>
          </w:p>
        </w:tc>
      </w:tr>
      <w:tr w:rsidRPr="00BF4020" w:rsidR="00226624" w:rsidTr="00226624" w14:paraId="51156820" w14:textId="77777777">
        <w:trPr>
          <w:trHeight w:val="1322"/>
        </w:trPr>
        <w:tc>
          <w:tcPr>
            <w:tcW w:w="847" w:type="dxa"/>
            <w:vAlign w:val="center"/>
          </w:tcPr>
          <w:p w:rsidRPr="00BF4020" w:rsidR="00226624" w:rsidP="00226624" w:rsidRDefault="00226624" w14:paraId="0AEDD08D" w14:textId="3934B3AF">
            <w:pPr>
              <w:rPr>
                <w:rFonts w:eastAsia="Times" w:cstheme="minorHAnsi"/>
                <w:lang w:val="en-GB"/>
              </w:rPr>
            </w:pPr>
            <w:r w:rsidRPr="00BF4020">
              <w:rPr>
                <w:rFonts w:eastAsia="Times" w:cstheme="minorHAnsi"/>
                <w:lang w:val="en-GB"/>
              </w:rPr>
              <w:t>2.</w:t>
            </w:r>
          </w:p>
        </w:tc>
        <w:tc>
          <w:tcPr>
            <w:tcW w:w="1220" w:type="dxa"/>
            <w:vAlign w:val="center"/>
          </w:tcPr>
          <w:p w:rsidRPr="00BF4020" w:rsidR="00226624" w:rsidP="2E442796" w:rsidRDefault="009D087F" w14:paraId="60667063" w14:textId="06444E75">
            <w:pPr>
              <w:rPr>
                <w:rFonts w:eastAsia="Times" w:cstheme="minorHAnsi"/>
                <w:lang w:val="en-GB"/>
              </w:rPr>
            </w:pPr>
            <w:r w:rsidRPr="00BF4020">
              <w:rPr>
                <w:rFonts w:eastAsia="Times" w:cstheme="minorHAnsi"/>
                <w:lang w:val="en-GB"/>
              </w:rPr>
              <w:t>Positive</w:t>
            </w:r>
          </w:p>
        </w:tc>
        <w:tc>
          <w:tcPr>
            <w:tcW w:w="1612" w:type="dxa"/>
            <w:vAlign w:val="center"/>
          </w:tcPr>
          <w:p w:rsidRPr="00BF4020" w:rsidR="00226624" w:rsidP="2E442796" w:rsidRDefault="009D087F" w14:paraId="54F26486" w14:textId="1A148BEB">
            <w:pPr>
              <w:rPr>
                <w:rFonts w:eastAsia="Times" w:cstheme="minorHAnsi"/>
                <w:lang w:val="en-GB"/>
              </w:rPr>
            </w:pPr>
            <w:r w:rsidRPr="00BF4020">
              <w:rPr>
                <w:rFonts w:eastAsia="Times" w:cstheme="minorHAnsi"/>
                <w:lang w:val="en-GB"/>
              </w:rPr>
              <w:t>Header Data mapping to va01</w:t>
            </w:r>
          </w:p>
        </w:tc>
        <w:tc>
          <w:tcPr>
            <w:tcW w:w="2492" w:type="dxa"/>
            <w:vAlign w:val="center"/>
          </w:tcPr>
          <w:p w:rsidRPr="00BF4020" w:rsidR="00226624" w:rsidP="2E442796" w:rsidRDefault="009D087F" w14:paraId="72074B5C" w14:textId="32678E91">
            <w:pPr>
              <w:rPr>
                <w:rFonts w:eastAsia="Times" w:cstheme="minorHAnsi"/>
                <w:lang w:val="en-GB"/>
              </w:rPr>
            </w:pPr>
            <w:r w:rsidRPr="00BF4020">
              <w:rPr>
                <w:rFonts w:eastAsia="Times" w:cstheme="minorHAnsi"/>
                <w:lang w:val="en-GB"/>
              </w:rPr>
              <w:t xml:space="preserve">Enter </w:t>
            </w:r>
            <w:r w:rsidRPr="00BF4020" w:rsidR="006A2AE2">
              <w:rPr>
                <w:rFonts w:eastAsia="Times" w:cstheme="minorHAnsi"/>
                <w:lang w:val="en-GB"/>
              </w:rPr>
              <w:t>Provider, Order</w:t>
            </w:r>
            <w:r w:rsidRPr="00BF4020">
              <w:rPr>
                <w:rFonts w:eastAsia="Times" w:cstheme="minorHAnsi"/>
                <w:lang w:val="en-GB"/>
              </w:rPr>
              <w:t xml:space="preserve"> reason, Priority</w:t>
            </w:r>
            <w:r w:rsidRPr="00BF4020" w:rsidR="006A2AE2">
              <w:rPr>
                <w:rFonts w:eastAsia="Times" w:cstheme="minorHAnsi"/>
                <w:lang w:val="en-GB"/>
              </w:rPr>
              <w:t xml:space="preserve"> and Save</w:t>
            </w:r>
          </w:p>
        </w:tc>
        <w:tc>
          <w:tcPr>
            <w:tcW w:w="2003" w:type="dxa"/>
            <w:vAlign w:val="center"/>
          </w:tcPr>
          <w:p w:rsidRPr="00BF4020" w:rsidR="00226624" w:rsidP="2E442796" w:rsidRDefault="006A2AE2" w14:paraId="1CE2EABB" w14:textId="75B30F2F">
            <w:pPr>
              <w:rPr>
                <w:rFonts w:eastAsia="Times" w:cstheme="minorHAnsi"/>
                <w:lang w:val="en-GB"/>
              </w:rPr>
            </w:pPr>
            <w:r w:rsidRPr="00BF4020">
              <w:rPr>
                <w:rFonts w:eastAsia="Times" w:cstheme="minorHAnsi"/>
                <w:lang w:val="en-GB"/>
              </w:rPr>
              <w:t>Fields mapped correctly</w:t>
            </w:r>
          </w:p>
        </w:tc>
        <w:tc>
          <w:tcPr>
            <w:tcW w:w="1906" w:type="dxa"/>
            <w:vAlign w:val="center"/>
          </w:tcPr>
          <w:p w:rsidRPr="00BF4020" w:rsidR="00226624" w:rsidP="2E442796" w:rsidRDefault="00226624" w14:paraId="4853C766" w14:textId="77777777">
            <w:pPr>
              <w:rPr>
                <w:rFonts w:eastAsia="Times" w:cstheme="minorHAnsi"/>
                <w:lang w:val="en-GB"/>
              </w:rPr>
            </w:pPr>
          </w:p>
        </w:tc>
      </w:tr>
      <w:tr w:rsidRPr="00BF4020" w:rsidR="00226624" w:rsidTr="00226624" w14:paraId="7D329B0D" w14:textId="77777777">
        <w:trPr>
          <w:trHeight w:val="1322"/>
        </w:trPr>
        <w:tc>
          <w:tcPr>
            <w:tcW w:w="847" w:type="dxa"/>
            <w:vAlign w:val="center"/>
          </w:tcPr>
          <w:p w:rsidRPr="00BF4020" w:rsidR="00226624" w:rsidP="006A2AE2" w:rsidRDefault="006A2AE2" w14:paraId="51C3D5E5" w14:textId="48B18322">
            <w:pPr>
              <w:rPr>
                <w:rFonts w:eastAsia="Times" w:cstheme="minorHAnsi"/>
                <w:lang w:val="en-GB"/>
              </w:rPr>
            </w:pPr>
            <w:r w:rsidRPr="00BF4020">
              <w:rPr>
                <w:rFonts w:eastAsia="Times" w:cstheme="minorHAnsi"/>
                <w:lang w:val="en-GB"/>
              </w:rPr>
              <w:t>3.</w:t>
            </w:r>
          </w:p>
        </w:tc>
        <w:tc>
          <w:tcPr>
            <w:tcW w:w="1220" w:type="dxa"/>
            <w:vAlign w:val="center"/>
          </w:tcPr>
          <w:p w:rsidRPr="00BF4020" w:rsidR="00226624" w:rsidP="2E442796" w:rsidRDefault="006A2AE2" w14:paraId="60F19386" w14:textId="6180C247">
            <w:pPr>
              <w:rPr>
                <w:rFonts w:eastAsia="Times" w:cstheme="minorHAnsi"/>
                <w:lang w:val="en-GB"/>
              </w:rPr>
            </w:pPr>
            <w:r w:rsidRPr="00BF4020">
              <w:rPr>
                <w:rFonts w:eastAsia="Times" w:cstheme="minorHAnsi"/>
                <w:lang w:val="en-GB"/>
              </w:rPr>
              <w:t>Positive</w:t>
            </w:r>
          </w:p>
        </w:tc>
        <w:tc>
          <w:tcPr>
            <w:tcW w:w="1612" w:type="dxa"/>
            <w:vAlign w:val="center"/>
          </w:tcPr>
          <w:p w:rsidRPr="00BF4020" w:rsidR="00226624" w:rsidP="2E442796" w:rsidRDefault="00292353" w14:paraId="2EB553A6" w14:textId="397AA8F5">
            <w:pPr>
              <w:rPr>
                <w:rFonts w:eastAsia="Times" w:cstheme="minorHAnsi"/>
                <w:lang w:val="en-GB"/>
              </w:rPr>
            </w:pPr>
            <w:r w:rsidRPr="00BF4020">
              <w:rPr>
                <w:rFonts w:eastAsia="Times" w:cstheme="minorHAnsi"/>
                <w:lang w:val="en-GB"/>
              </w:rPr>
              <w:t>Item data mapping to va01</w:t>
            </w:r>
          </w:p>
        </w:tc>
        <w:tc>
          <w:tcPr>
            <w:tcW w:w="2492" w:type="dxa"/>
            <w:vAlign w:val="center"/>
          </w:tcPr>
          <w:p w:rsidRPr="00BF4020" w:rsidR="00226624" w:rsidP="2E442796" w:rsidRDefault="00292353" w14:paraId="7D56C438" w14:textId="5EEA2F4A">
            <w:pPr>
              <w:rPr>
                <w:rFonts w:eastAsia="Times" w:cstheme="minorHAnsi"/>
                <w:lang w:val="en-GB"/>
              </w:rPr>
            </w:pPr>
            <w:r w:rsidRPr="00BF4020">
              <w:rPr>
                <w:rFonts w:eastAsia="Times" w:cstheme="minorHAnsi"/>
                <w:lang w:val="en-GB"/>
              </w:rPr>
              <w:t>Enter NDC and quantity and Save</w:t>
            </w:r>
          </w:p>
        </w:tc>
        <w:tc>
          <w:tcPr>
            <w:tcW w:w="2003" w:type="dxa"/>
            <w:vAlign w:val="center"/>
          </w:tcPr>
          <w:p w:rsidRPr="00BF4020" w:rsidR="00226624" w:rsidP="2E442796" w:rsidRDefault="000D4678" w14:paraId="04B28C09" w14:textId="4DE04A5F">
            <w:pPr>
              <w:rPr>
                <w:rFonts w:eastAsia="Times" w:cstheme="minorHAnsi"/>
                <w:lang w:val="en-GB"/>
              </w:rPr>
            </w:pPr>
            <w:r w:rsidRPr="00BF4020">
              <w:rPr>
                <w:rFonts w:eastAsia="Times" w:cstheme="minorHAnsi"/>
                <w:lang w:val="en-GB"/>
              </w:rPr>
              <w:t>Item created in VBAP with correct MATNR</w:t>
            </w:r>
          </w:p>
        </w:tc>
        <w:tc>
          <w:tcPr>
            <w:tcW w:w="1906" w:type="dxa"/>
            <w:vAlign w:val="center"/>
          </w:tcPr>
          <w:p w:rsidRPr="00BF4020" w:rsidR="00226624" w:rsidP="2E442796" w:rsidRDefault="00226624" w14:paraId="50B2FA21" w14:textId="77777777">
            <w:pPr>
              <w:rPr>
                <w:rFonts w:eastAsia="Times" w:cstheme="minorHAnsi"/>
                <w:lang w:val="en-GB"/>
              </w:rPr>
            </w:pPr>
          </w:p>
        </w:tc>
      </w:tr>
      <w:tr w:rsidRPr="00BF4020" w:rsidR="00226624" w:rsidTr="00226624" w14:paraId="497FA8CB" w14:textId="77777777">
        <w:trPr>
          <w:trHeight w:val="1322"/>
        </w:trPr>
        <w:tc>
          <w:tcPr>
            <w:tcW w:w="847" w:type="dxa"/>
            <w:vAlign w:val="center"/>
          </w:tcPr>
          <w:p w:rsidRPr="00BF4020" w:rsidR="00226624" w:rsidP="2E442796" w:rsidRDefault="000D4678" w14:paraId="23084175" w14:textId="6B366343">
            <w:pPr>
              <w:rPr>
                <w:rFonts w:eastAsia="Times" w:cstheme="minorHAnsi"/>
                <w:lang w:val="en-GB"/>
              </w:rPr>
            </w:pPr>
            <w:r w:rsidRPr="00BF4020">
              <w:rPr>
                <w:rFonts w:eastAsia="Times" w:cstheme="minorHAnsi"/>
                <w:lang w:val="en-GB"/>
              </w:rPr>
              <w:t>4.</w:t>
            </w:r>
          </w:p>
        </w:tc>
        <w:tc>
          <w:tcPr>
            <w:tcW w:w="1220" w:type="dxa"/>
            <w:vAlign w:val="center"/>
          </w:tcPr>
          <w:p w:rsidRPr="00BF4020" w:rsidR="00226624" w:rsidP="2E442796" w:rsidRDefault="00F0033D" w14:paraId="0EC3E978" w14:textId="4E61A148">
            <w:pPr>
              <w:rPr>
                <w:rFonts w:eastAsia="Times" w:cstheme="minorHAnsi"/>
                <w:lang w:val="en-GB"/>
              </w:rPr>
            </w:pPr>
            <w:r w:rsidRPr="00BF4020">
              <w:rPr>
                <w:rFonts w:eastAsia="Times" w:cstheme="minorHAnsi"/>
                <w:lang w:val="en-GB"/>
              </w:rPr>
              <w:t>Positive</w:t>
            </w:r>
          </w:p>
        </w:tc>
        <w:tc>
          <w:tcPr>
            <w:tcW w:w="1612" w:type="dxa"/>
            <w:vAlign w:val="center"/>
          </w:tcPr>
          <w:p w:rsidRPr="00BF4020" w:rsidR="00226624" w:rsidP="2E442796" w:rsidRDefault="00F0033D" w14:paraId="0CE04A68" w14:textId="51BCE52A">
            <w:pPr>
              <w:rPr>
                <w:rFonts w:eastAsia="Times" w:cstheme="minorHAnsi"/>
                <w:lang w:val="en-GB"/>
              </w:rPr>
            </w:pPr>
            <w:r w:rsidRPr="00BF4020">
              <w:rPr>
                <w:rFonts w:eastAsia="Times" w:cstheme="minorHAnsi"/>
                <w:lang w:val="en-GB"/>
              </w:rPr>
              <w:t>Auto Population from BP</w:t>
            </w:r>
          </w:p>
        </w:tc>
        <w:tc>
          <w:tcPr>
            <w:tcW w:w="2492" w:type="dxa"/>
            <w:vAlign w:val="center"/>
          </w:tcPr>
          <w:p w:rsidRPr="00BF4020" w:rsidR="00226624" w:rsidP="2E442796" w:rsidRDefault="00F0033D" w14:paraId="139338E6" w14:textId="264B52CD">
            <w:pPr>
              <w:rPr>
                <w:rFonts w:eastAsia="Times" w:cstheme="minorHAnsi"/>
                <w:lang w:val="en-GB"/>
              </w:rPr>
            </w:pPr>
            <w:r w:rsidRPr="00BF4020">
              <w:rPr>
                <w:rFonts w:eastAsia="Times" w:cstheme="minorHAnsi"/>
                <w:lang w:val="en-GB"/>
              </w:rPr>
              <w:t xml:space="preserve">Select Provider, </w:t>
            </w:r>
            <w:r w:rsidRPr="00BF4020" w:rsidR="00C86550">
              <w:rPr>
                <w:rFonts w:eastAsia="Times" w:cstheme="minorHAnsi"/>
                <w:lang w:val="en-GB"/>
              </w:rPr>
              <w:t xml:space="preserve">and check </w:t>
            </w:r>
            <w:r w:rsidRPr="00BF4020">
              <w:rPr>
                <w:rFonts w:eastAsia="Times" w:cstheme="minorHAnsi"/>
                <w:lang w:val="en-GB"/>
              </w:rPr>
              <w:t>Address and Contact</w:t>
            </w:r>
          </w:p>
        </w:tc>
        <w:tc>
          <w:tcPr>
            <w:tcW w:w="2003" w:type="dxa"/>
            <w:vAlign w:val="center"/>
          </w:tcPr>
          <w:p w:rsidRPr="00BF4020" w:rsidR="00226624" w:rsidP="2E442796" w:rsidRDefault="00C86550" w14:paraId="11FA7D1D" w14:textId="3DE1168F">
            <w:pPr>
              <w:rPr>
                <w:rFonts w:eastAsia="Times" w:cstheme="minorHAnsi"/>
                <w:lang w:val="en-GB"/>
              </w:rPr>
            </w:pPr>
            <w:r w:rsidRPr="00BF4020">
              <w:rPr>
                <w:rFonts w:eastAsia="Times" w:cstheme="minorHAnsi"/>
                <w:lang w:val="en-GB"/>
              </w:rPr>
              <w:t xml:space="preserve">Address and contact </w:t>
            </w:r>
            <w:r w:rsidRPr="00BF4020" w:rsidR="00772038">
              <w:rPr>
                <w:rFonts w:eastAsia="Times" w:cstheme="minorHAnsi"/>
                <w:lang w:val="en-GB"/>
              </w:rPr>
              <w:t>auto populated</w:t>
            </w:r>
          </w:p>
        </w:tc>
        <w:tc>
          <w:tcPr>
            <w:tcW w:w="1906" w:type="dxa"/>
            <w:vAlign w:val="center"/>
          </w:tcPr>
          <w:p w:rsidRPr="00BF4020" w:rsidR="00226624" w:rsidP="2E442796" w:rsidRDefault="00226624" w14:paraId="519E85CB" w14:textId="77777777">
            <w:pPr>
              <w:rPr>
                <w:rFonts w:eastAsia="Times" w:cstheme="minorHAnsi"/>
                <w:lang w:val="en-GB"/>
              </w:rPr>
            </w:pPr>
          </w:p>
        </w:tc>
      </w:tr>
      <w:tr w:rsidRPr="00BF4020" w:rsidR="00772038" w:rsidTr="00226624" w14:paraId="5324C9DF" w14:textId="77777777">
        <w:trPr>
          <w:trHeight w:val="1322"/>
        </w:trPr>
        <w:tc>
          <w:tcPr>
            <w:tcW w:w="847" w:type="dxa"/>
            <w:vAlign w:val="center"/>
          </w:tcPr>
          <w:p w:rsidRPr="00BF4020" w:rsidR="00772038" w:rsidP="2E442796" w:rsidRDefault="00772038" w14:paraId="364EA598" w14:textId="41AE329B">
            <w:pPr>
              <w:rPr>
                <w:rFonts w:eastAsia="Times" w:cstheme="minorHAnsi"/>
                <w:lang w:val="en-GB"/>
              </w:rPr>
            </w:pPr>
            <w:r w:rsidRPr="00BF4020">
              <w:rPr>
                <w:rFonts w:eastAsia="Times" w:cstheme="minorHAnsi"/>
                <w:lang w:val="en-GB"/>
              </w:rPr>
              <w:t>5.</w:t>
            </w:r>
          </w:p>
        </w:tc>
        <w:tc>
          <w:tcPr>
            <w:tcW w:w="1220" w:type="dxa"/>
            <w:vAlign w:val="center"/>
          </w:tcPr>
          <w:p w:rsidRPr="00BF4020" w:rsidR="00772038" w:rsidP="2E442796" w:rsidRDefault="00772038" w14:paraId="02337FDB" w14:textId="6F0BE5CA">
            <w:pPr>
              <w:rPr>
                <w:rFonts w:eastAsia="Times" w:cstheme="minorHAnsi"/>
                <w:lang w:val="en-GB"/>
              </w:rPr>
            </w:pPr>
            <w:r w:rsidRPr="00BF4020">
              <w:rPr>
                <w:rFonts w:eastAsia="Times" w:cstheme="minorHAnsi"/>
                <w:lang w:val="en-GB"/>
              </w:rPr>
              <w:t xml:space="preserve">Positive </w:t>
            </w:r>
          </w:p>
        </w:tc>
        <w:tc>
          <w:tcPr>
            <w:tcW w:w="1612" w:type="dxa"/>
            <w:vAlign w:val="center"/>
          </w:tcPr>
          <w:p w:rsidRPr="00BF4020" w:rsidR="00772038" w:rsidP="2E442796" w:rsidRDefault="00772038" w14:paraId="0CBC9A8D" w14:textId="154ADC49">
            <w:pPr>
              <w:rPr>
                <w:rFonts w:eastAsia="Times" w:cstheme="minorHAnsi"/>
                <w:lang w:val="en-GB"/>
              </w:rPr>
            </w:pPr>
            <w:r w:rsidRPr="00BF4020">
              <w:rPr>
                <w:rFonts w:eastAsia="Times" w:cstheme="minorHAnsi"/>
                <w:lang w:val="en-GB"/>
              </w:rPr>
              <w:t>Save order</w:t>
            </w:r>
          </w:p>
        </w:tc>
        <w:tc>
          <w:tcPr>
            <w:tcW w:w="2492" w:type="dxa"/>
            <w:vAlign w:val="center"/>
          </w:tcPr>
          <w:p w:rsidRPr="00BF4020" w:rsidR="00772038" w:rsidP="2E442796" w:rsidRDefault="00772038" w14:paraId="3A81CA39" w14:textId="175F12C5">
            <w:pPr>
              <w:rPr>
                <w:rFonts w:eastAsia="Times" w:cstheme="minorHAnsi"/>
                <w:lang w:val="en-GB"/>
              </w:rPr>
            </w:pPr>
            <w:r w:rsidRPr="00BF4020">
              <w:rPr>
                <w:rFonts w:eastAsia="Times" w:cstheme="minorHAnsi"/>
                <w:lang w:val="en-GB"/>
              </w:rPr>
              <w:t xml:space="preserve">Enter </w:t>
            </w:r>
            <w:r w:rsidRPr="00BF4020" w:rsidR="009230AA">
              <w:rPr>
                <w:rFonts w:eastAsia="Times" w:cstheme="minorHAnsi"/>
                <w:lang w:val="en-GB"/>
              </w:rPr>
              <w:t>partial data and click save</w:t>
            </w:r>
          </w:p>
        </w:tc>
        <w:tc>
          <w:tcPr>
            <w:tcW w:w="2003" w:type="dxa"/>
            <w:vAlign w:val="center"/>
          </w:tcPr>
          <w:p w:rsidRPr="00BF4020" w:rsidR="00772038" w:rsidP="2E442796" w:rsidRDefault="009230AA" w14:paraId="2037C39E" w14:textId="4242F7F0">
            <w:pPr>
              <w:rPr>
                <w:rFonts w:eastAsia="Times" w:cstheme="minorHAnsi"/>
                <w:lang w:val="en-GB"/>
              </w:rPr>
            </w:pPr>
            <w:r w:rsidRPr="00BF4020">
              <w:rPr>
                <w:rFonts w:eastAsia="Times" w:cstheme="minorHAnsi"/>
                <w:lang w:val="en-GB"/>
              </w:rPr>
              <w:t>Order saved with status ‘In Process’</w:t>
            </w:r>
          </w:p>
        </w:tc>
        <w:tc>
          <w:tcPr>
            <w:tcW w:w="1906" w:type="dxa"/>
            <w:vAlign w:val="center"/>
          </w:tcPr>
          <w:p w:rsidRPr="00BF4020" w:rsidR="00772038" w:rsidP="2E442796" w:rsidRDefault="00772038" w14:paraId="16584391" w14:textId="77777777">
            <w:pPr>
              <w:rPr>
                <w:rFonts w:eastAsia="Times" w:cstheme="minorHAnsi"/>
                <w:lang w:val="en-GB"/>
              </w:rPr>
            </w:pPr>
          </w:p>
        </w:tc>
      </w:tr>
      <w:tr w:rsidRPr="00BF4020" w:rsidR="00772038" w:rsidTr="00226624" w14:paraId="5C3356AD" w14:textId="77777777">
        <w:trPr>
          <w:trHeight w:val="1322"/>
        </w:trPr>
        <w:tc>
          <w:tcPr>
            <w:tcW w:w="847" w:type="dxa"/>
            <w:vAlign w:val="center"/>
          </w:tcPr>
          <w:p w:rsidRPr="00BF4020" w:rsidR="00772038" w:rsidP="2E442796" w:rsidRDefault="009230AA" w14:paraId="25C595B0" w14:textId="792F2C30">
            <w:pPr>
              <w:rPr>
                <w:rFonts w:eastAsia="Times" w:cstheme="minorHAnsi"/>
                <w:lang w:val="en-GB"/>
              </w:rPr>
            </w:pPr>
            <w:r w:rsidRPr="00BF4020">
              <w:rPr>
                <w:rFonts w:eastAsia="Times" w:cstheme="minorHAnsi"/>
                <w:lang w:val="en-GB"/>
              </w:rPr>
              <w:t>6.</w:t>
            </w:r>
          </w:p>
        </w:tc>
        <w:tc>
          <w:tcPr>
            <w:tcW w:w="1220" w:type="dxa"/>
            <w:vAlign w:val="center"/>
          </w:tcPr>
          <w:p w:rsidRPr="00BF4020" w:rsidR="00772038" w:rsidP="2E442796" w:rsidRDefault="000E16D3" w14:paraId="280C3FCE" w14:textId="3D95FA80">
            <w:pPr>
              <w:rPr>
                <w:rFonts w:eastAsia="Times" w:cstheme="minorHAnsi"/>
                <w:lang w:val="en-GB"/>
              </w:rPr>
            </w:pPr>
            <w:r w:rsidRPr="00BF4020">
              <w:rPr>
                <w:rFonts w:eastAsia="Times" w:cstheme="minorHAnsi"/>
                <w:lang w:val="en-GB"/>
              </w:rPr>
              <w:t>Negative</w:t>
            </w:r>
          </w:p>
        </w:tc>
        <w:tc>
          <w:tcPr>
            <w:tcW w:w="1612" w:type="dxa"/>
            <w:vAlign w:val="center"/>
          </w:tcPr>
          <w:p w:rsidRPr="00BF4020" w:rsidR="00772038" w:rsidP="2E442796" w:rsidRDefault="000E16D3" w14:paraId="78F88485" w14:textId="0396B02A">
            <w:pPr>
              <w:rPr>
                <w:rFonts w:eastAsia="Times" w:cstheme="minorHAnsi"/>
                <w:lang w:val="en-GB"/>
              </w:rPr>
            </w:pPr>
            <w:r w:rsidRPr="00BF4020">
              <w:rPr>
                <w:rFonts w:eastAsia="Times" w:cstheme="minorHAnsi"/>
                <w:lang w:val="en-GB"/>
              </w:rPr>
              <w:t>Invalid NDC, Quantity</w:t>
            </w:r>
          </w:p>
        </w:tc>
        <w:tc>
          <w:tcPr>
            <w:tcW w:w="2492" w:type="dxa"/>
            <w:vAlign w:val="center"/>
          </w:tcPr>
          <w:p w:rsidRPr="00BF4020" w:rsidR="00772038" w:rsidP="2E442796" w:rsidRDefault="005412DC" w14:paraId="7100D57B" w14:textId="2B68D6EC">
            <w:pPr>
              <w:rPr>
                <w:rFonts w:eastAsia="Times" w:cstheme="minorHAnsi"/>
                <w:lang w:val="en-GB"/>
              </w:rPr>
            </w:pPr>
            <w:r w:rsidRPr="00BF4020">
              <w:rPr>
                <w:rFonts w:eastAsia="Times" w:cstheme="minorHAnsi"/>
                <w:lang w:val="en-GB"/>
              </w:rPr>
              <w:t>Enter invalid material and enter zero quantity</w:t>
            </w:r>
          </w:p>
        </w:tc>
        <w:tc>
          <w:tcPr>
            <w:tcW w:w="2003" w:type="dxa"/>
            <w:vAlign w:val="center"/>
          </w:tcPr>
          <w:p w:rsidRPr="00BF4020" w:rsidR="00772038" w:rsidP="2E442796" w:rsidRDefault="00744ECF" w14:paraId="480AB091" w14:textId="1840D41A">
            <w:pPr>
              <w:rPr>
                <w:rFonts w:eastAsia="Times" w:cstheme="minorHAnsi"/>
                <w:lang w:val="en-GB"/>
              </w:rPr>
            </w:pPr>
            <w:r w:rsidRPr="00BF4020">
              <w:rPr>
                <w:rFonts w:eastAsia="Times" w:cstheme="minorHAnsi"/>
                <w:lang w:val="en-GB"/>
              </w:rPr>
              <w:t>Error message displayed</w:t>
            </w:r>
          </w:p>
        </w:tc>
        <w:tc>
          <w:tcPr>
            <w:tcW w:w="1906" w:type="dxa"/>
            <w:vAlign w:val="center"/>
          </w:tcPr>
          <w:p w:rsidRPr="00BF4020" w:rsidR="00772038" w:rsidP="2E442796" w:rsidRDefault="00772038" w14:paraId="5D247F45" w14:textId="77777777">
            <w:pPr>
              <w:rPr>
                <w:rFonts w:eastAsia="Times" w:cstheme="minorHAnsi"/>
                <w:lang w:val="en-GB"/>
              </w:rPr>
            </w:pPr>
          </w:p>
        </w:tc>
      </w:tr>
      <w:tr w:rsidRPr="00BF4020" w:rsidR="00772038" w:rsidTr="00226624" w14:paraId="28609844" w14:textId="77777777">
        <w:trPr>
          <w:trHeight w:val="1322"/>
        </w:trPr>
        <w:tc>
          <w:tcPr>
            <w:tcW w:w="847" w:type="dxa"/>
            <w:vAlign w:val="center"/>
          </w:tcPr>
          <w:p w:rsidRPr="00BF4020" w:rsidR="00772038" w:rsidP="2E442796" w:rsidRDefault="00744ECF" w14:paraId="48EDE1D9" w14:textId="7A6E38B0">
            <w:pPr>
              <w:rPr>
                <w:rFonts w:eastAsia="Times" w:cstheme="minorHAnsi"/>
                <w:lang w:val="en-GB"/>
              </w:rPr>
            </w:pPr>
            <w:r w:rsidRPr="00BF4020">
              <w:rPr>
                <w:rFonts w:eastAsia="Times" w:cstheme="minorHAnsi"/>
                <w:lang w:val="en-GB"/>
              </w:rPr>
              <w:t>7.</w:t>
            </w:r>
          </w:p>
        </w:tc>
        <w:tc>
          <w:tcPr>
            <w:tcW w:w="1220" w:type="dxa"/>
            <w:vAlign w:val="center"/>
          </w:tcPr>
          <w:p w:rsidRPr="00BF4020" w:rsidR="00772038" w:rsidP="2E442796" w:rsidRDefault="00744ECF" w14:paraId="68FE2E1A" w14:textId="2F4B62F8">
            <w:pPr>
              <w:rPr>
                <w:rFonts w:eastAsia="Times" w:cstheme="minorHAnsi"/>
                <w:lang w:val="en-GB"/>
              </w:rPr>
            </w:pPr>
            <w:r w:rsidRPr="00BF4020">
              <w:rPr>
                <w:rFonts w:eastAsia="Times" w:cstheme="minorHAnsi"/>
                <w:lang w:val="en-GB"/>
              </w:rPr>
              <w:t xml:space="preserve">Negative </w:t>
            </w:r>
          </w:p>
        </w:tc>
        <w:tc>
          <w:tcPr>
            <w:tcW w:w="1612" w:type="dxa"/>
            <w:vAlign w:val="center"/>
          </w:tcPr>
          <w:p w:rsidRPr="00BF4020" w:rsidR="00772038" w:rsidP="2E442796" w:rsidRDefault="00744ECF" w14:paraId="7A3B8757" w14:textId="1B22A164">
            <w:pPr>
              <w:rPr>
                <w:rFonts w:eastAsia="Times" w:cstheme="minorHAnsi"/>
                <w:lang w:val="en-GB"/>
              </w:rPr>
            </w:pPr>
            <w:r w:rsidRPr="00BF4020">
              <w:rPr>
                <w:rFonts w:eastAsia="Times" w:cstheme="minorHAnsi"/>
                <w:lang w:val="en-GB"/>
              </w:rPr>
              <w:t>Business Rule Failure</w:t>
            </w:r>
          </w:p>
        </w:tc>
        <w:tc>
          <w:tcPr>
            <w:tcW w:w="2492" w:type="dxa"/>
            <w:vAlign w:val="center"/>
          </w:tcPr>
          <w:p w:rsidRPr="00BF4020" w:rsidR="00772038" w:rsidP="2E442796" w:rsidRDefault="00582D23" w14:paraId="58C40406" w14:textId="7AC0CF33">
            <w:pPr>
              <w:rPr>
                <w:rFonts w:eastAsia="Times" w:cstheme="minorHAnsi"/>
                <w:lang w:val="en-GB"/>
              </w:rPr>
            </w:pPr>
            <w:r w:rsidRPr="00BF4020">
              <w:rPr>
                <w:rFonts w:eastAsia="Times" w:cstheme="minorHAnsi"/>
                <w:lang w:val="en-GB"/>
              </w:rPr>
              <w:t>Enter invalid data</w:t>
            </w:r>
          </w:p>
        </w:tc>
        <w:tc>
          <w:tcPr>
            <w:tcW w:w="2003" w:type="dxa"/>
            <w:vAlign w:val="center"/>
          </w:tcPr>
          <w:p w:rsidRPr="00BF4020" w:rsidR="00772038" w:rsidP="2E442796" w:rsidRDefault="00582D23" w14:paraId="72DB37EA" w14:textId="24C3B9C0">
            <w:pPr>
              <w:rPr>
                <w:rFonts w:eastAsia="Times" w:cstheme="minorHAnsi"/>
                <w:lang w:val="en-GB"/>
              </w:rPr>
            </w:pPr>
            <w:r w:rsidRPr="00BF4020">
              <w:rPr>
                <w:rFonts w:eastAsia="Times" w:cstheme="minorHAnsi"/>
                <w:lang w:val="en-GB"/>
              </w:rPr>
              <w:t>Order status set to Rejected status</w:t>
            </w:r>
          </w:p>
        </w:tc>
        <w:tc>
          <w:tcPr>
            <w:tcW w:w="1906" w:type="dxa"/>
            <w:vAlign w:val="center"/>
          </w:tcPr>
          <w:p w:rsidRPr="00BF4020" w:rsidR="00772038" w:rsidP="2E442796" w:rsidRDefault="00772038" w14:paraId="5EFCEEC3" w14:textId="77777777">
            <w:pPr>
              <w:rPr>
                <w:rFonts w:eastAsia="Times" w:cstheme="minorHAnsi"/>
                <w:lang w:val="en-GB"/>
              </w:rPr>
            </w:pPr>
          </w:p>
        </w:tc>
      </w:tr>
      <w:tr w:rsidRPr="00BF4020" w:rsidR="00582D23" w:rsidTr="00226624" w14:paraId="6B12D456" w14:textId="77777777">
        <w:trPr>
          <w:trHeight w:val="1322"/>
        </w:trPr>
        <w:tc>
          <w:tcPr>
            <w:tcW w:w="847" w:type="dxa"/>
            <w:vAlign w:val="center"/>
          </w:tcPr>
          <w:p w:rsidRPr="00BF4020" w:rsidR="00582D23" w:rsidP="2E442796" w:rsidRDefault="00582D23" w14:paraId="319EF38E" w14:textId="12BA70F3">
            <w:pPr>
              <w:rPr>
                <w:rFonts w:eastAsia="Times" w:cstheme="minorHAnsi"/>
                <w:lang w:val="en-GB"/>
              </w:rPr>
            </w:pPr>
            <w:r w:rsidRPr="00BF4020">
              <w:rPr>
                <w:rFonts w:eastAsia="Times" w:cstheme="minorHAnsi"/>
                <w:lang w:val="en-GB"/>
              </w:rPr>
              <w:lastRenderedPageBreak/>
              <w:t>8.</w:t>
            </w:r>
          </w:p>
        </w:tc>
        <w:tc>
          <w:tcPr>
            <w:tcW w:w="1220" w:type="dxa"/>
            <w:vAlign w:val="center"/>
          </w:tcPr>
          <w:p w:rsidRPr="00BF4020" w:rsidR="00582D23" w:rsidP="2E442796" w:rsidRDefault="00F12B1B" w14:paraId="39F25744" w14:textId="2FDC44E5">
            <w:pPr>
              <w:rPr>
                <w:rFonts w:eastAsia="Times" w:cstheme="minorHAnsi"/>
                <w:lang w:val="en-GB"/>
              </w:rPr>
            </w:pPr>
            <w:r w:rsidRPr="00BF4020">
              <w:rPr>
                <w:rFonts w:eastAsia="Times" w:cstheme="minorHAnsi"/>
                <w:lang w:val="en-GB"/>
              </w:rPr>
              <w:t>Positive</w:t>
            </w:r>
          </w:p>
        </w:tc>
        <w:tc>
          <w:tcPr>
            <w:tcW w:w="1612" w:type="dxa"/>
            <w:vAlign w:val="center"/>
          </w:tcPr>
          <w:p w:rsidRPr="00BF4020" w:rsidR="00582D23" w:rsidP="2E442796" w:rsidRDefault="00F12B1B" w14:paraId="210AACE3" w14:textId="5FAEC650">
            <w:pPr>
              <w:rPr>
                <w:rFonts w:eastAsia="Times" w:cstheme="minorHAnsi"/>
                <w:lang w:val="en-GB"/>
              </w:rPr>
            </w:pPr>
            <w:r w:rsidRPr="00BF4020">
              <w:rPr>
                <w:rFonts w:eastAsia="Times" w:cstheme="minorHAnsi"/>
                <w:lang w:val="en-GB"/>
              </w:rPr>
              <w:t>Edit Existing order</w:t>
            </w:r>
          </w:p>
        </w:tc>
        <w:tc>
          <w:tcPr>
            <w:tcW w:w="2492" w:type="dxa"/>
            <w:vAlign w:val="center"/>
          </w:tcPr>
          <w:p w:rsidRPr="00BF4020" w:rsidR="00582D23" w:rsidP="2E442796" w:rsidRDefault="0018767B" w14:paraId="31974A7F" w14:textId="2F1B3337">
            <w:pPr>
              <w:rPr>
                <w:rFonts w:eastAsia="Times" w:cstheme="minorHAnsi"/>
                <w:lang w:val="en-GB"/>
              </w:rPr>
            </w:pPr>
            <w:r w:rsidRPr="00BF4020">
              <w:rPr>
                <w:rFonts w:eastAsia="Times" w:cstheme="minorHAnsi"/>
                <w:lang w:val="en-GB"/>
              </w:rPr>
              <w:t>Open saved order and edit fields and save</w:t>
            </w:r>
          </w:p>
        </w:tc>
        <w:tc>
          <w:tcPr>
            <w:tcW w:w="2003" w:type="dxa"/>
            <w:vAlign w:val="center"/>
          </w:tcPr>
          <w:p w:rsidRPr="00BF4020" w:rsidR="00582D23" w:rsidP="2E442796" w:rsidRDefault="0018767B" w14:paraId="1411AF4C" w14:textId="107E3155">
            <w:pPr>
              <w:rPr>
                <w:rFonts w:eastAsia="Times" w:cstheme="minorHAnsi"/>
                <w:lang w:val="en-GB"/>
              </w:rPr>
            </w:pPr>
            <w:r w:rsidRPr="00BF4020">
              <w:rPr>
                <w:rFonts w:eastAsia="Times" w:cstheme="minorHAnsi"/>
                <w:lang w:val="en-GB"/>
              </w:rPr>
              <w:t>Changes updated in VA02</w:t>
            </w:r>
          </w:p>
        </w:tc>
        <w:tc>
          <w:tcPr>
            <w:tcW w:w="1906" w:type="dxa"/>
            <w:vAlign w:val="center"/>
          </w:tcPr>
          <w:p w:rsidRPr="00BF4020" w:rsidR="00582D23" w:rsidP="2E442796" w:rsidRDefault="00582D23" w14:paraId="057EC331" w14:textId="77777777">
            <w:pPr>
              <w:rPr>
                <w:rFonts w:eastAsia="Times" w:cstheme="minorHAnsi"/>
                <w:lang w:val="en-GB"/>
              </w:rPr>
            </w:pPr>
          </w:p>
        </w:tc>
      </w:tr>
      <w:tr w:rsidRPr="00BF4020" w:rsidR="00A50B0E" w:rsidTr="00226624" w14:paraId="7C9E3103" w14:textId="77777777">
        <w:trPr>
          <w:trHeight w:val="1322"/>
        </w:trPr>
        <w:tc>
          <w:tcPr>
            <w:tcW w:w="847" w:type="dxa"/>
            <w:vAlign w:val="center"/>
          </w:tcPr>
          <w:p w:rsidRPr="00BF4020" w:rsidR="00A50B0E" w:rsidP="2E442796" w:rsidRDefault="00A50B0E" w14:paraId="222F1452" w14:textId="1EBEF6F6">
            <w:pPr>
              <w:rPr>
                <w:rFonts w:eastAsia="Times" w:cstheme="minorHAnsi"/>
                <w:lang w:val="en-GB"/>
              </w:rPr>
            </w:pPr>
            <w:r w:rsidRPr="00BF4020">
              <w:rPr>
                <w:rFonts w:eastAsia="Times" w:cstheme="minorHAnsi"/>
                <w:lang w:val="en-GB"/>
              </w:rPr>
              <w:t>9.</w:t>
            </w:r>
          </w:p>
        </w:tc>
        <w:tc>
          <w:tcPr>
            <w:tcW w:w="1220" w:type="dxa"/>
            <w:vAlign w:val="center"/>
          </w:tcPr>
          <w:p w:rsidRPr="00BF4020" w:rsidR="00A50B0E" w:rsidP="2E442796" w:rsidRDefault="00E57A65" w14:paraId="032B5E91" w14:textId="6DE280E2">
            <w:pPr>
              <w:rPr>
                <w:rFonts w:eastAsia="Times" w:cstheme="minorHAnsi"/>
                <w:lang w:val="en-GB"/>
              </w:rPr>
            </w:pPr>
            <w:r w:rsidRPr="00BF4020">
              <w:rPr>
                <w:rFonts w:eastAsia="Times" w:cstheme="minorHAnsi"/>
              </w:rPr>
              <w:t>Positive</w:t>
            </w:r>
          </w:p>
        </w:tc>
        <w:tc>
          <w:tcPr>
            <w:tcW w:w="1612" w:type="dxa"/>
            <w:vAlign w:val="center"/>
          </w:tcPr>
          <w:p w:rsidRPr="00BF4020" w:rsidR="00A50B0E" w:rsidP="2E442796" w:rsidRDefault="00C10F47" w14:paraId="31D79850" w14:textId="731A8E22">
            <w:pPr>
              <w:rPr>
                <w:rFonts w:eastAsia="Times" w:cstheme="minorHAnsi"/>
                <w:lang w:val="en-GB"/>
              </w:rPr>
            </w:pPr>
            <w:r w:rsidRPr="00BF4020">
              <w:rPr>
                <w:rFonts w:eastAsia="Times" w:cstheme="minorHAnsi"/>
              </w:rPr>
              <w:t>Cancel Order Before Approval - Awardee </w:t>
            </w:r>
          </w:p>
        </w:tc>
        <w:tc>
          <w:tcPr>
            <w:tcW w:w="2492" w:type="dxa"/>
            <w:vAlign w:val="center"/>
          </w:tcPr>
          <w:p w:rsidRPr="00BF4020" w:rsidR="00A50B0E" w:rsidP="2E442796" w:rsidRDefault="00C10F47" w14:paraId="36FAF6AA" w14:textId="598C6BCB">
            <w:pPr>
              <w:rPr>
                <w:rFonts w:eastAsia="Times" w:cstheme="minorHAnsi"/>
                <w:lang w:val="en-GB"/>
              </w:rPr>
            </w:pPr>
            <w:r w:rsidRPr="00BF4020">
              <w:rPr>
                <w:rFonts w:eastAsia="Times" w:cstheme="minorHAnsi"/>
              </w:rPr>
              <w:t>As Awardee user, open an order with "Rejected" status. Cancel the order. Enter rejection reason. </w:t>
            </w:r>
          </w:p>
        </w:tc>
        <w:tc>
          <w:tcPr>
            <w:tcW w:w="2003" w:type="dxa"/>
            <w:vAlign w:val="center"/>
          </w:tcPr>
          <w:p w:rsidRPr="00BF4020" w:rsidR="00A50B0E" w:rsidP="2E442796" w:rsidRDefault="00CE0076" w14:paraId="54D5B66E" w14:textId="3CC4713B">
            <w:pPr>
              <w:rPr>
                <w:rFonts w:eastAsia="Times" w:cstheme="minorHAnsi"/>
                <w:lang w:val="en-GB"/>
              </w:rPr>
            </w:pPr>
            <w:r w:rsidRPr="00BF4020">
              <w:rPr>
                <w:rFonts w:eastAsia="Times" w:cstheme="minorHAnsi"/>
              </w:rPr>
              <w:t>Order status is updated to "Cancelled-Request." Committed budget and SPC allocation are released</w:t>
            </w:r>
          </w:p>
        </w:tc>
        <w:tc>
          <w:tcPr>
            <w:tcW w:w="1906" w:type="dxa"/>
            <w:vAlign w:val="center"/>
          </w:tcPr>
          <w:p w:rsidRPr="00BF4020" w:rsidR="00A50B0E" w:rsidP="2E442796" w:rsidRDefault="00A50B0E" w14:paraId="25C473E0" w14:textId="77777777">
            <w:pPr>
              <w:rPr>
                <w:rFonts w:eastAsia="Times" w:cstheme="minorHAnsi"/>
                <w:lang w:val="en-GB"/>
              </w:rPr>
            </w:pPr>
          </w:p>
        </w:tc>
      </w:tr>
      <w:tr w:rsidRPr="00BF4020" w:rsidR="00CE0076" w:rsidTr="00226624" w14:paraId="32A7D600" w14:textId="77777777">
        <w:trPr>
          <w:trHeight w:val="1322"/>
        </w:trPr>
        <w:tc>
          <w:tcPr>
            <w:tcW w:w="847" w:type="dxa"/>
            <w:vAlign w:val="center"/>
          </w:tcPr>
          <w:p w:rsidRPr="00BF4020" w:rsidR="00CE0076" w:rsidP="00CE0076" w:rsidRDefault="00CE0076" w14:paraId="04EABE7B" w14:textId="2FF9A301">
            <w:pPr>
              <w:rPr>
                <w:rFonts w:eastAsia="Times" w:cstheme="minorHAnsi"/>
                <w:lang w:val="en-GB"/>
              </w:rPr>
            </w:pPr>
            <w:r w:rsidRPr="00BF4020">
              <w:rPr>
                <w:rFonts w:eastAsia="Times" w:cstheme="minorHAnsi"/>
                <w:lang w:val="en-GB"/>
              </w:rPr>
              <w:t>10.</w:t>
            </w:r>
          </w:p>
        </w:tc>
        <w:tc>
          <w:tcPr>
            <w:tcW w:w="1220" w:type="dxa"/>
            <w:vAlign w:val="center"/>
          </w:tcPr>
          <w:p w:rsidRPr="00BF4020" w:rsidR="00CE0076" w:rsidP="00CE0076" w:rsidRDefault="00CE0076" w14:paraId="3C9A1E58" w14:textId="46DF58D7">
            <w:pPr>
              <w:rPr>
                <w:rFonts w:eastAsia="Times" w:cstheme="minorHAnsi"/>
                <w:lang w:val="en-GB"/>
              </w:rPr>
            </w:pPr>
            <w:r w:rsidRPr="00BF4020">
              <w:rPr>
                <w:rFonts w:eastAsia="Times" w:cstheme="minorHAnsi"/>
              </w:rPr>
              <w:t>Positive</w:t>
            </w:r>
          </w:p>
        </w:tc>
        <w:tc>
          <w:tcPr>
            <w:tcW w:w="1612" w:type="dxa"/>
            <w:vAlign w:val="center"/>
          </w:tcPr>
          <w:p w:rsidRPr="00BF4020" w:rsidR="00CE0076" w:rsidP="00CE0076" w:rsidRDefault="00CE0076" w14:paraId="7F8AEF81" w14:textId="184551FA">
            <w:pPr>
              <w:rPr>
                <w:rFonts w:eastAsia="Times" w:cstheme="minorHAnsi"/>
                <w:lang w:val="en-GB"/>
              </w:rPr>
            </w:pPr>
            <w:r w:rsidRPr="00BF4020">
              <w:rPr>
                <w:rFonts w:eastAsia="Times" w:cstheme="minorHAnsi"/>
              </w:rPr>
              <w:t>Cancel Direct Ship Line Item</w:t>
            </w:r>
            <w:r w:rsidRPr="00BF4020" w:rsidR="009E3EC5">
              <w:rPr>
                <w:rFonts w:eastAsia="Times" w:cstheme="minorHAnsi"/>
              </w:rPr>
              <w:t xml:space="preserve"> After Approval - CDC User</w:t>
            </w:r>
          </w:p>
        </w:tc>
        <w:tc>
          <w:tcPr>
            <w:tcW w:w="2492" w:type="dxa"/>
            <w:vAlign w:val="center"/>
          </w:tcPr>
          <w:p w:rsidRPr="00BF4020" w:rsidR="00CE0076" w:rsidP="00CE0076" w:rsidRDefault="00CE0076" w14:paraId="10132A64" w14:textId="1471F69B">
            <w:pPr>
              <w:rPr>
                <w:rFonts w:eastAsia="Times" w:cstheme="minorHAnsi"/>
                <w:lang w:val="en-GB"/>
              </w:rPr>
            </w:pPr>
            <w:r w:rsidRPr="00BF4020">
              <w:rPr>
                <w:rFonts w:eastAsia="Times" w:cstheme="minorHAnsi"/>
              </w:rPr>
              <w:t>As CDC user, open an approved order</w:t>
            </w:r>
            <w:r w:rsidRPr="00BF4020" w:rsidR="00B80CDF">
              <w:rPr>
                <w:rFonts w:eastAsia="Times" w:cstheme="minorHAnsi"/>
              </w:rPr>
              <w:t xml:space="preserve"> with a direct ship line item. Cancel the direct ship line item.</w:t>
            </w:r>
          </w:p>
        </w:tc>
        <w:tc>
          <w:tcPr>
            <w:tcW w:w="2003" w:type="dxa"/>
            <w:vAlign w:val="center"/>
          </w:tcPr>
          <w:p w:rsidRPr="00BF4020" w:rsidR="00CE0076" w:rsidP="00CE0076" w:rsidRDefault="00CE0076" w14:paraId="4A4E01FD" w14:textId="101D9E9C">
            <w:pPr>
              <w:rPr>
                <w:rFonts w:eastAsia="Times" w:cstheme="minorHAnsi"/>
                <w:lang w:val="en-GB"/>
              </w:rPr>
            </w:pPr>
            <w:r w:rsidRPr="00BF4020">
              <w:rPr>
                <w:rFonts w:eastAsia="Times" w:cstheme="minorHAnsi"/>
              </w:rPr>
              <w:t>Direct ship line item is cancelled</w:t>
            </w:r>
            <w:r w:rsidRPr="00BF4020" w:rsidR="00B80CDF">
              <w:rPr>
                <w:rFonts w:eastAsia="Times" w:cstheme="minorHAnsi"/>
              </w:rPr>
              <w:t xml:space="preserve"> Direct ship line item is cancelled. Budget and SPC allocation for that line item are released. Order status reflects partial cancellation. </w:t>
            </w:r>
          </w:p>
        </w:tc>
        <w:tc>
          <w:tcPr>
            <w:tcW w:w="1906" w:type="dxa"/>
            <w:vAlign w:val="center"/>
          </w:tcPr>
          <w:p w:rsidRPr="00BF4020" w:rsidR="00CE0076" w:rsidP="00CE0076" w:rsidRDefault="00CE0076" w14:paraId="2DAF2193" w14:textId="77777777">
            <w:pPr>
              <w:rPr>
                <w:rFonts w:eastAsia="Times" w:cstheme="minorHAnsi"/>
                <w:lang w:val="en-GB"/>
              </w:rPr>
            </w:pPr>
          </w:p>
        </w:tc>
      </w:tr>
      <w:tr w:rsidRPr="00BF4020" w:rsidR="00CE0076" w:rsidTr="00226624" w14:paraId="38B454DF" w14:textId="77777777">
        <w:trPr>
          <w:trHeight w:val="1322"/>
        </w:trPr>
        <w:tc>
          <w:tcPr>
            <w:tcW w:w="847" w:type="dxa"/>
            <w:vAlign w:val="center"/>
          </w:tcPr>
          <w:p w:rsidRPr="00BF4020" w:rsidR="00CE0076" w:rsidP="00CE0076" w:rsidRDefault="00CE0076" w14:paraId="27F8DCA2" w14:textId="16EF1DBB">
            <w:pPr>
              <w:rPr>
                <w:rFonts w:eastAsia="Times" w:cstheme="minorHAnsi"/>
                <w:lang w:val="en-GB"/>
              </w:rPr>
            </w:pPr>
            <w:r w:rsidRPr="00BF4020">
              <w:rPr>
                <w:rFonts w:eastAsia="Times" w:cstheme="minorHAnsi"/>
                <w:lang w:val="en-GB"/>
              </w:rPr>
              <w:t>11.</w:t>
            </w:r>
          </w:p>
        </w:tc>
        <w:tc>
          <w:tcPr>
            <w:tcW w:w="1220" w:type="dxa"/>
            <w:vAlign w:val="center"/>
          </w:tcPr>
          <w:p w:rsidRPr="00BF4020" w:rsidR="00CE0076" w:rsidP="00CE0076" w:rsidRDefault="00647B0F" w14:paraId="1134EFEC" w14:textId="303904D6">
            <w:pPr>
              <w:rPr>
                <w:rFonts w:eastAsia="Times" w:cstheme="minorHAnsi"/>
                <w:lang w:val="en-GB"/>
              </w:rPr>
            </w:pPr>
            <w:r w:rsidRPr="00BF4020">
              <w:rPr>
                <w:rFonts w:eastAsia="Times" w:cstheme="minorHAnsi"/>
              </w:rPr>
              <w:t>Negative </w:t>
            </w:r>
          </w:p>
        </w:tc>
        <w:tc>
          <w:tcPr>
            <w:tcW w:w="1612" w:type="dxa"/>
            <w:vAlign w:val="center"/>
          </w:tcPr>
          <w:p w:rsidRPr="00BF4020" w:rsidR="00CE0076" w:rsidP="00CE0076" w:rsidRDefault="00B80CDF" w14:paraId="36E4E5A2" w14:textId="4BB59456">
            <w:pPr>
              <w:rPr>
                <w:rFonts w:eastAsia="Times" w:cstheme="minorHAnsi"/>
                <w:lang w:val="en-GB"/>
              </w:rPr>
            </w:pPr>
            <w:r w:rsidRPr="00BF4020">
              <w:rPr>
                <w:rFonts w:eastAsia="Times" w:cstheme="minorHAnsi"/>
              </w:rPr>
              <w:t>Awardee Attempts to Cancel Direct Ship Line After Approval </w:t>
            </w:r>
          </w:p>
        </w:tc>
        <w:tc>
          <w:tcPr>
            <w:tcW w:w="2492" w:type="dxa"/>
            <w:vAlign w:val="center"/>
          </w:tcPr>
          <w:p w:rsidRPr="00BF4020" w:rsidR="00CE0076" w:rsidP="00CE0076" w:rsidRDefault="00647B0F" w14:paraId="064A5AD6" w14:textId="15364E12">
            <w:pPr>
              <w:rPr>
                <w:rFonts w:eastAsia="Times" w:cstheme="minorHAnsi"/>
                <w:lang w:val="en-GB"/>
              </w:rPr>
            </w:pPr>
            <w:r w:rsidRPr="00BF4020">
              <w:rPr>
                <w:rFonts w:eastAsia="Times" w:cstheme="minorHAnsi"/>
              </w:rPr>
              <w:t>As Awardee user, open an approved order with a direct ship line item. Attempt to cancel the direct ship line item</w:t>
            </w:r>
          </w:p>
        </w:tc>
        <w:tc>
          <w:tcPr>
            <w:tcW w:w="2003" w:type="dxa"/>
            <w:vAlign w:val="center"/>
          </w:tcPr>
          <w:p w:rsidRPr="00BF4020" w:rsidR="00CE0076" w:rsidP="00CE0076" w:rsidRDefault="00647B0F" w14:paraId="6D8B7531" w14:textId="7F460645">
            <w:pPr>
              <w:rPr>
                <w:rFonts w:eastAsia="Times" w:cstheme="minorHAnsi"/>
                <w:lang w:val="en-GB"/>
              </w:rPr>
            </w:pPr>
            <w:r w:rsidRPr="00BF4020">
              <w:rPr>
                <w:rFonts w:eastAsia="Times" w:cstheme="minorHAnsi"/>
              </w:rPr>
              <w:t>System prevents cancellation. Error message indicates Awardee does not have permission to cancel direct ship items after approval. </w:t>
            </w:r>
          </w:p>
        </w:tc>
        <w:tc>
          <w:tcPr>
            <w:tcW w:w="1906" w:type="dxa"/>
            <w:vAlign w:val="center"/>
          </w:tcPr>
          <w:p w:rsidRPr="00BF4020" w:rsidR="00CE0076" w:rsidP="00CE0076" w:rsidRDefault="00CE0076" w14:paraId="1A1BD483" w14:textId="77777777">
            <w:pPr>
              <w:rPr>
                <w:rFonts w:eastAsia="Times" w:cstheme="minorHAnsi"/>
                <w:lang w:val="en-GB"/>
              </w:rPr>
            </w:pPr>
          </w:p>
        </w:tc>
      </w:tr>
      <w:tr w:rsidRPr="00BF4020" w:rsidR="00CE0076" w:rsidTr="00226624" w14:paraId="12C9863D" w14:textId="77777777">
        <w:trPr>
          <w:trHeight w:val="1322"/>
        </w:trPr>
        <w:tc>
          <w:tcPr>
            <w:tcW w:w="847" w:type="dxa"/>
            <w:vAlign w:val="center"/>
          </w:tcPr>
          <w:p w:rsidRPr="00BF4020" w:rsidR="00CE0076" w:rsidP="00CE0076" w:rsidRDefault="00CE0076" w14:paraId="137E11C7" w14:textId="3A7B6AC0">
            <w:pPr>
              <w:rPr>
                <w:rFonts w:eastAsia="Times" w:cstheme="minorHAnsi"/>
                <w:lang w:val="en-GB"/>
              </w:rPr>
            </w:pPr>
            <w:r w:rsidRPr="00BF4020">
              <w:rPr>
                <w:rFonts w:eastAsia="Times" w:cstheme="minorHAnsi"/>
                <w:lang w:val="en-GB"/>
              </w:rPr>
              <w:lastRenderedPageBreak/>
              <w:t>12.</w:t>
            </w:r>
          </w:p>
        </w:tc>
        <w:tc>
          <w:tcPr>
            <w:tcW w:w="1220" w:type="dxa"/>
            <w:vAlign w:val="center"/>
          </w:tcPr>
          <w:p w:rsidRPr="00BF4020" w:rsidR="00CE0076" w:rsidP="00CE0076" w:rsidRDefault="00410B18" w14:paraId="667CCE1E" w14:textId="22CD69BF">
            <w:pPr>
              <w:rPr>
                <w:rFonts w:eastAsia="Times" w:cstheme="minorHAnsi"/>
                <w:lang w:val="en-GB"/>
              </w:rPr>
            </w:pPr>
            <w:r w:rsidRPr="00BF4020">
              <w:rPr>
                <w:rFonts w:eastAsia="Times" w:cstheme="minorHAnsi"/>
                <w:lang w:val="en-GB"/>
              </w:rPr>
              <w:t>Positive</w:t>
            </w:r>
          </w:p>
        </w:tc>
        <w:tc>
          <w:tcPr>
            <w:tcW w:w="1612" w:type="dxa"/>
            <w:vAlign w:val="center"/>
          </w:tcPr>
          <w:p w:rsidRPr="00BF4020" w:rsidR="00CE0076" w:rsidP="00CE0076" w:rsidRDefault="00410B18" w14:paraId="5CFC3208" w14:textId="6AC6043F">
            <w:pPr>
              <w:rPr>
                <w:rFonts w:eastAsia="Times" w:cstheme="minorHAnsi"/>
                <w:lang w:val="en-GB"/>
              </w:rPr>
            </w:pPr>
            <w:r w:rsidRPr="00BF4020">
              <w:rPr>
                <w:rFonts w:eastAsia="Times" w:cstheme="minorHAnsi"/>
              </w:rPr>
              <w:t>Search Provider Orders </w:t>
            </w:r>
          </w:p>
        </w:tc>
        <w:tc>
          <w:tcPr>
            <w:tcW w:w="2492" w:type="dxa"/>
            <w:vAlign w:val="center"/>
          </w:tcPr>
          <w:p w:rsidRPr="00BF4020" w:rsidR="00CE0076" w:rsidP="00CE0076" w:rsidRDefault="00410B18" w14:paraId="521854A4" w14:textId="520A9774">
            <w:pPr>
              <w:rPr>
                <w:rFonts w:eastAsia="Times" w:cstheme="minorHAnsi"/>
                <w:lang w:val="en-GB"/>
              </w:rPr>
            </w:pPr>
            <w:r w:rsidRPr="00BF4020">
              <w:rPr>
                <w:rFonts w:eastAsia="Times" w:cstheme="minorHAnsi"/>
              </w:rPr>
              <w:t>Navigate to order search screen. Enter Provider PIN as search criterion. Execute search</w:t>
            </w:r>
          </w:p>
        </w:tc>
        <w:tc>
          <w:tcPr>
            <w:tcW w:w="2003" w:type="dxa"/>
            <w:vAlign w:val="center"/>
          </w:tcPr>
          <w:p w:rsidRPr="00BF4020" w:rsidR="00CE0076" w:rsidP="00CE0076" w:rsidRDefault="00410B18" w14:paraId="0A73FB76" w14:textId="494E4990">
            <w:pPr>
              <w:rPr>
                <w:rFonts w:eastAsia="Times" w:cstheme="minorHAnsi"/>
                <w:lang w:val="en-GB"/>
              </w:rPr>
            </w:pPr>
            <w:r w:rsidRPr="00BF4020">
              <w:rPr>
                <w:rFonts w:eastAsia="Times" w:cstheme="minorHAnsi"/>
              </w:rPr>
              <w:t>List of provider orders matching the Provider PIN is displayed, regardless of order status.</w:t>
            </w:r>
          </w:p>
        </w:tc>
        <w:tc>
          <w:tcPr>
            <w:tcW w:w="1906" w:type="dxa"/>
            <w:vAlign w:val="center"/>
          </w:tcPr>
          <w:p w:rsidRPr="00BF4020" w:rsidR="00CE0076" w:rsidP="00CE0076" w:rsidRDefault="00CE0076" w14:paraId="1E829637" w14:textId="77777777">
            <w:pPr>
              <w:rPr>
                <w:rFonts w:eastAsia="Times" w:cstheme="minorHAnsi"/>
                <w:lang w:val="en-GB"/>
              </w:rPr>
            </w:pPr>
          </w:p>
        </w:tc>
      </w:tr>
      <w:tr w:rsidRPr="00BF4020" w:rsidR="00CE0076" w:rsidTr="00226624" w14:paraId="3DB28C1B" w14:textId="77777777">
        <w:trPr>
          <w:trHeight w:val="1322"/>
        </w:trPr>
        <w:tc>
          <w:tcPr>
            <w:tcW w:w="847" w:type="dxa"/>
            <w:vAlign w:val="center"/>
          </w:tcPr>
          <w:p w:rsidRPr="00BF4020" w:rsidR="00CE0076" w:rsidP="00CE0076" w:rsidRDefault="00CE0076" w14:paraId="0B581DDD" w14:textId="6FCAC802">
            <w:pPr>
              <w:rPr>
                <w:rFonts w:eastAsia="Times" w:cstheme="minorHAnsi"/>
                <w:lang w:val="en-GB"/>
              </w:rPr>
            </w:pPr>
            <w:r w:rsidRPr="00BF4020">
              <w:rPr>
                <w:rFonts w:eastAsia="Times" w:cstheme="minorHAnsi"/>
                <w:lang w:val="en-GB"/>
              </w:rPr>
              <w:t>13.</w:t>
            </w:r>
          </w:p>
        </w:tc>
        <w:tc>
          <w:tcPr>
            <w:tcW w:w="1220" w:type="dxa"/>
            <w:vAlign w:val="center"/>
          </w:tcPr>
          <w:p w:rsidRPr="00BF4020" w:rsidR="00CE0076" w:rsidP="00CE0076" w:rsidRDefault="00072E9F" w14:paraId="4E7E621A" w14:textId="00B4C6DD">
            <w:pPr>
              <w:rPr>
                <w:rFonts w:eastAsia="Times" w:cstheme="minorHAnsi"/>
                <w:lang w:val="en-GB"/>
              </w:rPr>
            </w:pPr>
            <w:r w:rsidRPr="00BF4020">
              <w:rPr>
                <w:rFonts w:eastAsia="Times" w:cstheme="minorHAnsi"/>
                <w:lang w:val="en-GB"/>
              </w:rPr>
              <w:t>Positive</w:t>
            </w:r>
          </w:p>
        </w:tc>
        <w:tc>
          <w:tcPr>
            <w:tcW w:w="1612" w:type="dxa"/>
            <w:vAlign w:val="center"/>
          </w:tcPr>
          <w:p w:rsidRPr="00BF4020" w:rsidR="00CE0076" w:rsidP="00CE0076" w:rsidRDefault="00072E9F" w14:paraId="61866FD6" w14:textId="611F6167">
            <w:pPr>
              <w:rPr>
                <w:rFonts w:eastAsia="Times" w:cstheme="minorHAnsi"/>
                <w:lang w:val="en-GB"/>
              </w:rPr>
            </w:pPr>
            <w:r w:rsidRPr="00BF4020">
              <w:rPr>
                <w:rFonts w:eastAsia="Times" w:cstheme="minorHAnsi"/>
              </w:rPr>
              <w:t>Display Provider Order Details</w:t>
            </w:r>
          </w:p>
        </w:tc>
        <w:tc>
          <w:tcPr>
            <w:tcW w:w="2492" w:type="dxa"/>
            <w:vAlign w:val="center"/>
          </w:tcPr>
          <w:p w:rsidRPr="00BF4020" w:rsidR="00CE0076" w:rsidP="00CE0076" w:rsidRDefault="00072E9F" w14:paraId="7D7D5043" w14:textId="1260A883">
            <w:pPr>
              <w:rPr>
                <w:rFonts w:eastAsia="Times" w:cstheme="minorHAnsi"/>
                <w:lang w:val="en-GB"/>
              </w:rPr>
            </w:pPr>
            <w:r w:rsidRPr="00BF4020">
              <w:rPr>
                <w:rFonts w:eastAsia="Times" w:cstheme="minorHAnsi"/>
              </w:rPr>
              <w:t>From the order list, select a provider order. Open order details.</w:t>
            </w:r>
          </w:p>
        </w:tc>
        <w:tc>
          <w:tcPr>
            <w:tcW w:w="2003" w:type="dxa"/>
            <w:vAlign w:val="center"/>
          </w:tcPr>
          <w:p w:rsidRPr="00BF4020" w:rsidR="00CE0076" w:rsidP="00CE0076" w:rsidRDefault="00072E9F" w14:paraId="4B7D0D48" w14:textId="416A7553">
            <w:pPr>
              <w:rPr>
                <w:rFonts w:eastAsia="Times" w:cstheme="minorHAnsi"/>
                <w:lang w:val="en-GB"/>
              </w:rPr>
            </w:pPr>
            <w:r w:rsidRPr="00BF4020">
              <w:rPr>
                <w:rFonts w:eastAsia="Times" w:cstheme="minorHAnsi"/>
              </w:rPr>
              <w:t>Full order details are displayed including partner functions (sold-to, ship-to, bill-to), NDC codes, quantities, order status, and order dates. </w:t>
            </w:r>
          </w:p>
        </w:tc>
        <w:tc>
          <w:tcPr>
            <w:tcW w:w="1906" w:type="dxa"/>
            <w:vAlign w:val="center"/>
          </w:tcPr>
          <w:p w:rsidRPr="00BF4020" w:rsidR="00CE0076" w:rsidP="00CE0076" w:rsidRDefault="00CE0076" w14:paraId="17734F36" w14:textId="77777777">
            <w:pPr>
              <w:rPr>
                <w:rFonts w:eastAsia="Times" w:cstheme="minorHAnsi"/>
                <w:lang w:val="en-GB"/>
              </w:rPr>
            </w:pPr>
          </w:p>
        </w:tc>
      </w:tr>
      <w:tr w:rsidRPr="00BF4020" w:rsidR="00CE0076" w:rsidTr="00226624" w14:paraId="614457D8" w14:textId="77777777">
        <w:trPr>
          <w:trHeight w:val="1322"/>
        </w:trPr>
        <w:tc>
          <w:tcPr>
            <w:tcW w:w="847" w:type="dxa"/>
            <w:vAlign w:val="center"/>
          </w:tcPr>
          <w:p w:rsidRPr="00BF4020" w:rsidR="00CE0076" w:rsidP="00CE0076" w:rsidRDefault="00CE0076" w14:paraId="1D8CE060" w14:textId="1F1B3774">
            <w:pPr>
              <w:rPr>
                <w:rFonts w:eastAsia="Times" w:cstheme="minorHAnsi"/>
                <w:lang w:val="en-GB"/>
              </w:rPr>
            </w:pPr>
            <w:r w:rsidRPr="00BF4020">
              <w:rPr>
                <w:rFonts w:eastAsia="Times" w:cstheme="minorHAnsi"/>
                <w:lang w:val="en-GB"/>
              </w:rPr>
              <w:t>14.</w:t>
            </w:r>
          </w:p>
        </w:tc>
        <w:tc>
          <w:tcPr>
            <w:tcW w:w="1220" w:type="dxa"/>
            <w:vAlign w:val="center"/>
          </w:tcPr>
          <w:p w:rsidRPr="00BF4020" w:rsidR="00CE0076" w:rsidP="00CE0076" w:rsidRDefault="00AE0B4D" w14:paraId="40888782" w14:textId="51D91D53">
            <w:pPr>
              <w:rPr>
                <w:rFonts w:eastAsia="Times" w:cstheme="minorHAnsi"/>
                <w:lang w:val="en-GB"/>
              </w:rPr>
            </w:pPr>
            <w:r w:rsidRPr="00BF4020">
              <w:rPr>
                <w:rFonts w:eastAsia="Times" w:cstheme="minorHAnsi"/>
                <w:lang w:val="en-GB"/>
              </w:rPr>
              <w:t>Positive</w:t>
            </w:r>
          </w:p>
        </w:tc>
        <w:tc>
          <w:tcPr>
            <w:tcW w:w="1612" w:type="dxa"/>
            <w:vAlign w:val="center"/>
          </w:tcPr>
          <w:p w:rsidRPr="00BF4020" w:rsidR="00CE0076" w:rsidP="00CE0076" w:rsidRDefault="00AE0B4D" w14:paraId="50C36EC0" w14:textId="1E9D738B">
            <w:pPr>
              <w:rPr>
                <w:rFonts w:eastAsia="Times" w:cstheme="minorHAnsi"/>
                <w:lang w:val="en-GB"/>
              </w:rPr>
            </w:pPr>
            <w:r w:rsidRPr="00BF4020">
              <w:rPr>
                <w:rFonts w:eastAsia="Times" w:cstheme="minorHAnsi"/>
              </w:rPr>
              <w:t>Submit IoH During Order Creation</w:t>
            </w:r>
          </w:p>
        </w:tc>
        <w:tc>
          <w:tcPr>
            <w:tcW w:w="2492" w:type="dxa"/>
            <w:vAlign w:val="center"/>
          </w:tcPr>
          <w:p w:rsidRPr="00BF4020" w:rsidR="00CE0076" w:rsidP="00CE0076" w:rsidRDefault="00AE0B4D" w14:paraId="747CA47F" w14:textId="6D2EE1D4">
            <w:pPr>
              <w:rPr>
                <w:rFonts w:eastAsia="Times" w:cstheme="minorHAnsi"/>
                <w:lang w:val="en-GB"/>
              </w:rPr>
            </w:pPr>
            <w:r w:rsidRPr="00BF4020">
              <w:rPr>
                <w:rFonts w:eastAsia="Times" w:cstheme="minorHAnsi"/>
              </w:rPr>
              <w:t>During Fiori order creation, navigate to the IoH section. Verify that IoH is pre-populated from consignment stock (NDC, Lot Number, Qty, Expiration Date). Adjust quantities if needed. Submit order. </w:t>
            </w:r>
          </w:p>
        </w:tc>
        <w:tc>
          <w:tcPr>
            <w:tcW w:w="2003" w:type="dxa"/>
            <w:vAlign w:val="center"/>
          </w:tcPr>
          <w:p w:rsidRPr="00BF4020" w:rsidR="00CE0076" w:rsidP="00CE0076" w:rsidRDefault="00EE2ADF" w14:paraId="6CBF99CA" w14:textId="47F47003">
            <w:pPr>
              <w:rPr>
                <w:rFonts w:eastAsia="Times" w:cstheme="minorHAnsi"/>
                <w:lang w:val="en-GB"/>
              </w:rPr>
            </w:pPr>
            <w:r w:rsidRPr="00BF4020">
              <w:rPr>
                <w:rFonts w:eastAsia="Times" w:cstheme="minorHAnsi"/>
              </w:rPr>
              <w:t>IoH is created with status "Submitted." Provider order is created. Consignment stock adjustments are reflected</w:t>
            </w:r>
          </w:p>
        </w:tc>
        <w:tc>
          <w:tcPr>
            <w:tcW w:w="1906" w:type="dxa"/>
            <w:vAlign w:val="center"/>
          </w:tcPr>
          <w:p w:rsidRPr="00BF4020" w:rsidR="00CE0076" w:rsidP="00CE0076" w:rsidRDefault="00CE0076" w14:paraId="0D7BCBC1" w14:textId="77777777">
            <w:pPr>
              <w:rPr>
                <w:rFonts w:eastAsia="Times" w:cstheme="minorHAnsi"/>
                <w:lang w:val="en-GB"/>
              </w:rPr>
            </w:pPr>
          </w:p>
        </w:tc>
      </w:tr>
      <w:tr w:rsidRPr="00BF4020" w:rsidR="000C1C1F" w:rsidTr="00226624" w14:paraId="0E690185" w14:textId="77777777">
        <w:trPr>
          <w:trHeight w:val="1322"/>
          <w:ins w:author="Vaddhi, Jigisha Nmn (CDC/NCIRD/OD) (CTR)" w:date="2026-04-20T23:18:00Z" w:id="1963"/>
        </w:trPr>
        <w:tc>
          <w:tcPr>
            <w:tcW w:w="847" w:type="dxa"/>
            <w:vAlign w:val="center"/>
          </w:tcPr>
          <w:p w:rsidRPr="00BF4020" w:rsidR="000C1C1F" w:rsidP="00CE0076" w:rsidRDefault="004A4DAC" w14:paraId="03306514" w14:textId="108FEF49">
            <w:pPr>
              <w:rPr>
                <w:ins w:author="Vaddhi, Jigisha Nmn (CDC/NCIRD/OD) (CTR)" w:date="2026-04-20T23:18:00Z" w16du:dateUtc="2026-04-21T03:18:00Z" w:id="1964"/>
                <w:rFonts w:eastAsia="Times" w:cstheme="minorHAnsi"/>
                <w:lang w:val="en-GB"/>
              </w:rPr>
            </w:pPr>
            <w:ins w:author="Vaddhi, Jigisha Nmn (CDC/NCIRD/OD) (CTR)" w:date="2026-04-20T23:19:00Z" w16du:dateUtc="2026-04-21T03:19:00Z" w:id="1965">
              <w:r>
                <w:rPr>
                  <w:rFonts w:eastAsia="Times" w:cstheme="minorHAnsi"/>
                  <w:lang w:val="en-GB"/>
                </w:rPr>
                <w:t>15.</w:t>
              </w:r>
            </w:ins>
          </w:p>
        </w:tc>
        <w:tc>
          <w:tcPr>
            <w:tcW w:w="1220" w:type="dxa"/>
            <w:vAlign w:val="center"/>
          </w:tcPr>
          <w:p w:rsidRPr="00BF4020" w:rsidR="000C1C1F" w:rsidP="00CE0076" w:rsidRDefault="004A4DAC" w14:paraId="72A25474" w14:textId="11EFD162">
            <w:pPr>
              <w:rPr>
                <w:ins w:author="Vaddhi, Jigisha Nmn (CDC/NCIRD/OD) (CTR)" w:date="2026-04-20T23:18:00Z" w16du:dateUtc="2026-04-21T03:18:00Z" w:id="1966"/>
                <w:rFonts w:eastAsia="Times" w:cstheme="minorHAnsi"/>
                <w:lang w:val="en-GB"/>
              </w:rPr>
            </w:pPr>
            <w:ins w:author="Vaddhi, Jigisha Nmn (CDC/NCIRD/OD) (CTR)" w:date="2026-04-20T23:19:00Z" w16du:dateUtc="2026-04-21T03:19:00Z" w:id="1967">
              <w:r>
                <w:rPr>
                  <w:rFonts w:eastAsia="Times" w:cstheme="minorHAnsi"/>
                  <w:lang w:val="en-GB"/>
                </w:rPr>
                <w:t xml:space="preserve">Positive </w:t>
              </w:r>
            </w:ins>
          </w:p>
        </w:tc>
        <w:tc>
          <w:tcPr>
            <w:tcW w:w="1612" w:type="dxa"/>
            <w:vAlign w:val="center"/>
          </w:tcPr>
          <w:p w:rsidRPr="00BF4020" w:rsidR="000C1C1F" w:rsidP="00CE0076" w:rsidRDefault="004A4DAC" w14:paraId="588EDC14" w14:textId="7B4B1932">
            <w:pPr>
              <w:rPr>
                <w:ins w:author="Vaddhi, Jigisha Nmn (CDC/NCIRD/OD) (CTR)" w:date="2026-04-20T23:18:00Z" w16du:dateUtc="2026-04-21T03:18:00Z" w:id="1968"/>
                <w:rFonts w:eastAsia="Times" w:cstheme="minorHAnsi"/>
              </w:rPr>
            </w:pPr>
            <w:ins w:author="Vaddhi, Jigisha Nmn (CDC/NCIRD/OD) (CTR)" w:date="2026-04-20T23:19:00Z" w16du:dateUtc="2026-04-21T03:19:00Z" w:id="1969">
              <w:r>
                <w:rPr>
                  <w:rFonts w:eastAsia="Times" w:cstheme="minorHAnsi"/>
                </w:rPr>
                <w:t>Validate business rule</w:t>
              </w:r>
            </w:ins>
            <w:ins w:author="Vaddhi, Jigisha Nmn (CDC/NCIRD/OD) (CTR)" w:date="2026-04-20T23:20:00Z" w16du:dateUtc="2026-04-21T03:20:00Z" w:id="1970">
              <w:r w:rsidR="00856F0A">
                <w:rPr>
                  <w:rFonts w:eastAsia="Times" w:cstheme="minorHAnsi"/>
                </w:rPr>
                <w:t>s</w:t>
              </w:r>
            </w:ins>
          </w:p>
        </w:tc>
        <w:tc>
          <w:tcPr>
            <w:tcW w:w="2492" w:type="dxa"/>
            <w:vAlign w:val="center"/>
          </w:tcPr>
          <w:p w:rsidRPr="00BF4020" w:rsidR="000C1C1F" w:rsidP="00CE0076" w:rsidRDefault="00856F0A" w14:paraId="7B9DD86F" w14:textId="16EB989C">
            <w:pPr>
              <w:rPr>
                <w:ins w:author="Vaddhi, Jigisha Nmn (CDC/NCIRD/OD) (CTR)" w:date="2026-04-20T23:18:00Z" w16du:dateUtc="2026-04-21T03:18:00Z" w:id="1971"/>
                <w:rFonts w:eastAsia="Times" w:cstheme="minorHAnsi"/>
              </w:rPr>
            </w:pPr>
            <w:ins w:author="Vaddhi, Jigisha Nmn (CDC/NCIRD/OD) (CTR)" w:date="2026-04-20T23:20:00Z" w16du:dateUtc="2026-04-21T03:20:00Z" w:id="1972">
              <w:r>
                <w:rPr>
                  <w:rFonts w:eastAsia="Times" w:cstheme="minorHAnsi"/>
                </w:rPr>
                <w:t>Validate the business rule captured in E006 FSD during provider order creation / change</w:t>
              </w:r>
            </w:ins>
          </w:p>
        </w:tc>
        <w:tc>
          <w:tcPr>
            <w:tcW w:w="2003" w:type="dxa"/>
            <w:vAlign w:val="center"/>
          </w:tcPr>
          <w:p w:rsidRPr="00BF4020" w:rsidR="000C1C1F" w:rsidP="00CE0076" w:rsidRDefault="00856F0A" w14:paraId="71850D1D" w14:textId="428E7F24">
            <w:pPr>
              <w:rPr>
                <w:ins w:author="Vaddhi, Jigisha Nmn (CDC/NCIRD/OD) (CTR)" w:date="2026-04-20T23:18:00Z" w16du:dateUtc="2026-04-21T03:18:00Z" w:id="1973"/>
                <w:rFonts w:eastAsia="Times" w:cstheme="minorHAnsi"/>
              </w:rPr>
            </w:pPr>
            <w:ins w:author="Vaddhi, Jigisha Nmn (CDC/NCIRD/OD) (CTR)" w:date="2026-04-20T23:21:00Z" w16du:dateUtc="2026-04-21T03:21:00Z" w:id="1974">
              <w:r>
                <w:rPr>
                  <w:rFonts w:eastAsia="Times" w:cstheme="minorHAnsi"/>
                </w:rPr>
                <w:t>During the provider order</w:t>
              </w:r>
              <w:r w:rsidR="000F3AD0">
                <w:rPr>
                  <w:rFonts w:eastAsia="Times" w:cstheme="minorHAnsi"/>
                </w:rPr>
                <w:t xml:space="preserve"> creation</w:t>
              </w:r>
              <w:r>
                <w:rPr>
                  <w:rFonts w:eastAsia="Times" w:cstheme="minorHAnsi"/>
                </w:rPr>
                <w:t xml:space="preserve"> all the applicable business rules are</w:t>
              </w:r>
              <w:r w:rsidR="000F3AD0">
                <w:rPr>
                  <w:rFonts w:eastAsia="Times" w:cstheme="minorHAnsi"/>
                </w:rPr>
                <w:t xml:space="preserve"> passed and order is created successfully</w:t>
              </w:r>
              <w:r>
                <w:rPr>
                  <w:rFonts w:eastAsia="Times" w:cstheme="minorHAnsi"/>
                </w:rPr>
                <w:t xml:space="preserve"> </w:t>
              </w:r>
            </w:ins>
          </w:p>
        </w:tc>
        <w:tc>
          <w:tcPr>
            <w:tcW w:w="1906" w:type="dxa"/>
            <w:vAlign w:val="center"/>
          </w:tcPr>
          <w:p w:rsidRPr="00BF4020" w:rsidR="000C1C1F" w:rsidP="00CE0076" w:rsidRDefault="000C1C1F" w14:paraId="1854F5DE" w14:textId="77777777">
            <w:pPr>
              <w:rPr>
                <w:ins w:author="Vaddhi, Jigisha Nmn (CDC/NCIRD/OD) (CTR)" w:date="2026-04-20T23:18:00Z" w16du:dateUtc="2026-04-21T03:18:00Z" w:id="1975"/>
                <w:rFonts w:eastAsia="Times" w:cstheme="minorHAnsi"/>
                <w:lang w:val="en-GB"/>
              </w:rPr>
            </w:pPr>
          </w:p>
        </w:tc>
      </w:tr>
      <w:tr w:rsidRPr="00BF4020" w:rsidR="00BA4C30" w:rsidTr="00226624" w14:paraId="2B4E85BE" w14:textId="77777777">
        <w:trPr>
          <w:trHeight w:val="1322"/>
          <w:ins w:author="Vaddhi, Jigisha Nmn (CDC/NCIRD/OD) (CTR)" w:date="2026-04-20T23:18:00Z" w:id="1976"/>
        </w:trPr>
        <w:tc>
          <w:tcPr>
            <w:tcW w:w="847" w:type="dxa"/>
            <w:vAlign w:val="center"/>
          </w:tcPr>
          <w:p w:rsidRPr="00BF4020" w:rsidR="00BA4C30" w:rsidP="00BA4C30" w:rsidRDefault="00BA4C30" w14:paraId="0CF8C642" w14:textId="18AC1292">
            <w:pPr>
              <w:rPr>
                <w:ins w:author="Vaddhi, Jigisha Nmn (CDC/NCIRD/OD) (CTR)" w:date="2026-04-20T23:18:00Z" w16du:dateUtc="2026-04-21T03:18:00Z" w:id="1977"/>
                <w:rFonts w:eastAsia="Times" w:cstheme="minorHAnsi"/>
                <w:lang w:val="en-GB"/>
              </w:rPr>
            </w:pPr>
            <w:ins w:author="Vaddhi, Jigisha Nmn (CDC/NCIRD/OD) (CTR)" w:date="2026-04-20T23:19:00Z" w16du:dateUtc="2026-04-21T03:19:00Z" w:id="1978">
              <w:r>
                <w:rPr>
                  <w:rFonts w:eastAsia="Times" w:cstheme="minorHAnsi"/>
                  <w:lang w:val="en-GB"/>
                </w:rPr>
                <w:lastRenderedPageBreak/>
                <w:t>16.</w:t>
              </w:r>
            </w:ins>
          </w:p>
        </w:tc>
        <w:tc>
          <w:tcPr>
            <w:tcW w:w="1220" w:type="dxa"/>
            <w:vAlign w:val="center"/>
          </w:tcPr>
          <w:p w:rsidRPr="00BF4020" w:rsidR="00BA4C30" w:rsidP="00BA4C30" w:rsidRDefault="00BA4C30" w14:paraId="3EDA85FA" w14:textId="0C2E2B9D">
            <w:pPr>
              <w:rPr>
                <w:ins w:author="Vaddhi, Jigisha Nmn (CDC/NCIRD/OD) (CTR)" w:date="2026-04-20T23:18:00Z" w16du:dateUtc="2026-04-21T03:18:00Z" w:id="1979"/>
                <w:rFonts w:eastAsia="Times" w:cstheme="minorHAnsi"/>
                <w:lang w:val="en-GB"/>
              </w:rPr>
            </w:pPr>
            <w:ins w:author="Vaddhi, Jigisha Nmn (CDC/NCIRD/OD) (CTR)" w:date="2026-04-20T23:22:00Z" w16du:dateUtc="2026-04-21T03:22:00Z" w:id="1980">
              <w:r>
                <w:rPr>
                  <w:rFonts w:eastAsia="Times" w:cstheme="minorHAnsi"/>
                  <w:lang w:val="en-GB"/>
                </w:rPr>
                <w:t xml:space="preserve">Positive </w:t>
              </w:r>
            </w:ins>
          </w:p>
        </w:tc>
        <w:tc>
          <w:tcPr>
            <w:tcW w:w="1612" w:type="dxa"/>
            <w:vAlign w:val="center"/>
          </w:tcPr>
          <w:p w:rsidRPr="00BF4020" w:rsidR="00BA4C30" w:rsidP="00BA4C30" w:rsidRDefault="00BA4C30" w14:paraId="6052A3E8" w14:textId="6C39106D">
            <w:pPr>
              <w:rPr>
                <w:ins w:author="Vaddhi, Jigisha Nmn (CDC/NCIRD/OD) (CTR)" w:date="2026-04-20T23:18:00Z" w16du:dateUtc="2026-04-21T03:18:00Z" w:id="1981"/>
                <w:rFonts w:eastAsia="Times" w:cstheme="minorHAnsi"/>
              </w:rPr>
            </w:pPr>
            <w:ins w:author="Vaddhi, Jigisha Nmn (CDC/NCIRD/OD) (CTR)" w:date="2026-04-20T23:22:00Z" w16du:dateUtc="2026-04-21T03:22:00Z" w:id="1982">
              <w:r>
                <w:rPr>
                  <w:rFonts w:eastAsia="Times" w:cstheme="minorHAnsi"/>
                </w:rPr>
                <w:t>Validate UI business rules</w:t>
              </w:r>
            </w:ins>
          </w:p>
        </w:tc>
        <w:tc>
          <w:tcPr>
            <w:tcW w:w="2492" w:type="dxa"/>
            <w:vAlign w:val="center"/>
          </w:tcPr>
          <w:p w:rsidRPr="00BF4020" w:rsidR="00BA4C30" w:rsidP="00BA4C30" w:rsidRDefault="00BA4C30" w14:paraId="5D66DE2F" w14:textId="1E037E8B">
            <w:pPr>
              <w:rPr>
                <w:ins w:author="Vaddhi, Jigisha Nmn (CDC/NCIRD/OD) (CTR)" w:date="2026-04-20T23:18:00Z" w16du:dateUtc="2026-04-21T03:18:00Z" w:id="1983"/>
                <w:rFonts w:eastAsia="Times" w:cstheme="minorHAnsi"/>
              </w:rPr>
            </w:pPr>
            <w:ins w:author="Vaddhi, Jigisha Nmn (CDC/NCIRD/OD) (CTR)" w:date="2026-04-20T23:22:00Z" w16du:dateUtc="2026-04-21T03:22:00Z" w:id="1984">
              <w:r>
                <w:rPr>
                  <w:rFonts w:eastAsia="Times" w:cstheme="minorHAnsi"/>
                </w:rPr>
                <w:t>Validate the UI business rules during provider order creation / change</w:t>
              </w:r>
            </w:ins>
          </w:p>
        </w:tc>
        <w:tc>
          <w:tcPr>
            <w:tcW w:w="2003" w:type="dxa"/>
            <w:vAlign w:val="center"/>
          </w:tcPr>
          <w:p w:rsidRPr="00BF4020" w:rsidR="00BA4C30" w:rsidP="00BA4C30" w:rsidRDefault="00BA4C30" w14:paraId="4E66A849" w14:textId="72137543">
            <w:pPr>
              <w:rPr>
                <w:ins w:author="Vaddhi, Jigisha Nmn (CDC/NCIRD/OD) (CTR)" w:date="2026-04-20T23:18:00Z" w16du:dateUtc="2026-04-21T03:18:00Z" w:id="1985"/>
                <w:rFonts w:eastAsia="Times" w:cstheme="minorHAnsi"/>
              </w:rPr>
            </w:pPr>
            <w:ins w:author="Vaddhi, Jigisha Nmn (CDC/NCIRD/OD) (CTR)" w:date="2026-04-20T23:22:00Z" w16du:dateUtc="2026-04-21T03:22:00Z" w:id="1986">
              <w:r>
                <w:rPr>
                  <w:rFonts w:eastAsia="Times" w:cstheme="minorHAnsi"/>
                </w:rPr>
                <w:t xml:space="preserve">During the provider order creation all the applicable UI business rules are passed and order is created successfully </w:t>
              </w:r>
            </w:ins>
          </w:p>
        </w:tc>
        <w:tc>
          <w:tcPr>
            <w:tcW w:w="1906" w:type="dxa"/>
            <w:vAlign w:val="center"/>
          </w:tcPr>
          <w:p w:rsidRPr="00BF4020" w:rsidR="00BA4C30" w:rsidP="00BA4C30" w:rsidRDefault="00BA4C30" w14:paraId="5352D1FC" w14:textId="77777777">
            <w:pPr>
              <w:rPr>
                <w:ins w:author="Vaddhi, Jigisha Nmn (CDC/NCIRD/OD) (CTR)" w:date="2026-04-20T23:18:00Z" w16du:dateUtc="2026-04-21T03:18:00Z" w:id="1987"/>
                <w:rFonts w:eastAsia="Times" w:cstheme="minorHAnsi"/>
                <w:lang w:val="en-GB"/>
              </w:rPr>
            </w:pPr>
          </w:p>
        </w:tc>
      </w:tr>
    </w:tbl>
    <w:p w:rsidRPr="00FB14A5" w:rsidR="00B454B6" w:rsidP="2E442796" w:rsidRDefault="00582D23" w14:paraId="05CED2F7" w14:textId="674D212D">
      <w:pPr>
        <w:pStyle w:val="Heading1"/>
        <w:tabs>
          <w:tab w:val="num" w:pos="360"/>
        </w:tabs>
      </w:pPr>
      <w:bookmarkStart w:name="_Toc64261393" w:id="1988"/>
      <w:bookmarkStart w:name="_Toc221702687" w:id="1989"/>
      <w:bookmarkStart w:name="_Toc322031350" w:id="1990"/>
      <w:r>
        <w:lastRenderedPageBreak/>
        <w:t>A</w:t>
      </w:r>
      <w:r w:rsidRPr="2E442796" w:rsidR="00B454B6">
        <w:t>ttachments</w:t>
      </w:r>
      <w:bookmarkEnd w:id="1988"/>
      <w:r w:rsidRPr="2E442796" w:rsidR="00B454B6">
        <w:t xml:space="preserve"> and Documentation</w:t>
      </w:r>
      <w:bookmarkEnd w:id="1989"/>
      <w:bookmarkEnd w:id="1990"/>
      <w:r w:rsidRPr="2E442796" w:rsidR="00B454B6">
        <w:t xml:space="preserve"> </w:t>
      </w:r>
    </w:p>
    <w:p w:rsidRPr="00BF4020" w:rsidR="00B454B6" w:rsidP="2E442796" w:rsidRDefault="00225E18" w14:paraId="73E053DB" w14:textId="220534FF">
      <w:pPr>
        <w:rPr>
          <w:rFonts w:cstheme="minorHAnsi"/>
        </w:rPr>
      </w:pPr>
      <w:r w:rsidRPr="00BF4020">
        <w:rPr>
          <w:rFonts w:cstheme="minorHAnsi"/>
        </w:rPr>
        <w:t>NA</w:t>
      </w:r>
    </w:p>
    <w:p w:rsidRPr="00BF4020" w:rsidR="00B454B6" w:rsidP="2E442796" w:rsidRDefault="00B454B6" w14:paraId="4AB66B26" w14:textId="77777777">
      <w:pPr>
        <w:rPr>
          <w:rFonts w:cstheme="minorHAnsi"/>
        </w:rPr>
      </w:pPr>
    </w:p>
    <w:p w:rsidRPr="00BF4020" w:rsidR="00B454B6" w:rsidP="2E442796" w:rsidRDefault="00B454B6" w14:paraId="5D8084D1" w14:textId="77777777">
      <w:pPr>
        <w:rPr>
          <w:rFonts w:cstheme="minorHAnsi"/>
        </w:rPr>
      </w:pPr>
    </w:p>
    <w:sectPr w:rsidRPr="00BF4020" w:rsidR="00B454B6" w:rsidSect="002E4920">
      <w:footerReference w:type="default" r:id="rId55"/>
      <w:pgSz w:w="12240" w:h="15840" w:orient="portrait"/>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N" w:author="Natakala, Sai (CDC/NCIRD/ISD) (CTR)" w:date="2026-04-14T14:43:00Z" w:id="37">
    <w:p w:rsidR="00C90036" w:rsidP="00C90036" w:rsidRDefault="00C90036" w14:paraId="45EFA849" w14:textId="77777777">
      <w:pPr>
        <w:pStyle w:val="CommentText"/>
      </w:pPr>
      <w:r>
        <w:rPr>
          <w:rStyle w:val="CommentReference"/>
        </w:rPr>
        <w:annotationRef/>
      </w:r>
      <w:r>
        <w:t> Some of Fit-Gap analysis items below are missing.</w:t>
      </w:r>
    </w:p>
    <w:p w:rsidR="00C90036" w:rsidP="00C90036" w:rsidRDefault="00C90036" w14:paraId="1617D848" w14:textId="77777777">
      <w:pPr>
        <w:pStyle w:val="CommentText"/>
      </w:pPr>
    </w:p>
    <w:p w:rsidR="00C90036" w:rsidP="00C90036" w:rsidRDefault="00C90036" w14:paraId="2BD0FAE1" w14:textId="77777777">
      <w:pPr>
        <w:pStyle w:val="CommentText"/>
      </w:pPr>
      <w:r>
        <w:t>1 . SO-010-030-070Fix Errors</w:t>
      </w:r>
    </w:p>
    <w:p w:rsidR="00C90036" w:rsidP="00C90036" w:rsidRDefault="00C90036" w14:paraId="0B355079" w14:textId="77777777">
      <w:pPr>
        <w:pStyle w:val="CommentText"/>
      </w:pPr>
      <w:r>
        <w:t> </w:t>
      </w:r>
    </w:p>
    <w:p w:rsidR="00C90036" w:rsidP="00C90036" w:rsidRDefault="00C90036" w14:paraId="175CF76B" w14:textId="77777777">
      <w:pPr>
        <w:pStyle w:val="CommentText"/>
      </w:pPr>
      <w:r>
        <w:t>2. RW-010-010-010Create Return Order with Reference to Provider Order</w:t>
      </w:r>
    </w:p>
    <w:p w:rsidR="00C90036" w:rsidP="00C90036" w:rsidRDefault="00C90036" w14:paraId="648C85F5" w14:textId="77777777">
      <w:pPr>
        <w:pStyle w:val="CommentText"/>
      </w:pPr>
      <w:r>
        <w:t> </w:t>
      </w:r>
    </w:p>
    <w:p w:rsidR="00C90036" w:rsidP="00C90036" w:rsidRDefault="00C90036" w14:paraId="7DFBE9C8" w14:textId="77777777">
      <w:pPr>
        <w:pStyle w:val="CommentText"/>
      </w:pPr>
      <w:r>
        <w:t>3. SO-020-010-020Create a replacement order from a sales order</w:t>
      </w:r>
    </w:p>
    <w:p w:rsidR="00C90036" w:rsidP="00C90036" w:rsidRDefault="00C90036" w14:paraId="44449F6F" w14:textId="77777777">
      <w:pPr>
        <w:pStyle w:val="CommentText"/>
      </w:pPr>
      <w:r>
        <w:t> </w:t>
      </w:r>
    </w:p>
    <w:p w:rsidR="00C90036" w:rsidP="00C90036" w:rsidRDefault="00C90036" w14:paraId="2EF189C2" w14:textId="77777777">
      <w:pPr>
        <w:pStyle w:val="CommentText"/>
      </w:pPr>
      <w:r>
        <w:t xml:space="preserve">  </w:t>
      </w:r>
    </w:p>
  </w:comment>
  <w:comment w:initials="JV" w:author="Vaddhi, Jigisha Nmn (CDC/NCIRD/OD) (CTR)" w:date="2026-04-20T23:05:00Z" w:id="38">
    <w:p w:rsidR="00026E2A" w:rsidP="00026E2A" w:rsidRDefault="00026E2A" w14:paraId="3020BA77" w14:textId="77777777">
      <w:pPr>
        <w:pStyle w:val="CommentText"/>
      </w:pPr>
      <w:r>
        <w:rPr>
          <w:rStyle w:val="CommentReference"/>
        </w:rPr>
        <w:annotationRef/>
      </w:r>
      <w:r>
        <w:t>updated</w:t>
      </w:r>
    </w:p>
  </w:comment>
  <w:comment w:initials="SN" w:author="Natakala, Sai (CDC/NCIRD/ISD) (CTR)" w:date="2026-04-14T14:44:00Z" w:id="72">
    <w:p w:rsidR="000A2819" w:rsidP="000A2819" w:rsidRDefault="000A2819" w14:paraId="34756BC8" w14:textId="7EF1ACDA">
      <w:pPr>
        <w:pStyle w:val="CommentText"/>
      </w:pPr>
      <w:r>
        <w:rPr>
          <w:rStyle w:val="CommentReference"/>
        </w:rPr>
        <w:annotationRef/>
      </w:r>
      <w:r>
        <w:t>Some of RTM items below are missing.</w:t>
      </w:r>
    </w:p>
    <w:p w:rsidR="000A2819" w:rsidP="000A2819" w:rsidRDefault="000A2819" w14:paraId="17B4AB94" w14:textId="77777777">
      <w:pPr>
        <w:pStyle w:val="CommentText"/>
      </w:pPr>
    </w:p>
    <w:p w:rsidR="000A2819" w:rsidP="000A2819" w:rsidRDefault="000A2819" w14:paraId="09271107" w14:textId="77777777">
      <w:pPr>
        <w:pStyle w:val="CommentText"/>
      </w:pPr>
      <w:r>
        <w:t>1 . SO-010-030-070Fix Errors</w:t>
      </w:r>
    </w:p>
    <w:p w:rsidR="000A2819" w:rsidP="000A2819" w:rsidRDefault="000A2819" w14:paraId="3AC4FF3A" w14:textId="77777777">
      <w:pPr>
        <w:pStyle w:val="CommentText"/>
      </w:pPr>
      <w:r>
        <w:t> </w:t>
      </w:r>
    </w:p>
    <w:p w:rsidR="000A2819" w:rsidP="000A2819" w:rsidRDefault="000A2819" w14:paraId="32802B10" w14:textId="77777777">
      <w:pPr>
        <w:pStyle w:val="CommentText"/>
      </w:pPr>
      <w:r>
        <w:t>2. RW-010-010-010Create Return Order with Reference to Provider Order</w:t>
      </w:r>
    </w:p>
    <w:p w:rsidR="000A2819" w:rsidP="000A2819" w:rsidRDefault="000A2819" w14:paraId="7A00DA3A" w14:textId="77777777">
      <w:pPr>
        <w:pStyle w:val="CommentText"/>
      </w:pPr>
      <w:r>
        <w:t> </w:t>
      </w:r>
    </w:p>
    <w:p w:rsidR="000A2819" w:rsidP="000A2819" w:rsidRDefault="000A2819" w14:paraId="02BAC6D2" w14:textId="77777777">
      <w:pPr>
        <w:pStyle w:val="CommentText"/>
      </w:pPr>
      <w:r>
        <w:t>3. SO-020-010-020Create a replacement order from a sales order</w:t>
      </w:r>
    </w:p>
  </w:comment>
  <w:comment w:initials="JV" w:author="Vaddhi, Jigisha Nmn (CDC/NCIRD/OD) (CTR)" w:date="2026-04-20T23:07:00Z" w:id="73">
    <w:p w:rsidR="000F464D" w:rsidP="000F464D" w:rsidRDefault="000F464D" w14:paraId="4B0F08C5" w14:textId="77777777">
      <w:pPr>
        <w:pStyle w:val="CommentText"/>
      </w:pPr>
      <w:r>
        <w:rPr>
          <w:rStyle w:val="CommentReference"/>
        </w:rPr>
        <w:annotationRef/>
      </w:r>
      <w:r>
        <w:t>updated</w:t>
      </w:r>
    </w:p>
  </w:comment>
  <w:comment w:initials="SN" w:author="Natakala, Sai (CDC/NCIRD/ISD) (CTR)" w:date="2026-04-14T14:52:00Z" w:id="116">
    <w:p w:rsidR="008A3BC3" w:rsidP="008A3BC3" w:rsidRDefault="008A3BC3" w14:paraId="0107E49A" w14:textId="2EDCB592">
      <w:pPr>
        <w:pStyle w:val="CommentText"/>
      </w:pPr>
      <w:r>
        <w:rPr>
          <w:rStyle w:val="CommentReference"/>
        </w:rPr>
        <w:annotationRef/>
      </w:r>
      <w:r>
        <w:t xml:space="preserve">Reminder about including the prefix in the status descriptions (e.g., 1a, 1b.). </w:t>
      </w:r>
    </w:p>
  </w:comment>
  <w:comment w:initials="JV" w:author="Vaddhi, Jigisha Nmn (CDC/NCIRD/OD) (CTR)" w:date="2026-04-16T08:51:00Z" w:id="117">
    <w:p w:rsidR="00FF2028" w:rsidP="00FF2028" w:rsidRDefault="00FF2028" w14:paraId="69B2E9E9" w14:textId="77777777">
      <w:pPr>
        <w:pStyle w:val="CommentText"/>
      </w:pPr>
      <w:r>
        <w:rPr>
          <w:rStyle w:val="CommentReference"/>
        </w:rPr>
        <w:annotationRef/>
      </w:r>
      <w:r>
        <w:t>updated</w:t>
      </w:r>
    </w:p>
  </w:comment>
  <w:comment w:initials="SN" w:author="Natakala, Sai (CDC/NCIRD/ISD) (CTR)" w:date="2026-04-14T14:49:00Z" w:id="119">
    <w:p w:rsidR="00DC3745" w:rsidP="00DC3745" w:rsidRDefault="00DC3745" w14:paraId="062A7C38" w14:textId="7213BD82">
      <w:pPr>
        <w:pStyle w:val="CommentText"/>
      </w:pPr>
      <w:r>
        <w:rPr>
          <w:rStyle w:val="CommentReference"/>
        </w:rPr>
        <w:annotationRef/>
      </w:r>
      <w:r>
        <w:t>It is created with “</w:t>
      </w:r>
      <w:r>
        <w:rPr>
          <w:color w:val="000000"/>
          <w:highlight w:val="white"/>
        </w:rPr>
        <w:t>1D Approved - Request”</w:t>
      </w:r>
      <w:r>
        <w:t xml:space="preserve">  not with “Approved by Grantee”</w:t>
      </w:r>
    </w:p>
  </w:comment>
  <w:comment w:initials="JV" w:author="Vaddhi, Jigisha Nmn (CDC/NCIRD/OD) (CTR)" w:date="2026-04-16T08:51:00Z" w:id="120">
    <w:p w:rsidR="00FF2028" w:rsidP="00FF2028" w:rsidRDefault="00FF2028" w14:paraId="4DA4DDB5" w14:textId="77777777">
      <w:pPr>
        <w:pStyle w:val="CommentText"/>
      </w:pPr>
      <w:r>
        <w:rPr>
          <w:rStyle w:val="CommentReference"/>
        </w:rPr>
        <w:annotationRef/>
      </w:r>
      <w:r>
        <w:t>updated</w:t>
      </w:r>
    </w:p>
  </w:comment>
  <w:comment w:initials="SN" w:author="Natakala, Sai (CDC/NCIRD/ISD) (CTR)" w:date="2026-04-14T14:55:00Z" w:id="128">
    <w:p w:rsidR="00ED5391" w:rsidP="00ED5391" w:rsidRDefault="00ED5391" w14:paraId="07B2A94C" w14:textId="2FF3DD7D">
      <w:pPr>
        <w:pStyle w:val="CommentText"/>
      </w:pPr>
      <w:r>
        <w:rPr>
          <w:rStyle w:val="CommentReference"/>
        </w:rPr>
        <w:annotationRef/>
      </w:r>
      <w:r>
        <w:t>Add a statement to refer to details order cancellation included in E006</w:t>
      </w:r>
    </w:p>
  </w:comment>
  <w:comment w:initials="JV" w:author="Vaddhi, Jigisha Nmn (CDC/NCIRD/OD) (CTR)" w:date="2026-04-15T23:15:00Z" w:id="129">
    <w:p w:rsidR="00830B7B" w:rsidP="00830B7B" w:rsidRDefault="00830B7B" w14:paraId="267A2622" w14:textId="77777777">
      <w:pPr>
        <w:pStyle w:val="CommentText"/>
      </w:pPr>
      <w:r>
        <w:rPr>
          <w:rStyle w:val="CommentReference"/>
        </w:rPr>
        <w:annotationRef/>
      </w:r>
      <w:r>
        <w:t>updated</w:t>
      </w:r>
    </w:p>
  </w:comment>
  <w:comment w:initials="SN" w:author="Natakala, Sai (CDC/NCIRD/ISD) (CTR)" w:date="2026-04-14T14:56:00Z" w:id="143">
    <w:p w:rsidR="00002719" w:rsidP="00002719" w:rsidRDefault="005D1C90" w14:paraId="3FA9D20A" w14:textId="34770EEC">
      <w:pPr>
        <w:pStyle w:val="CommentText"/>
      </w:pPr>
      <w:r>
        <w:rPr>
          <w:rStyle w:val="CommentReference"/>
        </w:rPr>
        <w:annotationRef/>
      </w:r>
      <w:r w:rsidR="00002719">
        <w:t xml:space="preserve">Reminder about including the prefix in the status descriptions (e.g., 1a, 1b.). </w:t>
      </w:r>
    </w:p>
    <w:p w:rsidR="00002719" w:rsidP="00002719" w:rsidRDefault="00002719" w14:paraId="70EBA737" w14:textId="77777777">
      <w:pPr>
        <w:pStyle w:val="CommentText"/>
      </w:pPr>
    </w:p>
    <w:p w:rsidR="00002719" w:rsidP="00002719" w:rsidRDefault="00002719" w14:paraId="75DD6903" w14:textId="77777777">
      <w:pPr>
        <w:pStyle w:val="CommentText"/>
      </w:pPr>
      <w:r>
        <w:t xml:space="preserve">Add SO-010-010-060 Order Status updated to "On Hold" </w:t>
      </w:r>
    </w:p>
  </w:comment>
  <w:comment w:initials="JV" w:author="Vaddhi, Jigisha Nmn (CDC/NCIRD/OD) (CTR)" w:date="2026-04-16T08:51:00Z" w:id="144">
    <w:p w:rsidR="000D550B" w:rsidP="000D550B" w:rsidRDefault="000D550B" w14:paraId="3738F622" w14:textId="77777777">
      <w:pPr>
        <w:pStyle w:val="CommentText"/>
      </w:pPr>
      <w:r>
        <w:rPr>
          <w:rStyle w:val="CommentReference"/>
        </w:rPr>
        <w:annotationRef/>
      </w:r>
      <w:r>
        <w:t>updated</w:t>
      </w:r>
    </w:p>
  </w:comment>
  <w:comment w:initials="SN" w:author="Natakala, Sai (CDC/NCIRD/ISD) (CTR)" w:date="2026-04-14T15:00:00Z" w:id="188">
    <w:p w:rsidR="00EF0E5E" w:rsidP="00EF0E5E" w:rsidRDefault="004C502B" w14:paraId="06BAE757" w14:textId="35F580E3">
      <w:pPr>
        <w:pStyle w:val="CommentText"/>
      </w:pPr>
      <w:r>
        <w:rPr>
          <w:rStyle w:val="CommentReference"/>
        </w:rPr>
        <w:annotationRef/>
      </w:r>
      <w:r w:rsidR="00EF0E5E">
        <w:t>Include: Open/Rejected Provider Order Conversions, BP Conversion, Special Circumstances, Fund Split Template, Fund Type Rules, Review Tool and Ancillary Kits</w:t>
      </w:r>
    </w:p>
  </w:comment>
  <w:comment w:initials="JV" w:author="Vaddhi, Jigisha Nmn (CDC/NCIRD/OD) (CTR)" w:date="2026-04-16T08:57:00Z" w:id="189">
    <w:p w:rsidR="00672E8A" w:rsidP="00672E8A" w:rsidRDefault="00672E8A" w14:paraId="61A6977C" w14:textId="77777777">
      <w:pPr>
        <w:pStyle w:val="CommentText"/>
      </w:pPr>
      <w:r>
        <w:rPr>
          <w:rStyle w:val="CommentReference"/>
        </w:rPr>
        <w:annotationRef/>
      </w:r>
      <w:r>
        <w:t>updataed</w:t>
      </w:r>
    </w:p>
  </w:comment>
  <w:comment w:initials="JV" w:author="Vaddhi, Jigisha Nmn (CDC/NCIRD/OD) (CTR)" w:date="2026-04-16T11:46:00Z" w:id="190">
    <w:p w:rsidR="001F38C2" w:rsidP="001F38C2" w:rsidRDefault="001F38C2" w14:paraId="27E7AF15" w14:textId="77777777">
      <w:pPr>
        <w:pStyle w:val="CommentText"/>
      </w:pPr>
      <w:r>
        <w:rPr>
          <w:rStyle w:val="CommentReference"/>
        </w:rPr>
        <w:annotationRef/>
      </w:r>
      <w:r>
        <w:t>Need to add Bp conversion and marketing attributes</w:t>
      </w:r>
    </w:p>
  </w:comment>
  <w:comment w:initials="JV" w:author="Vaddhi, Jigisha Nmn (CDC/NCIRD/OD) (CTR)" w:date="2026-04-20T13:29:00Z" w:id="191">
    <w:p w:rsidR="00FD5DE3" w:rsidP="00FD5DE3" w:rsidRDefault="00FD5DE3" w14:paraId="7DA2A1CC" w14:textId="77777777">
      <w:pPr>
        <w:pStyle w:val="CommentText"/>
      </w:pPr>
      <w:r>
        <w:rPr>
          <w:rStyle w:val="CommentReference"/>
        </w:rPr>
        <w:annotationRef/>
      </w:r>
      <w:r>
        <w:t>Updated</w:t>
      </w:r>
    </w:p>
  </w:comment>
  <w:comment w:initials="SN" w:author="Natakala, Sai (CDC/NCIRD/ISD) (CTR)" w:date="2026-04-14T16:18:00Z" w:id="280">
    <w:p w:rsidR="00A8773E" w:rsidP="00A8773E" w:rsidRDefault="00A8773E" w14:paraId="61BC6C45" w14:textId="126C52FC">
      <w:pPr>
        <w:pStyle w:val="CommentText"/>
      </w:pPr>
      <w:r>
        <w:rPr>
          <w:rStyle w:val="CommentReference"/>
        </w:rPr>
        <w:annotationRef/>
      </w:r>
      <w:r>
        <w:t>Order will start with “1A - In Process Request” as initial status.</w:t>
      </w:r>
    </w:p>
  </w:comment>
  <w:comment w:initials="JV" w:author="Vaddhi, Jigisha Nmn (CDC/NCIRD/OD) (CTR)" w:date="2026-04-15T23:19:00Z" w:id="281">
    <w:p w:rsidR="00F85CD1" w:rsidP="00F85CD1" w:rsidRDefault="00F85CD1" w14:paraId="3096F07F" w14:textId="77777777">
      <w:pPr>
        <w:pStyle w:val="CommentText"/>
      </w:pPr>
      <w:r>
        <w:rPr>
          <w:rStyle w:val="CommentReference"/>
        </w:rPr>
        <w:annotationRef/>
      </w:r>
      <w:r>
        <w:t>updated</w:t>
      </w:r>
    </w:p>
  </w:comment>
  <w:comment w:initials="JS" w:author="Santoli, Jeanne (CDC/NCIRD/ISD)" w:date="2026-04-14T15:29:00Z" w:id="285">
    <w:p w:rsidR="00D96CFB" w:rsidP="00D96CFB" w:rsidRDefault="00D96CFB" w14:paraId="264C22F6" w14:textId="0703AD3A">
      <w:pPr>
        <w:pStyle w:val="CommentText"/>
      </w:pPr>
      <w:r>
        <w:rPr>
          <w:rStyle w:val="CommentReference"/>
        </w:rPr>
        <w:annotationRef/>
      </w:r>
      <w:r>
        <w:rPr>
          <w:b/>
          <w:bCs/>
        </w:rPr>
        <w:t>Row 12/category:</w:t>
      </w:r>
      <w:r>
        <w:t xml:space="preserve">  Should be marked as automatic.</w:t>
      </w:r>
    </w:p>
    <w:p w:rsidR="00D96CFB" w:rsidP="00D96CFB" w:rsidRDefault="00D96CFB" w14:paraId="51E5FA47" w14:textId="77777777">
      <w:pPr>
        <w:pStyle w:val="CommentText"/>
      </w:pPr>
      <w:r>
        <w:rPr>
          <w:b/>
          <w:bCs/>
        </w:rPr>
        <w:t xml:space="preserve">Row 78: </w:t>
      </w:r>
      <w:r>
        <w:t>Shipping Transaction section should have Status as another sub row.</w:t>
      </w:r>
      <w:r>
        <w:br/>
      </w:r>
      <w:r>
        <w:rPr>
          <w:b/>
          <w:bCs/>
        </w:rPr>
        <w:t xml:space="preserve">Row 79: </w:t>
      </w:r>
      <w:r>
        <w:t xml:space="preserve"> Transaction History should have four  sub rows:  Transaction, Transaction Type, Created on, Status.</w:t>
      </w:r>
    </w:p>
    <w:p w:rsidR="00D96CFB" w:rsidP="00D96CFB" w:rsidRDefault="00D96CFB" w14:paraId="7EBF577F" w14:textId="77777777">
      <w:pPr>
        <w:pStyle w:val="CommentText"/>
      </w:pPr>
    </w:p>
    <w:p w:rsidR="00D96CFB" w:rsidP="00D96CFB" w:rsidRDefault="00D96CFB" w14:paraId="0D8C9DF3" w14:textId="77777777">
      <w:pPr>
        <w:pStyle w:val="CommentText"/>
      </w:pPr>
      <w:r>
        <w:rPr>
          <w:b/>
          <w:bCs/>
        </w:rPr>
        <w:t xml:space="preserve">Missing from Item section:  </w:t>
      </w:r>
    </w:p>
    <w:p w:rsidR="00D96CFB" w:rsidP="00D96CFB" w:rsidRDefault="00D96CFB" w14:paraId="66941BA9" w14:textId="77777777">
      <w:pPr>
        <w:pStyle w:val="CommentText"/>
      </w:pPr>
      <w:r>
        <w:t>Suggested quantity</w:t>
      </w:r>
    </w:p>
    <w:p w:rsidR="00D96CFB" w:rsidP="00D96CFB" w:rsidRDefault="00D96CFB" w14:paraId="5AF61EED" w14:textId="77777777">
      <w:pPr>
        <w:pStyle w:val="CommentText"/>
      </w:pPr>
      <w:r>
        <w:t>Currency (billed value)</w:t>
      </w:r>
    </w:p>
    <w:p w:rsidR="00D96CFB" w:rsidP="00D96CFB" w:rsidRDefault="00D96CFB" w14:paraId="2F0D3F98" w14:textId="77777777">
      <w:pPr>
        <w:pStyle w:val="CommentText"/>
      </w:pPr>
    </w:p>
    <w:p w:rsidR="00D96CFB" w:rsidP="00D96CFB" w:rsidRDefault="00D96CFB" w14:paraId="2A4D675D" w14:textId="77777777">
      <w:pPr>
        <w:pStyle w:val="CommentText"/>
      </w:pPr>
      <w:r>
        <w:rPr>
          <w:b/>
          <w:bCs/>
        </w:rPr>
        <w:t>Missing sections (assignment blocks):</w:t>
      </w:r>
      <w:r>
        <w:br/>
        <w:t>Change History</w:t>
      </w:r>
    </w:p>
    <w:p w:rsidR="00D96CFB" w:rsidP="00D96CFB" w:rsidRDefault="00D96CFB" w14:paraId="768316A6" w14:textId="77777777">
      <w:pPr>
        <w:pStyle w:val="CommentText"/>
      </w:pPr>
      <w:r>
        <w:t>Parties Involved</w:t>
      </w:r>
    </w:p>
    <w:p w:rsidR="00D96CFB" w:rsidP="00D96CFB" w:rsidRDefault="00D96CFB" w14:paraId="1E08E388" w14:textId="77777777">
      <w:pPr>
        <w:pStyle w:val="CommentText"/>
      </w:pPr>
      <w:r>
        <w:t>Price totals</w:t>
      </w:r>
    </w:p>
    <w:p w:rsidR="00D96CFB" w:rsidP="00D96CFB" w:rsidRDefault="00D96CFB" w14:paraId="560D8A62" w14:textId="77777777">
      <w:pPr>
        <w:pStyle w:val="CommentText"/>
      </w:pPr>
      <w:r>
        <w:t>Attachments</w:t>
      </w:r>
    </w:p>
    <w:p w:rsidR="00D96CFB" w:rsidP="00D96CFB" w:rsidRDefault="00D96CFB" w14:paraId="6082B15C" w14:textId="77777777">
      <w:pPr>
        <w:pStyle w:val="CommentText"/>
      </w:pPr>
      <w:r>
        <w:t>Notes</w:t>
      </w:r>
    </w:p>
    <w:p w:rsidR="00D96CFB" w:rsidP="00D96CFB" w:rsidRDefault="00D96CFB" w14:paraId="10DAF582" w14:textId="77777777">
      <w:pPr>
        <w:pStyle w:val="CommentText"/>
      </w:pPr>
    </w:p>
    <w:p w:rsidR="00D96CFB" w:rsidP="00D96CFB" w:rsidRDefault="00D96CFB" w14:paraId="2F3896DA" w14:textId="77777777">
      <w:pPr>
        <w:pStyle w:val="CommentText"/>
      </w:pPr>
      <w:r>
        <w:rPr>
          <w:b/>
          <w:bCs/>
        </w:rPr>
        <w:t>This spreadsheet includes only fields at the overivew level</w:t>
      </w:r>
      <w:r>
        <w:t xml:space="preserve">.  Item level information, which can be found when navigating into each line item, is missing in the attached spreadsheet, with the relevant assignment blocks. </w:t>
      </w:r>
    </w:p>
  </w:comment>
  <w:comment w:initials="JV" w:author="Vaddhi, Jigisha Nmn (CDC/NCIRD/OD) (CTR)" w:date="2026-04-20T23:11:00Z" w:id="286">
    <w:p w:rsidR="00641E7A" w:rsidP="00641E7A" w:rsidRDefault="00641E7A" w14:paraId="73A46B19" w14:textId="77777777">
      <w:pPr>
        <w:pStyle w:val="CommentText"/>
      </w:pPr>
      <w:r>
        <w:rPr>
          <w:rStyle w:val="CommentReference"/>
        </w:rPr>
        <w:annotationRef/>
      </w:r>
      <w:r>
        <w:t>updated</w:t>
      </w:r>
    </w:p>
  </w:comment>
  <w:comment w:initials="JS" w:author="Santoli, Jeanne (CDC/NCIRD/ISD)" w:date="2026-04-28T16:58:00Z" w:id="287">
    <w:p w:rsidR="003111BF" w:rsidP="003111BF" w:rsidRDefault="003111BF" w14:paraId="2B4952D1" w14:textId="77777777">
      <w:pPr>
        <w:pStyle w:val="CommentText"/>
      </w:pPr>
      <w:r>
        <w:rPr>
          <w:rStyle w:val="CommentReference"/>
        </w:rPr>
        <w:annotationRef/>
      </w:r>
      <w:r>
        <w:t>Two minor corrections are needed in the spreadsheet:</w:t>
      </w:r>
      <w:r>
        <w:br/>
      </w:r>
      <w:r>
        <w:br/>
        <w:t>1.  For Notes assignment block under the overview level:  text type is listed twice. One field should be text type and the other field should be text.</w:t>
      </w:r>
    </w:p>
    <w:p w:rsidR="003111BF" w:rsidP="003111BF" w:rsidRDefault="003111BF" w14:paraId="655BE0CE" w14:textId="77777777">
      <w:pPr>
        <w:pStyle w:val="CommentText"/>
      </w:pPr>
      <w:r>
        <w:t>2. For Notes assignment block under the item level: text type is listed twice. One field should be text type and the other field should be text.</w:t>
      </w:r>
    </w:p>
  </w:comment>
  <w:comment w:initials="JV" w:author="Vaddhi, Jigisha Nmn (CDC/NCIRD/OD) (CTR)" w:date="2026-04-30T16:19:00Z" w:id="288">
    <w:p w:rsidR="00C57D41" w:rsidP="00C57D41" w:rsidRDefault="00C57D41" w14:paraId="4DB34364" w14:textId="77777777">
      <w:pPr>
        <w:pStyle w:val="CommentText"/>
      </w:pPr>
      <w:r>
        <w:rPr>
          <w:rStyle w:val="CommentReference"/>
        </w:rPr>
        <w:annotationRef/>
      </w:r>
      <w:r>
        <w:t>Updated at both overview level and item level</w:t>
      </w:r>
    </w:p>
  </w:comment>
  <w:comment w:initials="SN" w:author="Natakala, Sai (CDC/NCIRD/ISD) (CTR)" w:date="2026-04-14T16:20:00Z" w:id="293">
    <w:p w:rsidR="000648BF" w:rsidP="000648BF" w:rsidRDefault="009C291D" w14:paraId="59560877" w14:textId="1D412C0A">
      <w:pPr>
        <w:pStyle w:val="CommentText"/>
      </w:pPr>
      <w:r>
        <w:rPr>
          <w:rStyle w:val="CommentReference"/>
        </w:rPr>
        <w:annotationRef/>
      </w:r>
      <w:r w:rsidR="000648BF">
        <w:t>Add a statement to refer to details order cancellation included in E006.</w:t>
      </w:r>
    </w:p>
    <w:p w:rsidR="000648BF" w:rsidP="000648BF" w:rsidRDefault="000648BF" w14:paraId="548FA215" w14:textId="77777777">
      <w:pPr>
        <w:pStyle w:val="CommentText"/>
      </w:pPr>
    </w:p>
    <w:p w:rsidR="000648BF" w:rsidP="000648BF" w:rsidRDefault="000648BF" w14:paraId="5BA5DD42" w14:textId="77777777">
      <w:pPr>
        <w:pStyle w:val="CommentText"/>
      </w:pPr>
      <w:r>
        <w:t>Add UI Business rules.</w:t>
      </w:r>
    </w:p>
  </w:comment>
  <w:comment w:initials="JV" w:author="Vaddhi, Jigisha Nmn (CDC/NCIRD/OD) (CTR)" w:date="2026-04-20T23:11:00Z" w:id="294">
    <w:p w:rsidR="00641E7A" w:rsidP="00641E7A" w:rsidRDefault="00641E7A" w14:paraId="4046D65E" w14:textId="77777777">
      <w:pPr>
        <w:pStyle w:val="CommentText"/>
      </w:pPr>
      <w:r>
        <w:rPr>
          <w:rStyle w:val="CommentReference"/>
        </w:rPr>
        <w:annotationRef/>
      </w:r>
      <w:r>
        <w:t>updated</w:t>
      </w:r>
    </w:p>
  </w:comment>
  <w:comment w:initials="SN" w:author="Natakala, Sai (CDC/NCIRD/ISD) (CTR)" w:date="2026-04-14T16:20:00Z" w:id="655">
    <w:p w:rsidR="000648BF" w:rsidP="000648BF" w:rsidRDefault="009C291D" w14:paraId="0C3D47B6" w14:textId="241E3D55">
      <w:pPr>
        <w:pStyle w:val="CommentText"/>
      </w:pPr>
      <w:r>
        <w:rPr>
          <w:rStyle w:val="CommentReference"/>
        </w:rPr>
        <w:annotationRef/>
      </w:r>
      <w:r w:rsidR="000648BF">
        <w:t>Add a statement to refer to details order cancellation included in E006.</w:t>
      </w:r>
    </w:p>
    <w:p w:rsidR="000648BF" w:rsidP="000648BF" w:rsidRDefault="000648BF" w14:paraId="25F4DB5F" w14:textId="77777777">
      <w:pPr>
        <w:pStyle w:val="CommentText"/>
      </w:pPr>
    </w:p>
    <w:p w:rsidR="000648BF" w:rsidP="000648BF" w:rsidRDefault="000648BF" w14:paraId="2C84AF7D" w14:textId="77777777">
      <w:pPr>
        <w:pStyle w:val="CommentText"/>
      </w:pPr>
      <w:r>
        <w:t>Add UI Business rules.</w:t>
      </w:r>
    </w:p>
  </w:comment>
  <w:comment w:initials="JV" w:author="Vaddhi, Jigisha Nmn (CDC/NCIRD/OD) (CTR)" w:date="2026-04-20T23:12:00Z" w:id="656">
    <w:p w:rsidR="00641E7A" w:rsidP="00641E7A" w:rsidRDefault="00641E7A" w14:paraId="7B6209BD" w14:textId="77777777">
      <w:pPr>
        <w:pStyle w:val="CommentText"/>
      </w:pPr>
      <w:r>
        <w:rPr>
          <w:rStyle w:val="CommentReference"/>
        </w:rPr>
        <w:annotationRef/>
      </w:r>
      <w:r>
        <w:t>updated</w:t>
      </w:r>
    </w:p>
  </w:comment>
  <w:comment w:initials="SN" w:author="Natakala, Sai (CDC/NCIRD/ISD) (CTR)" w:date="2026-04-14T16:23:00Z" w:id="804">
    <w:p w:rsidR="00E52BB4" w:rsidP="00E52BB4" w:rsidRDefault="00E52BB4" w14:paraId="0F26168B" w14:textId="7D527592">
      <w:pPr>
        <w:pStyle w:val="CommentText"/>
      </w:pPr>
      <w:r>
        <w:rPr>
          <w:rStyle w:val="CommentReference"/>
        </w:rPr>
        <w:annotationRef/>
      </w:r>
      <w:r>
        <w:t>Validate business rules for IOB to have at least one line item should be modified.</w:t>
      </w:r>
    </w:p>
  </w:comment>
  <w:comment w:initials="V(" w:author="Vaddhi, Jigisha Nmn (CDC/NCIRD/OD) (CTR)" w:date="2026-04-21T08:29:00Z" w:id="805">
    <w:p w:rsidR="00CD570B" w:rsidRDefault="00CD570B" w14:paraId="69390CCB" w14:textId="7EF1F554">
      <w:pPr>
        <w:pStyle w:val="CommentText"/>
      </w:pPr>
      <w:r>
        <w:rPr>
          <w:rStyle w:val="CommentReference"/>
        </w:rPr>
        <w:annotationRef/>
      </w:r>
      <w:r w:rsidRPr="0E03BB01">
        <w:t>updated</w:t>
      </w:r>
    </w:p>
  </w:comment>
  <w:comment w:initials="SN" w:author="Natakala, Sai (CDC/NCIRD/ISD) (CTR)" w:date="2026-04-14T16:27:00Z" w:id="1008">
    <w:p w:rsidR="00694D64" w:rsidP="00694D64" w:rsidRDefault="00694D64" w14:paraId="59E1106E" w14:textId="77777777">
      <w:pPr>
        <w:pStyle w:val="CommentText"/>
      </w:pPr>
      <w:r>
        <w:rPr>
          <w:rStyle w:val="CommentReference"/>
        </w:rPr>
        <w:annotationRef/>
      </w:r>
      <w:r>
        <w:t>Add header and item level cancellation scenarios and refer business rules for Order Save validations FSD E006.</w:t>
      </w:r>
    </w:p>
  </w:comment>
  <w:comment w:initials="JV" w:author="Vaddhi, Jigisha Nmn (CDC/NCIRD/OD) (CTR)" w:date="2026-04-20T23:14:00Z" w:id="1009">
    <w:p w:rsidR="00D93C65" w:rsidP="00D93C65" w:rsidRDefault="00D93C65" w14:paraId="35B5ED39" w14:textId="77777777">
      <w:pPr>
        <w:pStyle w:val="CommentText"/>
      </w:pPr>
      <w:r>
        <w:rPr>
          <w:rStyle w:val="CommentReference"/>
        </w:rPr>
        <w:annotationRef/>
      </w:r>
      <w:r>
        <w:t>updated</w:t>
      </w:r>
    </w:p>
  </w:comment>
  <w:comment w:initials="JS" w:author="Santoli, Jeanne (CDC/NCIRD/ISD)" w:date="2026-04-13T18:27:00Z" w:id="1034">
    <w:p w:rsidR="003D7C6D" w:rsidP="003D7C6D" w:rsidRDefault="003D7C6D" w14:paraId="38B8546E" w14:textId="2AAC5D76">
      <w:pPr>
        <w:pStyle w:val="CommentText"/>
      </w:pPr>
      <w:r>
        <w:rPr>
          <w:rStyle w:val="CommentReference"/>
        </w:rPr>
        <w:annotationRef/>
      </w:r>
      <w:r>
        <w:t xml:space="preserve">Please add the following information about direct ship cancellation: </w:t>
      </w:r>
    </w:p>
    <w:p w:rsidR="003D7C6D" w:rsidP="003D7C6D" w:rsidRDefault="003D7C6D" w14:paraId="128BD72E" w14:textId="77777777">
      <w:pPr>
        <w:pStyle w:val="CommentText"/>
      </w:pPr>
    </w:p>
    <w:p w:rsidR="003D7C6D" w:rsidP="003D7C6D" w:rsidRDefault="003D7C6D" w14:paraId="19CAC3AC" w14:textId="77777777">
      <w:pPr>
        <w:pStyle w:val="CommentText"/>
      </w:pPr>
      <w:r>
        <w:t xml:space="preserve">When CDC cancels a direct ship line item, the sales order line item, PO and PR all need to be cancelled. </w:t>
      </w:r>
    </w:p>
  </w:comment>
  <w:comment w:initials="JV" w:author="Vaddhi, Jigisha Nmn (CDC/NCIRD/OD) (CTR)" w:date="2026-04-15T23:01:00Z" w:id="1035">
    <w:p w:rsidR="003D7C6D" w:rsidP="003D7C6D" w:rsidRDefault="003D7C6D" w14:paraId="12C16DA9" w14:textId="77777777">
      <w:pPr>
        <w:pStyle w:val="CommentText"/>
      </w:pPr>
      <w:r>
        <w:rPr>
          <w:rStyle w:val="CommentReference"/>
        </w:rPr>
        <w:annotationRef/>
      </w:r>
      <w:r>
        <w:t>updated</w:t>
      </w:r>
    </w:p>
  </w:comment>
  <w:comment w:initials="SN" w:author="Natakala, Sai (CDC/NCIRD/ISD) (CTR)" w:date="2026-04-14T16:34:00Z" w:id="1038">
    <w:p w:rsidR="00DC4A52" w:rsidP="00DC4A52" w:rsidRDefault="00DC4A52" w14:paraId="034E1FFA" w14:textId="77777777">
      <w:pPr>
        <w:pStyle w:val="CommentText"/>
      </w:pPr>
      <w:r>
        <w:rPr>
          <w:rStyle w:val="CommentReference"/>
        </w:rPr>
        <w:annotationRef/>
      </w:r>
      <w:r>
        <w:t xml:space="preserve">Once search is completed, the user should have the ability to save the search and export list to Excel </w:t>
      </w:r>
    </w:p>
  </w:comment>
  <w:comment w:initials="JV" w:author="Vaddhi, Jigisha Nmn (CDC/NCIRD/OD) (CTR)" w:date="2026-04-15T23:29:00Z" w:id="1039">
    <w:p w:rsidR="00012D61" w:rsidP="00012D61" w:rsidRDefault="00012D61" w14:paraId="6336A788" w14:textId="77777777">
      <w:pPr>
        <w:pStyle w:val="CommentText"/>
      </w:pPr>
      <w:r>
        <w:rPr>
          <w:rStyle w:val="CommentReference"/>
        </w:rPr>
        <w:annotationRef/>
      </w:r>
      <w:r>
        <w:t>updated</w:t>
      </w:r>
    </w:p>
  </w:comment>
  <w:comment w:initials="SN" w:author="Natakala, Sai (CDC/NCIRD/ISD) (CTR)" w:date="2026-04-14T16:29:00Z" w:id="1040">
    <w:p w:rsidR="007A113A" w:rsidP="009719B8" w:rsidRDefault="009D6410" w14:paraId="1B75DBCE" w14:textId="0CC18094">
      <w:pPr>
        <w:pStyle w:val="CommentText"/>
        <w:numPr>
          <w:ilvl w:val="0"/>
          <w:numId w:val="23"/>
        </w:numPr>
      </w:pPr>
      <w:r>
        <w:rPr>
          <w:rStyle w:val="CommentReference"/>
        </w:rPr>
        <w:annotationRef/>
      </w:r>
      <w:r w:rsidR="007A113A">
        <w:t>Missing Employee Responsible - Last Name</w:t>
      </w:r>
    </w:p>
  </w:comment>
  <w:comment w:initials="JV" w:author="Vaddhi, Jigisha Nmn (CDC/NCIRD/OD) (CTR)" w:date="2026-04-15T23:30:00Z" w:id="1041">
    <w:p w:rsidR="0009395C" w:rsidP="0009395C" w:rsidRDefault="0009395C" w14:paraId="41F17616" w14:textId="77777777">
      <w:pPr>
        <w:pStyle w:val="CommentText"/>
      </w:pPr>
      <w:r>
        <w:rPr>
          <w:rStyle w:val="CommentReference"/>
        </w:rPr>
        <w:annotationRef/>
      </w:r>
      <w:r>
        <w:t>updated</w:t>
      </w:r>
    </w:p>
  </w:comment>
  <w:comment w:initials="SN" w:author="Natakala, Sai (CDC/NCIRD/ISD) (CTR)" w:date="2026-04-14T16:32:00Z" w:id="1042">
    <w:p w:rsidR="00CF66FA" w:rsidP="00CF66FA" w:rsidRDefault="00CF66FA" w14:paraId="5A8B1E15" w14:textId="1AE827C1">
      <w:pPr>
        <w:pStyle w:val="CommentText"/>
      </w:pPr>
      <w:r>
        <w:rPr>
          <w:rStyle w:val="CommentReference"/>
        </w:rPr>
        <w:annotationRef/>
      </w:r>
      <w:r>
        <w:t>Selection Options for each field is missing.</w:t>
      </w:r>
    </w:p>
  </w:comment>
  <w:comment w:initials="JV" w:author="Vaddhi, Jigisha Nmn (CDC/NCIRD/OD) (CTR)" w:date="2026-04-20T23:15:00Z" w:id="1043">
    <w:p w:rsidR="00AC5CE1" w:rsidP="00AC5CE1" w:rsidRDefault="00AC5CE1" w14:paraId="2D94BB5D" w14:textId="77777777">
      <w:pPr>
        <w:pStyle w:val="CommentText"/>
      </w:pPr>
      <w:r>
        <w:rPr>
          <w:rStyle w:val="CommentReference"/>
        </w:rPr>
        <w:annotationRef/>
      </w:r>
      <w:r>
        <w:t>updated</w:t>
      </w:r>
    </w:p>
  </w:comment>
  <w:comment w:initials="JS" w:author="Santoli, Jeanne (CDC/NCIRD/ISD)" w:date="2026-04-28T17:07:00Z" w:id="1044">
    <w:p w:rsidR="00E01B29" w:rsidP="00E01B29" w:rsidRDefault="00E01B29" w14:paraId="03D038AB" w14:textId="77777777">
      <w:pPr>
        <w:pStyle w:val="CommentText"/>
      </w:pPr>
      <w:r>
        <w:rPr>
          <w:rStyle w:val="CommentReference"/>
        </w:rPr>
        <w:annotationRef/>
      </w:r>
      <w:r>
        <w:t>For any date search, the selection options are different:  is, is between, is earlier than, is later than.</w:t>
      </w:r>
    </w:p>
  </w:comment>
  <w:comment w:initials="JV" w:author="Vaddhi, Jigisha Nmn (CDC/NCIRD/OD) (CTR)" w:date="2026-05-01T09:01:00Z" w:id="1045">
    <w:p w:rsidR="00B12621" w:rsidP="00B12621" w:rsidRDefault="00B12621" w14:paraId="5B6357BA" w14:textId="77777777">
      <w:pPr>
        <w:pStyle w:val="CommentText"/>
      </w:pPr>
      <w:r>
        <w:rPr>
          <w:rStyle w:val="CommentReference"/>
        </w:rPr>
        <w:annotationRef/>
      </w:r>
      <w:r>
        <w:t>updated</w:t>
      </w:r>
    </w:p>
  </w:comment>
  <w:comment w:initials="JS" w:author="Santoli, Jeanne (CDC/NCIRD/ISD)" w:date="2026-05-05T16:10:00Z" w:id="1046">
    <w:p w:rsidR="003D4211" w:rsidP="003D4211" w:rsidRDefault="003D4211" w14:paraId="7E9BF6DA" w14:textId="77777777">
      <w:pPr>
        <w:pStyle w:val="CommentText"/>
      </w:pPr>
      <w:r>
        <w:rPr>
          <w:rStyle w:val="CommentReference"/>
        </w:rPr>
        <w:annotationRef/>
      </w:r>
      <w:r>
        <w:t>Thanks very much.   This is clear.</w:t>
      </w:r>
    </w:p>
  </w:comment>
  <w:comment w:initials="JS" w:author="Santoli, Jeanne (CDC/NCIRD/ISD)" w:date="2026-04-28T17:09:00Z" w:id="1692">
    <w:p w:rsidR="005F5DCA" w:rsidP="005F5DCA" w:rsidRDefault="005F5DCA" w14:paraId="39A00572" w14:textId="60D25B69">
      <w:pPr>
        <w:pStyle w:val="CommentText"/>
      </w:pPr>
      <w:r>
        <w:rPr>
          <w:rStyle w:val="CommentReference"/>
        </w:rPr>
        <w:annotationRef/>
      </w:r>
      <w:r>
        <w:t xml:space="preserve">The third column is the search value.  For each search criterion, the search value is dynamic.  Options include free form entry, pick from a drop down, or search help.  Please add the search value for each search criterion. </w:t>
      </w:r>
    </w:p>
  </w:comment>
  <w:comment w:initials="JV" w:author="Vaddhi, Jigisha Nmn (CDC/NCIRD/OD) (CTR)" w:date="2026-05-01T09:02:00Z" w:id="1693">
    <w:p w:rsidR="00B12621" w:rsidP="00B12621" w:rsidRDefault="00B12621" w14:paraId="66488740" w14:textId="77777777">
      <w:pPr>
        <w:pStyle w:val="CommentText"/>
      </w:pPr>
      <w:r>
        <w:rPr>
          <w:rStyle w:val="CommentReference"/>
        </w:rPr>
        <w:annotationRef/>
      </w:r>
      <w:r>
        <w:t>updated</w:t>
      </w:r>
    </w:p>
  </w:comment>
  <w:comment w:initials="SN" w:author="Natakala, Sai (CDC/NCIRD/ISD) (CTR)" w:date="2026-04-14T16:35:00Z" w:id="1710">
    <w:p w:rsidR="00F927AE" w:rsidP="00F927AE" w:rsidRDefault="00F927AE" w14:paraId="62B6CA86" w14:textId="2FF817FE">
      <w:pPr>
        <w:pStyle w:val="CommentText"/>
      </w:pPr>
      <w:r>
        <w:rPr>
          <w:rStyle w:val="CommentReference"/>
        </w:rPr>
        <w:annotationRef/>
      </w:r>
      <w:r>
        <w:t xml:space="preserve">The layout report is missing some fields. Check personalization section also to include the fields. </w:t>
      </w:r>
    </w:p>
  </w:comment>
  <w:comment w:initials="JV" w:author="Vaddhi, Jigisha Nmn (CDC/NCIRD/OD) (CTR)" w:date="2026-04-16T09:25:00Z" w:id="1711">
    <w:p w:rsidR="00272E37" w:rsidP="00272E37" w:rsidRDefault="00272E37" w14:paraId="4CBADBA8" w14:textId="77777777">
      <w:pPr>
        <w:pStyle w:val="CommentText"/>
      </w:pPr>
      <w:r>
        <w:rPr>
          <w:rStyle w:val="CommentReference"/>
        </w:rPr>
        <w:annotationRef/>
      </w:r>
      <w:r>
        <w:t>updated</w:t>
      </w:r>
    </w:p>
  </w:comment>
  <w:comment w:initials="JS" w:author="Santoli, Jeanne (CDC/NCIRD/ISD)" w:date="2026-04-15T16:08:00Z" w:id="1723">
    <w:p w:rsidR="009719B8" w:rsidP="009719B8" w:rsidRDefault="009719B8" w14:paraId="4907F200" w14:textId="6D01461C">
      <w:pPr>
        <w:pStyle w:val="CommentText"/>
      </w:pPr>
      <w:r>
        <w:rPr>
          <w:rStyle w:val="CommentReference"/>
        </w:rPr>
        <w:annotationRef/>
      </w:r>
      <w:r>
        <w:t xml:space="preserve">Copying pandemic vaccine orders works similarly to copying routine vaccine orders.  </w:t>
      </w:r>
    </w:p>
    <w:p w:rsidR="009719B8" w:rsidP="009719B8" w:rsidRDefault="009719B8" w14:paraId="50DBBD78" w14:textId="77777777">
      <w:pPr>
        <w:pStyle w:val="CommentText"/>
      </w:pPr>
    </w:p>
    <w:p w:rsidR="009719B8" w:rsidP="009719B8" w:rsidRDefault="009719B8" w14:paraId="19008BC6" w14:textId="77777777">
      <w:pPr>
        <w:pStyle w:val="CommentText"/>
      </w:pPr>
      <w:r>
        <w:t xml:space="preserve">Exceptions:  </w:t>
      </w:r>
    </w:p>
    <w:p w:rsidR="009719B8" w:rsidP="009719B8" w:rsidRDefault="009719B8" w14:paraId="44FEE2FA" w14:textId="77777777">
      <w:pPr>
        <w:pStyle w:val="CommentText"/>
        <w:numPr>
          <w:ilvl w:val="0"/>
          <w:numId w:val="24"/>
        </w:numPr>
      </w:pPr>
      <w:r>
        <w:t>Though fund type does not carry over into the copied order, the PAN fund type associated with the NDC prepopulates in the copied order.</w:t>
      </w:r>
    </w:p>
    <w:p w:rsidR="009719B8" w:rsidP="009719B8" w:rsidRDefault="009719B8" w14:paraId="5FD75A99" w14:textId="77777777">
      <w:pPr>
        <w:pStyle w:val="CommentText"/>
      </w:pPr>
      <w:r>
        <w:t>2. Opt-out ancillary kit does not transfer into the copied order;  instead the rules of the ancillary kit table are applied.</w:t>
      </w:r>
    </w:p>
  </w:comment>
  <w:comment w:initials="JV" w:author="Vaddhi, Jigisha Nmn (CDC/NCIRD/OD) (CTR)" w:date="2026-04-20T23:15:00Z" w:id="1724">
    <w:p w:rsidR="00AC5CE1" w:rsidP="00AC5CE1" w:rsidRDefault="00AC5CE1" w14:paraId="3F08AB92" w14:textId="77777777">
      <w:pPr>
        <w:pStyle w:val="CommentText"/>
      </w:pPr>
      <w:r>
        <w:rPr>
          <w:rStyle w:val="CommentReference"/>
        </w:rPr>
        <w:annotationRef/>
      </w:r>
      <w:r>
        <w:t>updated</w:t>
      </w:r>
    </w:p>
  </w:comment>
  <w:comment w:initials="SN" w:author="Natakala, Sai (CDC/NCIRD/ISD) (CTR)" w:date="2026-04-14T16:39:00Z" w:id="1726">
    <w:p w:rsidR="0010350E" w:rsidP="0010350E" w:rsidRDefault="0010350E" w14:paraId="1DCF114C" w14:textId="6301B6F2">
      <w:pPr>
        <w:pStyle w:val="CommentText"/>
      </w:pPr>
      <w:r>
        <w:rPr>
          <w:rStyle w:val="CommentReference"/>
        </w:rPr>
        <w:annotationRef/>
      </w:r>
      <w:r>
        <w:t>Fund Type will not copy over from order line but populates based on Fund Split Template.</w:t>
      </w:r>
    </w:p>
  </w:comment>
  <w:comment w:initials="JV" w:author="Vaddhi, Jigisha Nmn (CDC/NCIRD/OD) (CTR)" w:date="2026-04-20T23:17:00Z" w:id="1727">
    <w:p w:rsidR="007670DB" w:rsidP="007670DB" w:rsidRDefault="007670DB" w14:paraId="6FDF80E4" w14:textId="77777777">
      <w:pPr>
        <w:pStyle w:val="CommentText"/>
      </w:pPr>
      <w:r>
        <w:rPr>
          <w:rStyle w:val="CommentReference"/>
        </w:rPr>
        <w:annotationRef/>
      </w:r>
      <w:r>
        <w:t>updated</w:t>
      </w:r>
    </w:p>
  </w:comment>
  <w:comment w:initials="SN" w:author="Natakala, Sai (CDC/NCIRD/ISD) (CTR)" w:date="2026-04-14T16:45:00Z" w:id="1757">
    <w:p w:rsidR="000A2D24" w:rsidP="000A2D24" w:rsidRDefault="000A2D24" w14:paraId="3DA6E0FD" w14:textId="72251806">
      <w:pPr>
        <w:pStyle w:val="CommentText"/>
      </w:pPr>
      <w:r>
        <w:rPr>
          <w:rStyle w:val="CommentReference"/>
        </w:rPr>
        <w:annotationRef/>
      </w:r>
      <w:r>
        <w:t>CDC Needs to review the standard Fiori App to determine it meets our requirements.</w:t>
      </w:r>
    </w:p>
  </w:comment>
  <w:comment w:initials="JV" w:author="Vaddhi, Jigisha Nmn (CDC/NCIRD/OD) (CTR)" w:date="2026-04-21T08:42:00Z" w:id="1758">
    <w:p w:rsidR="00376E31" w:rsidP="00376E31" w:rsidRDefault="00376E31" w14:paraId="757CDE0A" w14:textId="77777777">
      <w:pPr>
        <w:pStyle w:val="CommentText"/>
      </w:pPr>
      <w:r>
        <w:rPr>
          <w:rStyle w:val="CommentReference"/>
        </w:rPr>
        <w:annotationRef/>
      </w:r>
      <w:r>
        <w:t>This is captured as an open item and will be revisited during build</w:t>
      </w:r>
    </w:p>
  </w:comment>
  <w:comment w:initials="SN" w:author="Natakala, Sai (CDC/NCIRD/ISD) (CTR)" w:date="2026-04-14T16:47:00Z" w:id="1762">
    <w:p w:rsidR="00E6199A" w:rsidP="00E6199A" w:rsidRDefault="00E6199A" w14:paraId="0785CA01" w14:textId="1EFA1F44">
      <w:pPr>
        <w:pStyle w:val="CommentText"/>
      </w:pPr>
      <w:r>
        <w:rPr>
          <w:rStyle w:val="CommentReference"/>
        </w:rPr>
        <w:annotationRef/>
      </w:r>
      <w:r>
        <w:t>Does this covers create, display and search?</w:t>
      </w:r>
    </w:p>
  </w:comment>
  <w:comment w:initials="JV" w:author="Vaddhi, Jigisha Nmn (CDC/NCIRD/OD) (CTR)" w:date="2026-04-16T09:20:00Z" w:id="1763">
    <w:p w:rsidR="000C06C2" w:rsidP="000C06C2" w:rsidRDefault="000C06C2" w14:paraId="02E9FBB3" w14:textId="77777777">
      <w:pPr>
        <w:pStyle w:val="CommentText"/>
      </w:pPr>
      <w:r>
        <w:rPr>
          <w:rStyle w:val="CommentReference"/>
        </w:rPr>
        <w:annotationRef/>
      </w:r>
      <w:r>
        <w:t>Yes it covers create, display and search</w:t>
      </w:r>
    </w:p>
  </w:comment>
  <w:comment w:initials="SN" w:author="Natakala, Sai (CDC/NCIRD/ISD) (CTR)" w:date="2026-04-14T16:48:00Z" w:id="1769">
    <w:p w:rsidR="004E69B2" w:rsidP="004E69B2" w:rsidRDefault="004E69B2" w14:paraId="45029B55" w14:textId="234280F7">
      <w:pPr>
        <w:pStyle w:val="CommentText"/>
      </w:pPr>
      <w:r>
        <w:rPr>
          <w:rStyle w:val="CommentReference"/>
        </w:rPr>
        <w:annotationRef/>
      </w:r>
      <w:r>
        <w:t>Number of assignment blocks are missing in the screen shot.</w:t>
      </w:r>
    </w:p>
  </w:comment>
  <w:comment w:initials="JV" w:author="Vaddhi, Jigisha Nmn (CDC/NCIRD/OD) (CTR)" w:date="2026-04-20T18:18:00Z" w:id="1770">
    <w:p w:rsidR="004E1CBF" w:rsidP="004E1CBF" w:rsidRDefault="004E1CBF" w14:paraId="13F70087" w14:textId="77777777">
      <w:pPr>
        <w:pStyle w:val="CommentText"/>
      </w:pPr>
      <w:r>
        <w:rPr>
          <w:rStyle w:val="CommentReference"/>
        </w:rPr>
        <w:annotationRef/>
      </w:r>
      <w:r>
        <w:t>updated</w:t>
      </w:r>
    </w:p>
  </w:comment>
  <w:comment w:initials="SN" w:author="Natakala, Sai (CDC/NCIRD/ISD) (CTR)" w:date="2026-04-14T16:48:00Z" w:id="1781">
    <w:p w:rsidR="004263AC" w:rsidP="004263AC" w:rsidRDefault="004263AC" w14:paraId="190EF77E" w14:textId="09FB284E">
      <w:pPr>
        <w:pStyle w:val="CommentText"/>
      </w:pPr>
      <w:r>
        <w:rPr>
          <w:rStyle w:val="CommentReference"/>
        </w:rPr>
        <w:annotationRef/>
      </w:r>
      <w:r>
        <w:t>Number of assignment blocks are missing in the screen shot.</w:t>
      </w:r>
    </w:p>
  </w:comment>
  <w:comment w:initials="JV" w:author="Vaddhi, Jigisha Nmn (CDC/NCIRD/OD) (CTR)" w:date="2026-04-20T18:22:00Z" w:id="1782">
    <w:p w:rsidR="00AC7AE6" w:rsidP="00AC7AE6" w:rsidRDefault="00AC7AE6" w14:paraId="45D68692" w14:textId="77777777">
      <w:pPr>
        <w:pStyle w:val="CommentText"/>
      </w:pPr>
      <w:r>
        <w:rPr>
          <w:rStyle w:val="CommentReference"/>
        </w:rPr>
        <w:annotationRef/>
      </w:r>
      <w:r>
        <w:t>updated</w:t>
      </w:r>
    </w:p>
  </w:comment>
  <w:comment w:initials="JS" w:author="Santoli, Jeanne (CDC/NCIRD/ISD)" w:date="2026-04-14T16:06:00Z" w:id="1799">
    <w:p w:rsidR="00A26D49" w:rsidP="00A26D49" w:rsidRDefault="00A26D49" w14:paraId="2A21F1B3" w14:textId="27029AF4">
      <w:pPr>
        <w:pStyle w:val="CommentText"/>
      </w:pPr>
      <w:r>
        <w:rPr>
          <w:rStyle w:val="CommentReference"/>
        </w:rPr>
        <w:annotationRef/>
      </w:r>
      <w:r>
        <w:t>See comments about the elements of this table above in the section with the embedded excel file.</w:t>
      </w:r>
    </w:p>
  </w:comment>
  <w:comment w:initials="JV" w:author="Vaddhi, Jigisha Nmn (CDC/NCIRD/OD) (CTR)" w:date="2026-04-21T08:48:00Z" w:id="1800">
    <w:p w:rsidR="003C4BFD" w:rsidP="003C4BFD" w:rsidRDefault="003C4BFD" w14:paraId="51F54671" w14:textId="77777777">
      <w:pPr>
        <w:pStyle w:val="CommentText"/>
      </w:pPr>
      <w:r>
        <w:rPr>
          <w:rStyle w:val="CommentReference"/>
        </w:rPr>
        <w:annotationRef/>
      </w:r>
      <w:r>
        <w:t>As IOH fields are pre populated, I have removed the value help for NDC code and lot number fields. Pls let me know if any other info needs to be added.</w:t>
      </w:r>
    </w:p>
  </w:comment>
  <w:comment w:initials="JS" w:author="Santoli, Jeanne (CDC/NCIRD/ISD)" w:date="2026-04-28T17:16:00Z" w:id="1801">
    <w:p w:rsidR="004D1435" w:rsidP="004D1435" w:rsidRDefault="004D1435" w14:paraId="61A02D2A" w14:textId="77777777">
      <w:pPr>
        <w:pStyle w:val="CommentText"/>
      </w:pPr>
      <w:r>
        <w:rPr>
          <w:rStyle w:val="CommentReference"/>
        </w:rPr>
        <w:annotationRef/>
      </w:r>
      <w:r>
        <w:t>Please retain “value help” for NDC code and lot #.  Though the IOH prepopulates, it is possible to add new vaccines to the IOH, so the value help is still needed.</w:t>
      </w:r>
    </w:p>
  </w:comment>
  <w:comment w:initials="JV" w:author="Vaddhi, Jigisha Nmn (CDC/NCIRD/OD) (CTR)" w:date="2026-04-30T21:02:00Z" w:id="1802">
    <w:p w:rsidR="00DD1404" w:rsidP="00DD1404" w:rsidRDefault="00DD1404" w14:paraId="0D04EEBB" w14:textId="77777777">
      <w:pPr>
        <w:pStyle w:val="CommentText"/>
      </w:pPr>
      <w:r>
        <w:rPr>
          <w:rStyle w:val="CommentReference"/>
        </w:rPr>
        <w:annotationRef/>
      </w:r>
      <w:r>
        <w:t>updated</w:t>
      </w:r>
    </w:p>
  </w:comment>
  <w:comment w:initials="SN" w:author="Natakala, Sai (CDC/NCIRD/ISD) (CTR)" w:date="2026-04-14T16:50:00Z" w:id="1812">
    <w:p w:rsidR="006A2780" w:rsidP="006A2780" w:rsidRDefault="006A2780" w14:paraId="1673347A" w14:textId="4492A2D8">
      <w:pPr>
        <w:pStyle w:val="CommentText"/>
      </w:pPr>
      <w:r>
        <w:rPr>
          <w:rStyle w:val="CommentReference"/>
        </w:rPr>
        <w:annotationRef/>
      </w:r>
      <w:r>
        <w:t>Add UI Business Rules errors handling.</w:t>
      </w:r>
    </w:p>
  </w:comment>
  <w:comment w:initials="V(" w:author="Vaddhi, Jigisha Nmn (CDC/NCIRD/OD) (CTR)" w:date="2026-04-21T08:37:00Z" w:id="1813">
    <w:p w:rsidR="00CD570B" w:rsidRDefault="00CD570B" w14:paraId="6EE4DB65" w14:textId="0F975305">
      <w:pPr>
        <w:pStyle w:val="CommentText"/>
      </w:pPr>
      <w:r>
        <w:rPr>
          <w:rStyle w:val="CommentReference"/>
        </w:rPr>
        <w:annotationRef/>
      </w:r>
      <w:r w:rsidRPr="33F8BCFB">
        <w:t>updated</w:t>
      </w:r>
    </w:p>
  </w:comment>
  <w:comment w:initials="SN" w:author="Natakala, Sai (CDC/NCIRD/ISD) (CTR)" w:date="2026-04-14T16:52:00Z" w:id="1961">
    <w:p w:rsidR="00C95850" w:rsidP="00C95850" w:rsidRDefault="00C95850" w14:paraId="756124EF" w14:textId="77777777">
      <w:pPr>
        <w:pStyle w:val="CommentText"/>
      </w:pPr>
      <w:r>
        <w:rPr>
          <w:rStyle w:val="CommentReference"/>
        </w:rPr>
        <w:annotationRef/>
      </w:r>
      <w:r>
        <w:t>Add testing scenarios from E006 and every UI business rules testing scenarios is captured</w:t>
      </w:r>
    </w:p>
  </w:comment>
  <w:comment w:initials="JV" w:author="Vaddhi, Jigisha Nmn (CDC/NCIRD/OD) (CTR)" w:date="2026-04-20T23:22:00Z" w:id="1962">
    <w:p w:rsidR="00BA4C30" w:rsidP="00BA4C30" w:rsidRDefault="00BA4C30" w14:paraId="05DD6808" w14:textId="77777777">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189C2" w15:done="1"/>
  <w15:commentEx w15:paraId="3020BA77" w15:paraIdParent="2EF189C2" w15:done="1"/>
  <w15:commentEx w15:paraId="02BAC6D2" w15:done="1"/>
  <w15:commentEx w15:paraId="4B0F08C5" w15:paraIdParent="02BAC6D2" w15:done="1"/>
  <w15:commentEx w15:paraId="0107E49A" w15:done="1"/>
  <w15:commentEx w15:paraId="69B2E9E9" w15:paraIdParent="0107E49A" w15:done="1"/>
  <w15:commentEx w15:paraId="062A7C38" w15:done="1"/>
  <w15:commentEx w15:paraId="4DA4DDB5" w15:paraIdParent="062A7C38" w15:done="1"/>
  <w15:commentEx w15:paraId="07B2A94C" w15:done="1"/>
  <w15:commentEx w15:paraId="267A2622" w15:paraIdParent="07B2A94C" w15:done="1"/>
  <w15:commentEx w15:paraId="75DD6903" w15:done="1"/>
  <w15:commentEx w15:paraId="3738F622" w15:paraIdParent="75DD6903" w15:done="1"/>
  <w15:commentEx w15:paraId="06BAE757" w15:done="1"/>
  <w15:commentEx w15:paraId="61A6977C" w15:paraIdParent="06BAE757" w15:done="1"/>
  <w15:commentEx w15:paraId="27E7AF15" w15:paraIdParent="06BAE757" w15:done="1"/>
  <w15:commentEx w15:paraId="7DA2A1CC" w15:paraIdParent="06BAE757" w15:done="1"/>
  <w15:commentEx w15:paraId="61BC6C45" w15:done="1"/>
  <w15:commentEx w15:paraId="3096F07F" w15:paraIdParent="61BC6C45" w15:done="1"/>
  <w15:commentEx w15:paraId="2F3896DA" w15:done="1"/>
  <w15:commentEx w15:paraId="73A46B19" w15:paraIdParent="2F3896DA" w15:done="1"/>
  <w15:commentEx w15:paraId="655BE0CE" w15:paraIdParent="2F3896DA" w15:done="1"/>
  <w15:commentEx w15:paraId="4DB34364" w15:paraIdParent="2F3896DA" w15:done="1"/>
  <w15:commentEx w15:paraId="5BA5DD42" w15:done="1"/>
  <w15:commentEx w15:paraId="4046D65E" w15:paraIdParent="5BA5DD42" w15:done="1"/>
  <w15:commentEx w15:paraId="2C84AF7D" w15:done="1"/>
  <w15:commentEx w15:paraId="7B6209BD" w15:paraIdParent="2C84AF7D" w15:done="1"/>
  <w15:commentEx w15:paraId="0F26168B" w15:done="1"/>
  <w15:commentEx w15:paraId="69390CCB" w15:paraIdParent="0F26168B" w15:done="1"/>
  <w15:commentEx w15:paraId="59E1106E" w15:done="1"/>
  <w15:commentEx w15:paraId="35B5ED39" w15:paraIdParent="59E1106E" w15:done="1"/>
  <w15:commentEx w15:paraId="19CAC3AC" w15:done="1"/>
  <w15:commentEx w15:paraId="12C16DA9" w15:paraIdParent="19CAC3AC" w15:done="1"/>
  <w15:commentEx w15:paraId="034E1FFA" w15:done="1"/>
  <w15:commentEx w15:paraId="6336A788" w15:paraIdParent="034E1FFA" w15:done="1"/>
  <w15:commentEx w15:paraId="1B75DBCE" w15:done="1"/>
  <w15:commentEx w15:paraId="41F17616" w15:paraIdParent="1B75DBCE" w15:done="1"/>
  <w15:commentEx w15:paraId="5A8B1E15" w15:done="1"/>
  <w15:commentEx w15:paraId="2D94BB5D" w15:paraIdParent="5A8B1E15" w15:done="1"/>
  <w15:commentEx w15:paraId="03D038AB" w15:paraIdParent="5A8B1E15" w15:done="1"/>
  <w15:commentEx w15:paraId="5B6357BA" w15:paraIdParent="5A8B1E15" w15:done="1"/>
  <w15:commentEx w15:paraId="7E9BF6DA" w15:paraIdParent="5A8B1E15" w15:done="1"/>
  <w15:commentEx w15:paraId="39A00572" w15:done="1"/>
  <w15:commentEx w15:paraId="66488740" w15:paraIdParent="39A00572" w15:done="1"/>
  <w15:commentEx w15:paraId="62B6CA86" w15:done="1"/>
  <w15:commentEx w15:paraId="4CBADBA8" w15:paraIdParent="62B6CA86" w15:done="1"/>
  <w15:commentEx w15:paraId="5FD75A99" w15:done="1"/>
  <w15:commentEx w15:paraId="3F08AB92" w15:paraIdParent="5FD75A99" w15:done="1"/>
  <w15:commentEx w15:paraId="1DCF114C" w15:done="1"/>
  <w15:commentEx w15:paraId="6FDF80E4" w15:paraIdParent="1DCF114C" w15:done="1"/>
  <w15:commentEx w15:paraId="3DA6E0FD" w15:done="1"/>
  <w15:commentEx w15:paraId="757CDE0A" w15:paraIdParent="3DA6E0FD" w15:done="1"/>
  <w15:commentEx w15:paraId="0785CA01" w15:done="1"/>
  <w15:commentEx w15:paraId="02E9FBB3" w15:paraIdParent="0785CA01" w15:done="1"/>
  <w15:commentEx w15:paraId="45029B55" w15:done="1"/>
  <w15:commentEx w15:paraId="13F70087" w15:paraIdParent="45029B55" w15:done="1"/>
  <w15:commentEx w15:paraId="190EF77E" w15:done="1"/>
  <w15:commentEx w15:paraId="45D68692" w15:paraIdParent="190EF77E" w15:done="1"/>
  <w15:commentEx w15:paraId="2A21F1B3" w15:done="1"/>
  <w15:commentEx w15:paraId="51F54671" w15:paraIdParent="2A21F1B3" w15:done="1"/>
  <w15:commentEx w15:paraId="61A02D2A" w15:paraIdParent="2A21F1B3" w15:done="1"/>
  <w15:commentEx w15:paraId="0D04EEBB" w15:paraIdParent="2A21F1B3" w15:done="1"/>
  <w15:commentEx w15:paraId="1673347A" w15:done="1"/>
  <w15:commentEx w15:paraId="6EE4DB65" w15:paraIdParent="1673347A" w15:done="1"/>
  <w15:commentEx w15:paraId="756124EF" w15:done="1"/>
  <w15:commentEx w15:paraId="05DD6808" w15:paraIdParent="756124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F1AE05" w16cex:dateUtc="2026-04-14T18:43:00Z"/>
  <w16cex:commentExtensible w16cex:durableId="2546ED86" w16cex:dateUtc="2026-04-21T03:05:00Z"/>
  <w16cex:commentExtensible w16cex:durableId="4FB1B61C" w16cex:dateUtc="2026-04-14T18:44:00Z"/>
  <w16cex:commentExtensible w16cex:durableId="2DF34D6B" w16cex:dateUtc="2026-04-21T03:07:00Z"/>
  <w16cex:commentExtensible w16cex:durableId="576FF41A" w16cex:dateUtc="2026-04-14T18:52:00Z"/>
  <w16cex:commentExtensible w16cex:durableId="2D74A65B" w16cex:dateUtc="2026-04-16T12:51:00Z"/>
  <w16cex:commentExtensible w16cex:durableId="35B648E8" w16cex:dateUtc="2026-04-14T18:49:00Z"/>
  <w16cex:commentExtensible w16cex:durableId="6C878241" w16cex:dateUtc="2026-04-16T12:51:00Z"/>
  <w16cex:commentExtensible w16cex:durableId="7357A768" w16cex:dateUtc="2026-04-14T18:55:00Z"/>
  <w16cex:commentExtensible w16cex:durableId="3C421E74" w16cex:dateUtc="2026-04-16T03:15:00Z"/>
  <w16cex:commentExtensible w16cex:durableId="567E98C4" w16cex:dateUtc="2026-04-14T18:56:00Z"/>
  <w16cex:commentExtensible w16cex:durableId="590F0543" w16cex:dateUtc="2026-04-16T12:51:00Z"/>
  <w16cex:commentExtensible w16cex:durableId="636297C4" w16cex:dateUtc="2026-04-14T19:00:00Z"/>
  <w16cex:commentExtensible w16cex:durableId="4C1E6AEA" w16cex:dateUtc="2026-04-16T12:57:00Z"/>
  <w16cex:commentExtensible w16cex:durableId="66CF2AEE" w16cex:dateUtc="2026-04-16T15:46:00Z"/>
  <w16cex:commentExtensible w16cex:durableId="799358C7" w16cex:dateUtc="2026-04-20T17:29:00Z"/>
  <w16cex:commentExtensible w16cex:durableId="32BB6584" w16cex:dateUtc="2026-04-14T20:18:00Z"/>
  <w16cex:commentExtensible w16cex:durableId="2AE8FDD8" w16cex:dateUtc="2026-04-16T03:19:00Z"/>
  <w16cex:commentExtensible w16cex:durableId="2C62EEA1" w16cex:dateUtc="2026-04-14T19:29:00Z"/>
  <w16cex:commentExtensible w16cex:durableId="00316A48" w16cex:dateUtc="2026-04-21T03:11:00Z"/>
  <w16cex:commentExtensible w16cex:durableId="45CDA127" w16cex:dateUtc="2026-04-28T20:58:00Z"/>
  <w16cex:commentExtensible w16cex:durableId="0FFC4660" w16cex:dateUtc="2026-04-30T20:19:00Z"/>
  <w16cex:commentExtensible w16cex:durableId="6FED47C5" w16cex:dateUtc="2026-04-14T20:20:00Z"/>
  <w16cex:commentExtensible w16cex:durableId="241BEBA9" w16cex:dateUtc="2026-04-21T03:11:00Z"/>
  <w16cex:commentExtensible w16cex:durableId="7BB6E81C" w16cex:dateUtc="2026-04-14T20:20:00Z"/>
  <w16cex:commentExtensible w16cex:durableId="0D5044CF" w16cex:dateUtc="2026-04-21T03:12:00Z"/>
  <w16cex:commentExtensible w16cex:durableId="5323AC5B" w16cex:dateUtc="2026-04-14T20:23:00Z"/>
  <w16cex:commentExtensible w16cex:durableId="5B4CEF4B" w16cex:dateUtc="2026-04-21T12:29:00Z"/>
  <w16cex:commentExtensible w16cex:durableId="4253BCBB" w16cex:dateUtc="2026-04-14T20:27:00Z"/>
  <w16cex:commentExtensible w16cex:durableId="3C775E7D" w16cex:dateUtc="2026-04-21T03:14:00Z"/>
  <w16cex:commentExtensible w16cex:durableId="784FC859" w16cex:dateUtc="2026-04-13T22:27:00Z"/>
  <w16cex:commentExtensible w16cex:durableId="66BD3BFB" w16cex:dateUtc="2026-04-16T03:01:00Z"/>
  <w16cex:commentExtensible w16cex:durableId="27D1BED1" w16cex:dateUtc="2026-04-14T20:34:00Z"/>
  <w16cex:commentExtensible w16cex:durableId="55D7C173" w16cex:dateUtc="2026-04-16T03:29:00Z"/>
  <w16cex:commentExtensible w16cex:durableId="41A0365B" w16cex:dateUtc="2026-04-14T20:29:00Z"/>
  <w16cex:commentExtensible w16cex:durableId="6FECD096" w16cex:dateUtc="2026-04-16T03:30:00Z"/>
  <w16cex:commentExtensible w16cex:durableId="53076482" w16cex:dateUtc="2026-04-14T20:32:00Z"/>
  <w16cex:commentExtensible w16cex:durableId="78A9F9DE" w16cex:dateUtc="2026-04-21T03:15:00Z"/>
  <w16cex:commentExtensible w16cex:durableId="654BB6B1" w16cex:dateUtc="2026-04-28T21:07:00Z"/>
  <w16cex:commentExtensible w16cex:durableId="5590A2BA" w16cex:dateUtc="2026-05-01T13:01:00Z"/>
  <w16cex:commentExtensible w16cex:durableId="23779371" w16cex:dateUtc="2026-05-05T20:10:00Z"/>
  <w16cex:commentExtensible w16cex:durableId="77DE8817" w16cex:dateUtc="2026-04-28T21:09:00Z"/>
  <w16cex:commentExtensible w16cex:durableId="2945B805" w16cex:dateUtc="2026-05-01T13:02:00Z"/>
  <w16cex:commentExtensible w16cex:durableId="0F9A6334" w16cex:dateUtc="2026-04-14T20:35:00Z"/>
  <w16cex:commentExtensible w16cex:durableId="12746067" w16cex:dateUtc="2026-04-16T13:25:00Z"/>
  <w16cex:commentExtensible w16cex:durableId="33233572" w16cex:dateUtc="2026-04-15T20:08:00Z"/>
  <w16cex:commentExtensible w16cex:durableId="562DEF9E" w16cex:dateUtc="2026-04-21T03:15:00Z"/>
  <w16cex:commentExtensible w16cex:durableId="17298B78" w16cex:dateUtc="2026-04-14T20:39:00Z"/>
  <w16cex:commentExtensible w16cex:durableId="795BAA0D" w16cex:dateUtc="2026-04-21T03:17:00Z"/>
  <w16cex:commentExtensible w16cex:durableId="495C6938" w16cex:dateUtc="2026-04-14T20:45:00Z"/>
  <w16cex:commentExtensible w16cex:durableId="3F73CE1E" w16cex:dateUtc="2026-04-21T12:42:00Z"/>
  <w16cex:commentExtensible w16cex:durableId="7E85C2CB" w16cex:dateUtc="2026-04-14T20:47:00Z"/>
  <w16cex:commentExtensible w16cex:durableId="144A459E" w16cex:dateUtc="2026-04-16T13:20:00Z"/>
  <w16cex:commentExtensible w16cex:durableId="2E110F5F" w16cex:dateUtc="2026-04-14T20:48:00Z"/>
  <w16cex:commentExtensible w16cex:durableId="6B5DBC87" w16cex:dateUtc="2026-04-20T22:18:00Z"/>
  <w16cex:commentExtensible w16cex:durableId="3C727491" w16cex:dateUtc="2026-04-14T20:48:00Z"/>
  <w16cex:commentExtensible w16cex:durableId="2288D31D" w16cex:dateUtc="2026-04-20T22:22:00Z"/>
  <w16cex:commentExtensible w16cex:durableId="4960B9C0" w16cex:dateUtc="2026-04-14T20:06:00Z"/>
  <w16cex:commentExtensible w16cex:durableId="18BFD168" w16cex:dateUtc="2026-04-21T12:48:00Z"/>
  <w16cex:commentExtensible w16cex:durableId="04EBF20D" w16cex:dateUtc="2026-04-28T21:16:00Z"/>
  <w16cex:commentExtensible w16cex:durableId="1013073B" w16cex:dateUtc="2026-05-01T01:02:00Z"/>
  <w16cex:commentExtensible w16cex:durableId="6FD414ED" w16cex:dateUtc="2026-04-14T20:50:00Z"/>
  <w16cex:commentExtensible w16cex:durableId="4031D24B" w16cex:dateUtc="2026-04-21T12:37:00Z"/>
  <w16cex:commentExtensible w16cex:durableId="5C049F21" w16cex:dateUtc="2026-04-14T20:52:00Z"/>
  <w16cex:commentExtensible w16cex:durableId="4E03416B" w16cex:dateUtc="2026-04-21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189C2" w16cid:durableId="1DF1AE05"/>
  <w16cid:commentId w16cid:paraId="3020BA77" w16cid:durableId="2546ED86"/>
  <w16cid:commentId w16cid:paraId="02BAC6D2" w16cid:durableId="4FB1B61C"/>
  <w16cid:commentId w16cid:paraId="4B0F08C5" w16cid:durableId="2DF34D6B"/>
  <w16cid:commentId w16cid:paraId="0107E49A" w16cid:durableId="576FF41A"/>
  <w16cid:commentId w16cid:paraId="69B2E9E9" w16cid:durableId="2D74A65B"/>
  <w16cid:commentId w16cid:paraId="062A7C38" w16cid:durableId="35B648E8"/>
  <w16cid:commentId w16cid:paraId="4DA4DDB5" w16cid:durableId="6C878241"/>
  <w16cid:commentId w16cid:paraId="07B2A94C" w16cid:durableId="7357A768"/>
  <w16cid:commentId w16cid:paraId="267A2622" w16cid:durableId="3C421E74"/>
  <w16cid:commentId w16cid:paraId="75DD6903" w16cid:durableId="567E98C4"/>
  <w16cid:commentId w16cid:paraId="3738F622" w16cid:durableId="590F0543"/>
  <w16cid:commentId w16cid:paraId="06BAE757" w16cid:durableId="636297C4"/>
  <w16cid:commentId w16cid:paraId="61A6977C" w16cid:durableId="4C1E6AEA"/>
  <w16cid:commentId w16cid:paraId="27E7AF15" w16cid:durableId="66CF2AEE"/>
  <w16cid:commentId w16cid:paraId="7DA2A1CC" w16cid:durableId="799358C7"/>
  <w16cid:commentId w16cid:paraId="61BC6C45" w16cid:durableId="32BB6584"/>
  <w16cid:commentId w16cid:paraId="3096F07F" w16cid:durableId="2AE8FDD8"/>
  <w16cid:commentId w16cid:paraId="2F3896DA" w16cid:durableId="2C62EEA1"/>
  <w16cid:commentId w16cid:paraId="73A46B19" w16cid:durableId="00316A48"/>
  <w16cid:commentId w16cid:paraId="655BE0CE" w16cid:durableId="45CDA127"/>
  <w16cid:commentId w16cid:paraId="4DB34364" w16cid:durableId="0FFC4660"/>
  <w16cid:commentId w16cid:paraId="5BA5DD42" w16cid:durableId="6FED47C5"/>
  <w16cid:commentId w16cid:paraId="4046D65E" w16cid:durableId="241BEBA9"/>
  <w16cid:commentId w16cid:paraId="2C84AF7D" w16cid:durableId="7BB6E81C"/>
  <w16cid:commentId w16cid:paraId="7B6209BD" w16cid:durableId="0D5044CF"/>
  <w16cid:commentId w16cid:paraId="0F26168B" w16cid:durableId="5323AC5B"/>
  <w16cid:commentId w16cid:paraId="69390CCB" w16cid:durableId="5B4CEF4B"/>
  <w16cid:commentId w16cid:paraId="59E1106E" w16cid:durableId="4253BCBB"/>
  <w16cid:commentId w16cid:paraId="35B5ED39" w16cid:durableId="3C775E7D"/>
  <w16cid:commentId w16cid:paraId="19CAC3AC" w16cid:durableId="784FC859"/>
  <w16cid:commentId w16cid:paraId="12C16DA9" w16cid:durableId="66BD3BFB"/>
  <w16cid:commentId w16cid:paraId="034E1FFA" w16cid:durableId="27D1BED1"/>
  <w16cid:commentId w16cid:paraId="6336A788" w16cid:durableId="55D7C173"/>
  <w16cid:commentId w16cid:paraId="1B75DBCE" w16cid:durableId="41A0365B"/>
  <w16cid:commentId w16cid:paraId="41F17616" w16cid:durableId="6FECD096"/>
  <w16cid:commentId w16cid:paraId="5A8B1E15" w16cid:durableId="53076482"/>
  <w16cid:commentId w16cid:paraId="2D94BB5D" w16cid:durableId="78A9F9DE"/>
  <w16cid:commentId w16cid:paraId="03D038AB" w16cid:durableId="654BB6B1"/>
  <w16cid:commentId w16cid:paraId="5B6357BA" w16cid:durableId="5590A2BA"/>
  <w16cid:commentId w16cid:paraId="7E9BF6DA" w16cid:durableId="23779371"/>
  <w16cid:commentId w16cid:paraId="39A00572" w16cid:durableId="77DE8817"/>
  <w16cid:commentId w16cid:paraId="66488740" w16cid:durableId="2945B805"/>
  <w16cid:commentId w16cid:paraId="62B6CA86" w16cid:durableId="0F9A6334"/>
  <w16cid:commentId w16cid:paraId="4CBADBA8" w16cid:durableId="12746067"/>
  <w16cid:commentId w16cid:paraId="5FD75A99" w16cid:durableId="33233572"/>
  <w16cid:commentId w16cid:paraId="3F08AB92" w16cid:durableId="562DEF9E"/>
  <w16cid:commentId w16cid:paraId="1DCF114C" w16cid:durableId="17298B78"/>
  <w16cid:commentId w16cid:paraId="6FDF80E4" w16cid:durableId="795BAA0D"/>
  <w16cid:commentId w16cid:paraId="3DA6E0FD" w16cid:durableId="495C6938"/>
  <w16cid:commentId w16cid:paraId="757CDE0A" w16cid:durableId="3F73CE1E"/>
  <w16cid:commentId w16cid:paraId="0785CA01" w16cid:durableId="7E85C2CB"/>
  <w16cid:commentId w16cid:paraId="02E9FBB3" w16cid:durableId="144A459E"/>
  <w16cid:commentId w16cid:paraId="45029B55" w16cid:durableId="2E110F5F"/>
  <w16cid:commentId w16cid:paraId="13F70087" w16cid:durableId="6B5DBC87"/>
  <w16cid:commentId w16cid:paraId="190EF77E" w16cid:durableId="3C727491"/>
  <w16cid:commentId w16cid:paraId="45D68692" w16cid:durableId="2288D31D"/>
  <w16cid:commentId w16cid:paraId="2A21F1B3" w16cid:durableId="4960B9C0"/>
  <w16cid:commentId w16cid:paraId="51F54671" w16cid:durableId="18BFD168"/>
  <w16cid:commentId w16cid:paraId="61A02D2A" w16cid:durableId="04EBF20D"/>
  <w16cid:commentId w16cid:paraId="0D04EEBB" w16cid:durableId="1013073B"/>
  <w16cid:commentId w16cid:paraId="1673347A" w16cid:durableId="6FD414ED"/>
  <w16cid:commentId w16cid:paraId="6EE4DB65" w16cid:durableId="4031D24B"/>
  <w16cid:commentId w16cid:paraId="756124EF" w16cid:durableId="5C049F21"/>
  <w16cid:commentId w16cid:paraId="05DD6808" w16cid:durableId="4E0341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716" w:rsidP="002E4920" w:rsidRDefault="00466716" w14:paraId="1F7B4028" w14:textId="77777777">
      <w:pPr>
        <w:spacing w:after="0" w:line="240" w:lineRule="auto"/>
      </w:pPr>
      <w:r>
        <w:separator/>
      </w:r>
    </w:p>
  </w:endnote>
  <w:endnote w:type="continuationSeparator" w:id="0">
    <w:p w:rsidR="00466716" w:rsidP="002E4920" w:rsidRDefault="00466716" w14:paraId="2E48DC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auto"/>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Nova Cond">
    <w:charset w:val="00"/>
    <w:family w:val="swiss"/>
    <w:pitch w:val="variable"/>
    <w:sig w:usb0="0000028F" w:usb1="00000002"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4920" w:rsidR="002E4920" w:rsidP="2E442796" w:rsidRDefault="002E4920" w14:paraId="0FB2EAE6" w14:textId="34E0AF0E">
    <w:pPr>
      <w:tabs>
        <w:tab w:val="left" w:pos="1840"/>
        <w:tab w:val="center" w:pos="4550"/>
        <w:tab w:val="left" w:pos="5818"/>
      </w:tabs>
      <w:ind w:right="260"/>
      <w:jc w:val="center"/>
      <w:rPr>
        <w:rFonts w:asciiTheme="majorHAnsi" w:hAnsiTheme="majorHAnsi" w:cstheme="majorBidi"/>
        <w:spacing w:val="6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p w:rsidR="2E442796" w:rsidP="2E442796" w:rsidRDefault="00316710" w14:paraId="399B3288" w14:textId="5205C43F">
    <w:pPr>
      <w:tabs>
        <w:tab w:val="left" w:pos="1840"/>
        <w:tab w:val="center" w:pos="4550"/>
        <w:tab w:val="left" w:pos="5818"/>
      </w:tabs>
      <w:ind w:right="260"/>
      <w:jc w:val="center"/>
      <w:rPr>
        <w:rFonts w:asciiTheme="majorHAnsi" w:hAnsiTheme="majorHAnsi" w:cstheme="majorBidi"/>
        <w:sz w:val="16"/>
        <w:szCs w:val="16"/>
      </w:rPr>
    </w:pPr>
    <w:r w:rsidRPr="00B7282C">
      <w:rPr>
        <w:rFonts w:asciiTheme="majorHAnsi" w:hAnsiTheme="majorHAnsi" w:cstheme="majorHAnsi"/>
        <w:noProof/>
        <w:spacing w:val="60"/>
        <w:sz w:val="16"/>
        <w:szCs w:val="16"/>
      </w:rPr>
      <mc:AlternateContent>
        <mc:Choice Requires="wps">
          <w:drawing>
            <wp:anchor distT="0" distB="0" distL="114300" distR="114300" simplePos="0" relativeHeight="251658240" behindDoc="0" locked="0" layoutInCell="1" allowOverlap="1" wp14:anchorId="2D7641F4" wp14:editId="700398B7">
              <wp:simplePos x="0" y="0"/>
              <wp:positionH relativeFrom="column">
                <wp:posOffset>-902525</wp:posOffset>
              </wp:positionH>
              <wp:positionV relativeFrom="paragraph">
                <wp:posOffset>129293</wp:posOffset>
              </wp:positionV>
              <wp:extent cx="7766463" cy="29688"/>
              <wp:effectExtent l="0" t="0" r="25400" b="27940"/>
              <wp:wrapNone/>
              <wp:docPr id="1722142697" name="Straight Connector 1722142697">
                <a:extLst xmlns:a="http://schemas.openxmlformats.org/drawingml/2006/main">
                  <a:ext uri="{FF2B5EF4-FFF2-40B4-BE49-F238E27FC236}">
                    <a16:creationId xmlns:a16="http://schemas.microsoft.com/office/drawing/2014/main" id="{D21DF745-4525-4C92-8203-A8DFBFEBB8DC}"/>
                  </a:ext>
                </a:extLst>
              </wp:docPr>
              <wp:cNvGraphicFramePr/>
              <a:graphic xmlns:a="http://schemas.openxmlformats.org/drawingml/2006/main">
                <a:graphicData uri="http://schemas.microsoft.com/office/word/2010/wordprocessingShape">
                  <wps:wsp>
                    <wps:cNvCnPr/>
                    <wps:spPr>
                      <a:xfrm>
                        <a:off x="0" y="0"/>
                        <a:ext cx="7766463" cy="296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v:line id="Straight Connector 172214269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71.05pt,10.2pt" to="540.5pt,12.55pt" w14:anchorId="5E59B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">
              <v:stroke joinstyle="miter"/>
            </v:line>
          </w:pict>
        </mc:Fallback>
      </mc:AlternateContent>
    </w:r>
  </w:p>
  <w:p w:rsidRPr="00316710" w:rsidR="00E13C27" w:rsidP="00316710" w:rsidRDefault="2E442796" w14:paraId="5E7A8ED1" w14:textId="79D0958A">
    <w:pPr>
      <w:tabs>
        <w:tab w:val="left" w:pos="1840"/>
        <w:tab w:val="center" w:pos="4550"/>
        <w:tab w:val="left" w:pos="5818"/>
      </w:tabs>
      <w:ind w:right="260"/>
      <w:jc w:val="center"/>
      <w:rPr>
        <w:rFonts w:asciiTheme="majorHAnsi" w:hAnsiTheme="majorHAnsi" w:cstheme="majorBidi"/>
        <w:spacing w:val="60"/>
        <w:sz w:val="16"/>
        <w:szCs w:val="16"/>
      </w:rPr>
    </w:pPr>
    <w:r w:rsidRPr="2E442796">
      <w:rPr>
        <w:rFonts w:asciiTheme="majorHAnsi" w:hAnsiTheme="majorHAnsi" w:cstheme="majorBidi"/>
        <w:spacing w:val="60"/>
        <w:sz w:val="16"/>
        <w:szCs w:val="16"/>
      </w:rPr>
      <w:t>Page</w:t>
    </w:r>
    <w:r w:rsidRPr="2E442796">
      <w:rPr>
        <w:rFonts w:asciiTheme="majorHAnsi" w:hAnsiTheme="majorHAnsi" w:cstheme="majorBidi"/>
        <w:sz w:val="16"/>
        <w:szCs w:val="16"/>
      </w:rPr>
      <w:t xml:space="preserve"> </w:t>
    </w:r>
    <w:r w:rsidRPr="2E442796" w:rsidR="002E4920">
      <w:rPr>
        <w:rFonts w:asciiTheme="majorHAnsi" w:hAnsiTheme="majorHAnsi" w:cstheme="majorBidi"/>
        <w:noProof/>
        <w:sz w:val="16"/>
        <w:szCs w:val="16"/>
      </w:rPr>
      <w:fldChar w:fldCharType="begin"/>
    </w:r>
    <w:r w:rsidRPr="2E442796" w:rsidR="002E4920">
      <w:rPr>
        <w:rFonts w:asciiTheme="majorHAnsi" w:hAnsiTheme="majorHAnsi" w:cstheme="majorBidi"/>
        <w:sz w:val="16"/>
        <w:szCs w:val="16"/>
      </w:rPr>
      <w:instrText xml:space="preserve"> PAGE   \* MERGEFORMAT </w:instrText>
    </w:r>
    <w:r w:rsidRPr="2E442796" w:rsidR="002E4920">
      <w:rPr>
        <w:rFonts w:asciiTheme="majorHAnsi" w:hAnsiTheme="majorHAnsi" w:cstheme="majorBidi"/>
        <w:sz w:val="16"/>
        <w:szCs w:val="16"/>
      </w:rPr>
      <w:fldChar w:fldCharType="separate"/>
    </w:r>
    <w:r w:rsidRPr="2E442796">
      <w:rPr>
        <w:rFonts w:asciiTheme="majorHAnsi" w:hAnsiTheme="majorHAnsi" w:cstheme="majorBidi"/>
        <w:noProof/>
        <w:sz w:val="16"/>
        <w:szCs w:val="16"/>
      </w:rPr>
      <w:t>3</w:t>
    </w:r>
    <w:r w:rsidRPr="2E442796" w:rsidR="002E4920">
      <w:rPr>
        <w:rFonts w:asciiTheme="majorHAnsi" w:hAnsiTheme="majorHAnsi" w:cstheme="majorBidi"/>
        <w:noProof/>
        <w:sz w:val="16"/>
        <w:szCs w:val="16"/>
      </w:rPr>
      <w:fldChar w:fldCharType="end"/>
    </w:r>
    <w:r w:rsidRPr="00B7282C" w:rsidR="002E4920">
      <w:rPr>
        <w:rFonts w:asciiTheme="majorHAnsi" w:hAnsiTheme="majorHAnsi" w:cstheme="majorHAnsi"/>
        <w:sz w:val="16"/>
        <w:szCs w:val="16"/>
      </w:rPr>
      <w:tab/>
    </w:r>
    <w:r w:rsidR="002E4920">
      <w:rPr>
        <w:rFonts w:asciiTheme="majorHAnsi" w:hAnsiTheme="majorHAnsi" w:cstheme="majorHAnsi"/>
        <w:sz w:val="16"/>
        <w:szCs w:val="16"/>
      </w:rPr>
      <w:tab/>
    </w:r>
    <w:r w:rsidRPr="00B7282C" w:rsidR="002E4920">
      <w:rPr>
        <w:rFonts w:asciiTheme="majorHAnsi" w:hAnsiTheme="majorHAnsi" w:cstheme="majorHAnsi"/>
        <w:sz w:val="16"/>
        <w:szCs w:val="16"/>
      </w:rPr>
      <w:tab/>
    </w:r>
    <w:r w:rsidRPr="2E442796">
      <w:rPr>
        <w:rFonts w:asciiTheme="majorHAnsi" w:hAnsiTheme="majorHAnsi" w:cstheme="majorBidi"/>
        <w:spacing w:val="60"/>
        <w:sz w:val="16"/>
        <w:szCs w:val="16"/>
      </w:rPr>
      <w:t>CDC</w:t>
    </w:r>
    <w:r w:rsidR="0064704A">
      <w:rPr>
        <w:rFonts w:asciiTheme="majorHAnsi" w:hAnsiTheme="majorHAnsi" w:cstheme="majorBidi"/>
        <w:spacing w:val="60"/>
        <w:sz w:val="16"/>
        <w:szCs w:val="16"/>
      </w:rPr>
      <w:t xml:space="preserve"> VTrckS S/4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716" w:rsidP="002E4920" w:rsidRDefault="00466716" w14:paraId="0153051C" w14:textId="77777777">
      <w:pPr>
        <w:spacing w:after="0" w:line="240" w:lineRule="auto"/>
      </w:pPr>
      <w:r>
        <w:separator/>
      </w:r>
    </w:p>
  </w:footnote>
  <w:footnote w:type="continuationSeparator" w:id="0">
    <w:p w:rsidR="00466716" w:rsidP="002E4920" w:rsidRDefault="00466716" w14:paraId="7EFF14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7DE8F9C9" w:rsidP="7DE8F9C9" w:rsidRDefault="7DE8F9C9" w14:paraId="22DEB33A" w14:textId="1EDBF2BE">
    <w:pPr>
      <w:ind w:left="720"/>
      <w:jc w:val="right"/>
    </w:pPr>
    <w:r>
      <w:rPr>
        <w:noProof/>
      </w:rPr>
      <w:drawing>
        <wp:anchor distT="0" distB="0" distL="114300" distR="114300" simplePos="0" relativeHeight="251658241" behindDoc="0" locked="0" layoutInCell="1" allowOverlap="1" wp14:anchorId="2CDA3BEC" wp14:editId="3EF3091F">
          <wp:simplePos x="0" y="0"/>
          <wp:positionH relativeFrom="column">
            <wp:posOffset>-409575</wp:posOffset>
          </wp:positionH>
          <wp:positionV relativeFrom="paragraph">
            <wp:posOffset>-200025</wp:posOffset>
          </wp:positionV>
          <wp:extent cx="828675" cy="533400"/>
          <wp:effectExtent l="0" t="0" r="0" b="0"/>
          <wp:wrapNone/>
          <wp:docPr id="1797135405" name="drawing" title="A blue and white sign with white letters&#10;&#10;AI-generated content may be incorrect.">
            <a:extLst xmlns:a="http://schemas.openxmlformats.org/drawingml/2006/main">
              <a:ext uri="{FF2B5EF4-FFF2-40B4-BE49-F238E27FC236}">
                <a16:creationId xmlns:a16="http://schemas.microsoft.com/office/drawing/2014/main" id="{C937977F-13C2-4506-AA35-BCF028A54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5405" name="Picture 1797135405"/>
                  <pic:cNvPicPr/>
                </pic:nvPicPr>
                <pic:blipFill>
                  <a:blip r:embed="rId1">
                    <a:extLst>
                      <a:ext uri="{28A0092B-C50C-407E-A947-70E740481C1C}">
                        <a14:useLocalDpi xmlns:a14="http://schemas.microsoft.com/office/drawing/2010/main"/>
                      </a:ext>
                    </a:extLst>
                  </a:blip>
                  <a:stretch>
                    <a:fillRect/>
                  </a:stretch>
                </pic:blipFill>
                <pic:spPr>
                  <a:xfrm>
                    <a:off x="0" y="0"/>
                    <a:ext cx="828675" cy="533400"/>
                  </a:xfrm>
                  <a:prstGeom prst="rect">
                    <a:avLst/>
                  </a:prstGeom>
                </pic:spPr>
              </pic:pic>
            </a:graphicData>
          </a:graphic>
          <wp14:sizeRelH relativeFrom="page">
            <wp14:pctWidth>0</wp14:pctWidth>
          </wp14:sizeRelH>
          <wp14:sizeRelV relativeFrom="page">
            <wp14:pctHeight>0</wp14:pctHeight>
          </wp14:sizeRelV>
        </wp:anchor>
      </w:drawing>
    </w:r>
    <w:r w:rsidRPr="2E442796" w:rsidR="2E442796">
      <w:rPr>
        <w:rFonts w:ascii="Arial Nova Cond" w:hAnsi="Arial Nova Cond" w:eastAsia="Arial Nova Cond" w:cs="Arial Nova Cond"/>
        <w:b/>
        <w:bCs/>
        <w:color w:val="000000" w:themeColor="text1"/>
        <w:sz w:val="22"/>
        <w:szCs w:val="22"/>
      </w:rPr>
      <w:t>CDC Vaccine Tracking System Migration to S/4 HANA</w:t>
    </w:r>
  </w:p>
  <w:p w:rsidR="7DE8F9C9" w:rsidP="7DE8F9C9" w:rsidRDefault="7DE8F9C9" w14:paraId="70C0748E" w14:textId="556B3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1"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hint="default" w:ascii="Symbol" w:hAnsi="Symbol"/>
      </w:rPr>
    </w:lvl>
  </w:abstractNum>
  <w:abstractNum w:abstractNumId="2" w15:restartNumberingAfterBreak="0">
    <w:nsid w:val="FFFFFF88"/>
    <w:multiLevelType w:val="singleLevel"/>
    <w:tmpl w:val="90989C68"/>
    <w:lvl w:ilvl="0">
      <w:start w:val="1"/>
      <w:numFmt w:val="decimal"/>
      <w:pStyle w:val="ListNumber"/>
      <w:lvlText w:val="%1."/>
      <w:lvlJc w:val="left"/>
      <w:pPr>
        <w:tabs>
          <w:tab w:val="num" w:pos="360"/>
        </w:tabs>
        <w:ind w:left="360" w:hanging="360"/>
      </w:pPr>
    </w:lvl>
  </w:abstractNum>
  <w:abstractNum w:abstractNumId="3" w15:restartNumberingAfterBreak="0">
    <w:nsid w:val="013745FB"/>
    <w:multiLevelType w:val="hybridMultilevel"/>
    <w:tmpl w:val="06C293F4"/>
    <w:lvl w:ilvl="0" w:tplc="04090001">
      <w:start w:val="1"/>
      <w:numFmt w:val="bullet"/>
      <w:lvlText w:val=""/>
      <w:lvlJc w:val="left"/>
      <w:pPr>
        <w:ind w:left="1760" w:hanging="360"/>
      </w:pPr>
      <w:rPr>
        <w:rFonts w:hint="default" w:ascii="Symbol" w:hAnsi="Symbol"/>
      </w:rPr>
    </w:lvl>
    <w:lvl w:ilvl="1" w:tplc="04090003" w:tentative="1">
      <w:start w:val="1"/>
      <w:numFmt w:val="bullet"/>
      <w:lvlText w:val="o"/>
      <w:lvlJc w:val="left"/>
      <w:pPr>
        <w:ind w:left="2480" w:hanging="360"/>
      </w:pPr>
      <w:rPr>
        <w:rFonts w:hint="default" w:ascii="Courier New" w:hAnsi="Courier New" w:cs="Courier New"/>
      </w:rPr>
    </w:lvl>
    <w:lvl w:ilvl="2" w:tplc="04090005" w:tentative="1">
      <w:start w:val="1"/>
      <w:numFmt w:val="bullet"/>
      <w:lvlText w:val=""/>
      <w:lvlJc w:val="left"/>
      <w:pPr>
        <w:ind w:left="3200" w:hanging="360"/>
      </w:pPr>
      <w:rPr>
        <w:rFonts w:hint="default" w:ascii="Wingdings" w:hAnsi="Wingdings"/>
      </w:rPr>
    </w:lvl>
    <w:lvl w:ilvl="3" w:tplc="04090001" w:tentative="1">
      <w:start w:val="1"/>
      <w:numFmt w:val="bullet"/>
      <w:lvlText w:val=""/>
      <w:lvlJc w:val="left"/>
      <w:pPr>
        <w:ind w:left="3920" w:hanging="360"/>
      </w:pPr>
      <w:rPr>
        <w:rFonts w:hint="default" w:ascii="Symbol" w:hAnsi="Symbol"/>
      </w:rPr>
    </w:lvl>
    <w:lvl w:ilvl="4" w:tplc="04090003" w:tentative="1">
      <w:start w:val="1"/>
      <w:numFmt w:val="bullet"/>
      <w:lvlText w:val="o"/>
      <w:lvlJc w:val="left"/>
      <w:pPr>
        <w:ind w:left="4640" w:hanging="360"/>
      </w:pPr>
      <w:rPr>
        <w:rFonts w:hint="default" w:ascii="Courier New" w:hAnsi="Courier New" w:cs="Courier New"/>
      </w:rPr>
    </w:lvl>
    <w:lvl w:ilvl="5" w:tplc="04090005" w:tentative="1">
      <w:start w:val="1"/>
      <w:numFmt w:val="bullet"/>
      <w:lvlText w:val=""/>
      <w:lvlJc w:val="left"/>
      <w:pPr>
        <w:ind w:left="5360" w:hanging="360"/>
      </w:pPr>
      <w:rPr>
        <w:rFonts w:hint="default" w:ascii="Wingdings" w:hAnsi="Wingdings"/>
      </w:rPr>
    </w:lvl>
    <w:lvl w:ilvl="6" w:tplc="04090001" w:tentative="1">
      <w:start w:val="1"/>
      <w:numFmt w:val="bullet"/>
      <w:lvlText w:val=""/>
      <w:lvlJc w:val="left"/>
      <w:pPr>
        <w:ind w:left="6080" w:hanging="360"/>
      </w:pPr>
      <w:rPr>
        <w:rFonts w:hint="default" w:ascii="Symbol" w:hAnsi="Symbol"/>
      </w:rPr>
    </w:lvl>
    <w:lvl w:ilvl="7" w:tplc="04090003" w:tentative="1">
      <w:start w:val="1"/>
      <w:numFmt w:val="bullet"/>
      <w:lvlText w:val="o"/>
      <w:lvlJc w:val="left"/>
      <w:pPr>
        <w:ind w:left="6800" w:hanging="360"/>
      </w:pPr>
      <w:rPr>
        <w:rFonts w:hint="default" w:ascii="Courier New" w:hAnsi="Courier New" w:cs="Courier New"/>
      </w:rPr>
    </w:lvl>
    <w:lvl w:ilvl="8" w:tplc="04090005" w:tentative="1">
      <w:start w:val="1"/>
      <w:numFmt w:val="bullet"/>
      <w:lvlText w:val=""/>
      <w:lvlJc w:val="left"/>
      <w:pPr>
        <w:ind w:left="7520" w:hanging="360"/>
      </w:pPr>
      <w:rPr>
        <w:rFonts w:hint="default" w:ascii="Wingdings" w:hAnsi="Wingdings"/>
      </w:rPr>
    </w:lvl>
  </w:abstractNum>
  <w:abstractNum w:abstractNumId="4" w15:restartNumberingAfterBreak="0">
    <w:nsid w:val="01A960EC"/>
    <w:multiLevelType w:val="multilevel"/>
    <w:tmpl w:val="F4D67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37139F3"/>
    <w:multiLevelType w:val="hybridMultilevel"/>
    <w:tmpl w:val="98D6D7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hint="default" w:ascii="Symbol" w:hAnsi="Symbol"/>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4D1388"/>
    <w:multiLevelType w:val="multilevel"/>
    <w:tmpl w:val="11148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C1C4C7B"/>
    <w:multiLevelType w:val="hybridMultilevel"/>
    <w:tmpl w:val="43929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8D176E"/>
    <w:multiLevelType w:val="multilevel"/>
    <w:tmpl w:val="F79A6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DAA585F"/>
    <w:multiLevelType w:val="hybridMultilevel"/>
    <w:tmpl w:val="0BECAB68"/>
    <w:lvl w:ilvl="0" w:tplc="FFFFFFFF">
      <w:start w:val="1"/>
      <w:numFmt w:val="decimal"/>
      <w:lvlText w:val="%1."/>
      <w:lvlJc w:val="left"/>
      <w:pPr>
        <w:ind w:left="720" w:hanging="360"/>
      </w:pPr>
    </w:lvl>
    <w:lvl w:ilvl="1" w:tplc="FFFFFFFF">
      <w:start w:val="1"/>
      <w:numFmt w:val="lowerLetter"/>
      <w:lvlText w:val="%2."/>
      <w:lvlJc w:val="left"/>
      <w:pPr>
        <w:ind w:left="990" w:hanging="360"/>
      </w:pPr>
    </w:lvl>
    <w:lvl w:ilvl="2" w:tplc="04090001">
      <w:start w:val="1"/>
      <w:numFmt w:val="bullet"/>
      <w:lvlText w:val=""/>
      <w:lvlJc w:val="left"/>
      <w:pPr>
        <w:ind w:left="2340" w:hanging="360"/>
      </w:pPr>
      <w:rPr>
        <w:rFonts w:hint="default" w:ascii="Symbol" w:hAnsi="Symbol"/>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631347"/>
    <w:multiLevelType w:val="multilevel"/>
    <w:tmpl w:val="7842D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B1341"/>
    <w:multiLevelType w:val="multilevel"/>
    <w:tmpl w:val="9A486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4D61072"/>
    <w:multiLevelType w:val="multilevel"/>
    <w:tmpl w:val="1A7677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B83567"/>
    <w:multiLevelType w:val="multilevel"/>
    <w:tmpl w:val="DBB8C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AA97259"/>
    <w:multiLevelType w:val="multilevel"/>
    <w:tmpl w:val="F0ACA56E"/>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val="0"/>
        <w:bCs/>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B8E458F"/>
    <w:multiLevelType w:val="multilevel"/>
    <w:tmpl w:val="69A42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09573B4"/>
    <w:multiLevelType w:val="hybridMultilevel"/>
    <w:tmpl w:val="FFFFFFFF"/>
    <w:lvl w:ilvl="0" w:tplc="ECE0E912">
      <w:start w:val="1"/>
      <w:numFmt w:val="bullet"/>
      <w:lvlText w:val=""/>
      <w:lvlJc w:val="left"/>
      <w:pPr>
        <w:ind w:left="2340" w:hanging="360"/>
      </w:pPr>
      <w:rPr>
        <w:rFonts w:hint="default" w:ascii="Symbol" w:hAnsi="Symbol"/>
      </w:rPr>
    </w:lvl>
    <w:lvl w:ilvl="1" w:tplc="157449BA">
      <w:start w:val="1"/>
      <w:numFmt w:val="bullet"/>
      <w:lvlText w:val="o"/>
      <w:lvlJc w:val="left"/>
      <w:pPr>
        <w:ind w:left="3060" w:hanging="360"/>
      </w:pPr>
      <w:rPr>
        <w:rFonts w:hint="default" w:ascii="Courier New" w:hAnsi="Courier New"/>
      </w:rPr>
    </w:lvl>
    <w:lvl w:ilvl="2" w:tplc="C41282C6">
      <w:start w:val="1"/>
      <w:numFmt w:val="bullet"/>
      <w:lvlText w:val=""/>
      <w:lvlJc w:val="left"/>
      <w:pPr>
        <w:ind w:left="3780" w:hanging="360"/>
      </w:pPr>
      <w:rPr>
        <w:rFonts w:hint="default" w:ascii="Wingdings" w:hAnsi="Wingdings"/>
      </w:rPr>
    </w:lvl>
    <w:lvl w:ilvl="3" w:tplc="86BED226">
      <w:start w:val="1"/>
      <w:numFmt w:val="bullet"/>
      <w:lvlText w:val=""/>
      <w:lvlJc w:val="left"/>
      <w:pPr>
        <w:ind w:left="4500" w:hanging="360"/>
      </w:pPr>
      <w:rPr>
        <w:rFonts w:hint="default" w:ascii="Symbol" w:hAnsi="Symbol"/>
      </w:rPr>
    </w:lvl>
    <w:lvl w:ilvl="4" w:tplc="A3D8345A">
      <w:start w:val="1"/>
      <w:numFmt w:val="bullet"/>
      <w:lvlText w:val="o"/>
      <w:lvlJc w:val="left"/>
      <w:pPr>
        <w:ind w:left="5220" w:hanging="360"/>
      </w:pPr>
      <w:rPr>
        <w:rFonts w:hint="default" w:ascii="Courier New" w:hAnsi="Courier New"/>
      </w:rPr>
    </w:lvl>
    <w:lvl w:ilvl="5" w:tplc="E0D28CD8">
      <w:start w:val="1"/>
      <w:numFmt w:val="bullet"/>
      <w:lvlText w:val=""/>
      <w:lvlJc w:val="left"/>
      <w:pPr>
        <w:ind w:left="5940" w:hanging="360"/>
      </w:pPr>
      <w:rPr>
        <w:rFonts w:hint="default" w:ascii="Wingdings" w:hAnsi="Wingdings"/>
      </w:rPr>
    </w:lvl>
    <w:lvl w:ilvl="6" w:tplc="D72E769C">
      <w:start w:val="1"/>
      <w:numFmt w:val="bullet"/>
      <w:lvlText w:val=""/>
      <w:lvlJc w:val="left"/>
      <w:pPr>
        <w:ind w:left="6660" w:hanging="360"/>
      </w:pPr>
      <w:rPr>
        <w:rFonts w:hint="default" w:ascii="Symbol" w:hAnsi="Symbol"/>
      </w:rPr>
    </w:lvl>
    <w:lvl w:ilvl="7" w:tplc="BC5229C6">
      <w:start w:val="1"/>
      <w:numFmt w:val="bullet"/>
      <w:lvlText w:val="o"/>
      <w:lvlJc w:val="left"/>
      <w:pPr>
        <w:ind w:left="7380" w:hanging="360"/>
      </w:pPr>
      <w:rPr>
        <w:rFonts w:hint="default" w:ascii="Courier New" w:hAnsi="Courier New"/>
      </w:rPr>
    </w:lvl>
    <w:lvl w:ilvl="8" w:tplc="E0C81E6E">
      <w:start w:val="1"/>
      <w:numFmt w:val="bullet"/>
      <w:lvlText w:val=""/>
      <w:lvlJc w:val="left"/>
      <w:pPr>
        <w:ind w:left="8100" w:hanging="360"/>
      </w:pPr>
      <w:rPr>
        <w:rFonts w:hint="default" w:ascii="Wingdings" w:hAnsi="Wingdings"/>
      </w:rPr>
    </w:lvl>
  </w:abstractNum>
  <w:abstractNum w:abstractNumId="17" w15:restartNumberingAfterBreak="0">
    <w:nsid w:val="2A6220B8"/>
    <w:multiLevelType w:val="multilevel"/>
    <w:tmpl w:val="C9A0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D4100C"/>
    <w:multiLevelType w:val="hybridMultilevel"/>
    <w:tmpl w:val="B872879E"/>
    <w:lvl w:ilvl="0" w:tplc="5E346DB8">
      <w:start w:val="1"/>
      <w:numFmt w:val="decimal"/>
      <w:lvlText w:val="%1."/>
      <w:lvlJc w:val="left"/>
      <w:pPr>
        <w:ind w:left="1020" w:hanging="360"/>
      </w:pPr>
    </w:lvl>
    <w:lvl w:ilvl="1" w:tplc="CAB656B2">
      <w:start w:val="1"/>
      <w:numFmt w:val="decimal"/>
      <w:lvlText w:val="%2."/>
      <w:lvlJc w:val="left"/>
      <w:pPr>
        <w:ind w:left="1020" w:hanging="360"/>
      </w:pPr>
    </w:lvl>
    <w:lvl w:ilvl="2" w:tplc="54F8002E">
      <w:start w:val="1"/>
      <w:numFmt w:val="decimal"/>
      <w:lvlText w:val="%3."/>
      <w:lvlJc w:val="left"/>
      <w:pPr>
        <w:ind w:left="1020" w:hanging="360"/>
      </w:pPr>
    </w:lvl>
    <w:lvl w:ilvl="3" w:tplc="1B6667D0">
      <w:start w:val="1"/>
      <w:numFmt w:val="decimal"/>
      <w:lvlText w:val="%4."/>
      <w:lvlJc w:val="left"/>
      <w:pPr>
        <w:ind w:left="1020" w:hanging="360"/>
      </w:pPr>
    </w:lvl>
    <w:lvl w:ilvl="4" w:tplc="F006CEDA">
      <w:start w:val="1"/>
      <w:numFmt w:val="decimal"/>
      <w:lvlText w:val="%5."/>
      <w:lvlJc w:val="left"/>
      <w:pPr>
        <w:ind w:left="1020" w:hanging="360"/>
      </w:pPr>
    </w:lvl>
    <w:lvl w:ilvl="5" w:tplc="23CE0488">
      <w:start w:val="1"/>
      <w:numFmt w:val="decimal"/>
      <w:lvlText w:val="%6."/>
      <w:lvlJc w:val="left"/>
      <w:pPr>
        <w:ind w:left="1020" w:hanging="360"/>
      </w:pPr>
    </w:lvl>
    <w:lvl w:ilvl="6" w:tplc="5784B91C">
      <w:start w:val="1"/>
      <w:numFmt w:val="decimal"/>
      <w:lvlText w:val="%7."/>
      <w:lvlJc w:val="left"/>
      <w:pPr>
        <w:ind w:left="1020" w:hanging="360"/>
      </w:pPr>
    </w:lvl>
    <w:lvl w:ilvl="7" w:tplc="0B3A2708">
      <w:start w:val="1"/>
      <w:numFmt w:val="decimal"/>
      <w:lvlText w:val="%8."/>
      <w:lvlJc w:val="left"/>
      <w:pPr>
        <w:ind w:left="1020" w:hanging="360"/>
      </w:pPr>
    </w:lvl>
    <w:lvl w:ilvl="8" w:tplc="C39E339C">
      <w:start w:val="1"/>
      <w:numFmt w:val="decimal"/>
      <w:lvlText w:val="%9."/>
      <w:lvlJc w:val="left"/>
      <w:pPr>
        <w:ind w:left="1020" w:hanging="360"/>
      </w:pPr>
    </w:lvl>
  </w:abstractNum>
  <w:abstractNum w:abstractNumId="19" w15:restartNumberingAfterBreak="0">
    <w:nsid w:val="2CEB674B"/>
    <w:multiLevelType w:val="multilevel"/>
    <w:tmpl w:val="D1E86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016E34"/>
    <w:multiLevelType w:val="multilevel"/>
    <w:tmpl w:val="1FFEB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DA4BFF"/>
    <w:multiLevelType w:val="hybridMultilevel"/>
    <w:tmpl w:val="DE04D6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3C815DBF"/>
    <w:multiLevelType w:val="multilevel"/>
    <w:tmpl w:val="712E74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D1CC7"/>
    <w:multiLevelType w:val="multilevel"/>
    <w:tmpl w:val="59301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E24ABB"/>
    <w:multiLevelType w:val="multilevel"/>
    <w:tmpl w:val="77B02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E29756B"/>
    <w:multiLevelType w:val="hybridMultilevel"/>
    <w:tmpl w:val="2ED62F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hint="default" w:ascii="Symbol" w:hAnsi="Symbol"/>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D87084"/>
    <w:multiLevelType w:val="hybridMultilevel"/>
    <w:tmpl w:val="558893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hint="default" w:ascii="Symbol" w:hAnsi="Symbol"/>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FD22C6"/>
    <w:multiLevelType w:val="multilevel"/>
    <w:tmpl w:val="90963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1816DF"/>
    <w:multiLevelType w:val="multilevel"/>
    <w:tmpl w:val="40F2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930D9A"/>
    <w:multiLevelType w:val="multilevel"/>
    <w:tmpl w:val="142E8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D421DFA"/>
    <w:multiLevelType w:val="multilevel"/>
    <w:tmpl w:val="6E227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7B9165A"/>
    <w:multiLevelType w:val="hybridMultilevel"/>
    <w:tmpl w:val="A09268B2"/>
    <w:lvl w:ilvl="0" w:tplc="70F4A08C">
      <w:start w:val="1"/>
      <w:numFmt w:val="decimal"/>
      <w:lvlText w:val="%1."/>
      <w:lvlJc w:val="left"/>
      <w:pPr>
        <w:ind w:left="720" w:hanging="360"/>
      </w:pPr>
      <w:rPr>
        <w:rFonts w:hint="default" w:ascii="Aptos" w:hAnsi="Apto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790E9A"/>
    <w:multiLevelType w:val="multilevel"/>
    <w:tmpl w:val="98161F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0F7EB1"/>
    <w:multiLevelType w:val="multilevel"/>
    <w:tmpl w:val="3E3CE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D8A4962"/>
    <w:multiLevelType w:val="hybridMultilevel"/>
    <w:tmpl w:val="2F8EC532"/>
    <w:lvl w:ilvl="0" w:tplc="0409000F">
      <w:start w:val="1"/>
      <w:numFmt w:val="decimal"/>
      <w:lvlText w:val="%1."/>
      <w:lvlJc w:val="left"/>
      <w:pPr>
        <w:ind w:left="720" w:hanging="360"/>
      </w:pPr>
    </w:lvl>
    <w:lvl w:ilvl="1" w:tplc="04090019">
      <w:start w:val="1"/>
      <w:numFmt w:val="lowerLetter"/>
      <w:lvlText w:val="%2."/>
      <w:lvlJc w:val="left"/>
      <w:pPr>
        <w:ind w:left="990" w:hanging="360"/>
      </w:pPr>
    </w:lvl>
    <w:lvl w:ilvl="2" w:tplc="04090001">
      <w:start w:val="1"/>
      <w:numFmt w:val="bullet"/>
      <w:lvlText w:val=""/>
      <w:lvlJc w:val="left"/>
      <w:pPr>
        <w:ind w:left="2340" w:hanging="360"/>
      </w:pPr>
      <w:rPr>
        <w:rFonts w:hint="default" w:ascii="Symbol" w:hAnsi="Symbo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7D2F1E"/>
    <w:multiLevelType w:val="multilevel"/>
    <w:tmpl w:val="B9A8D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0CBA1E2"/>
    <w:multiLevelType w:val="hybridMultilevel"/>
    <w:tmpl w:val="DFA68E98"/>
    <w:lvl w:ilvl="0" w:tplc="D0DADE92">
      <w:start w:val="1"/>
      <w:numFmt w:val="decimal"/>
      <w:lvlText w:val="%1."/>
      <w:lvlJc w:val="left"/>
      <w:pPr>
        <w:ind w:left="720" w:hanging="360"/>
      </w:pPr>
    </w:lvl>
    <w:lvl w:ilvl="1" w:tplc="1A64D5CC">
      <w:start w:val="1"/>
      <w:numFmt w:val="lowerLetter"/>
      <w:lvlText w:val="%2."/>
      <w:lvlJc w:val="left"/>
      <w:pPr>
        <w:ind w:left="1440" w:hanging="360"/>
      </w:pPr>
    </w:lvl>
    <w:lvl w:ilvl="2" w:tplc="B12EC6EA">
      <w:start w:val="1"/>
      <w:numFmt w:val="lowerRoman"/>
      <w:lvlText w:val="%3."/>
      <w:lvlJc w:val="right"/>
      <w:pPr>
        <w:ind w:left="2160" w:hanging="180"/>
      </w:pPr>
    </w:lvl>
    <w:lvl w:ilvl="3" w:tplc="8B7CA0BE">
      <w:start w:val="1"/>
      <w:numFmt w:val="decimal"/>
      <w:lvlText w:val="%4."/>
      <w:lvlJc w:val="left"/>
      <w:pPr>
        <w:ind w:left="2880" w:hanging="360"/>
      </w:pPr>
    </w:lvl>
    <w:lvl w:ilvl="4" w:tplc="03BA3FA8">
      <w:start w:val="1"/>
      <w:numFmt w:val="lowerLetter"/>
      <w:lvlText w:val="%5."/>
      <w:lvlJc w:val="left"/>
      <w:pPr>
        <w:ind w:left="3600" w:hanging="360"/>
      </w:pPr>
    </w:lvl>
    <w:lvl w:ilvl="5" w:tplc="6772122E">
      <w:start w:val="1"/>
      <w:numFmt w:val="lowerRoman"/>
      <w:lvlText w:val="%6."/>
      <w:lvlJc w:val="right"/>
      <w:pPr>
        <w:ind w:left="4320" w:hanging="180"/>
      </w:pPr>
    </w:lvl>
    <w:lvl w:ilvl="6" w:tplc="AE242B50">
      <w:start w:val="1"/>
      <w:numFmt w:val="decimal"/>
      <w:lvlText w:val="%7."/>
      <w:lvlJc w:val="left"/>
      <w:pPr>
        <w:ind w:left="5040" w:hanging="360"/>
      </w:pPr>
    </w:lvl>
    <w:lvl w:ilvl="7" w:tplc="0B76EEC6">
      <w:start w:val="1"/>
      <w:numFmt w:val="lowerLetter"/>
      <w:lvlText w:val="%8."/>
      <w:lvlJc w:val="left"/>
      <w:pPr>
        <w:ind w:left="5760" w:hanging="360"/>
      </w:pPr>
    </w:lvl>
    <w:lvl w:ilvl="8" w:tplc="D826B0C8">
      <w:start w:val="1"/>
      <w:numFmt w:val="lowerRoman"/>
      <w:lvlText w:val="%9."/>
      <w:lvlJc w:val="right"/>
      <w:pPr>
        <w:ind w:left="6480" w:hanging="180"/>
      </w:pPr>
    </w:lvl>
  </w:abstractNum>
  <w:abstractNum w:abstractNumId="37" w15:restartNumberingAfterBreak="0">
    <w:nsid w:val="64804069"/>
    <w:multiLevelType w:val="hybridMultilevel"/>
    <w:tmpl w:val="9252D35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654E34BA"/>
    <w:multiLevelType w:val="multilevel"/>
    <w:tmpl w:val="FF585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FD4044"/>
    <w:multiLevelType w:val="hybridMultilevel"/>
    <w:tmpl w:val="53E25B28"/>
    <w:lvl w:ilvl="0" w:tplc="88D83E8C">
      <w:start w:val="1"/>
      <w:numFmt w:val="decimal"/>
      <w:lvlText w:val="%1."/>
      <w:lvlJc w:val="left"/>
      <w:pPr>
        <w:ind w:left="1020" w:hanging="360"/>
      </w:pPr>
    </w:lvl>
    <w:lvl w:ilvl="1" w:tplc="F3440240">
      <w:start w:val="1"/>
      <w:numFmt w:val="decimal"/>
      <w:lvlText w:val="%2."/>
      <w:lvlJc w:val="left"/>
      <w:pPr>
        <w:ind w:left="1020" w:hanging="360"/>
      </w:pPr>
    </w:lvl>
    <w:lvl w:ilvl="2" w:tplc="C14AE8B0">
      <w:start w:val="1"/>
      <w:numFmt w:val="decimal"/>
      <w:lvlText w:val="%3."/>
      <w:lvlJc w:val="left"/>
      <w:pPr>
        <w:ind w:left="1020" w:hanging="360"/>
      </w:pPr>
    </w:lvl>
    <w:lvl w:ilvl="3" w:tplc="40567672">
      <w:start w:val="1"/>
      <w:numFmt w:val="decimal"/>
      <w:lvlText w:val="%4."/>
      <w:lvlJc w:val="left"/>
      <w:pPr>
        <w:ind w:left="1020" w:hanging="360"/>
      </w:pPr>
    </w:lvl>
    <w:lvl w:ilvl="4" w:tplc="585C559C">
      <w:start w:val="1"/>
      <w:numFmt w:val="decimal"/>
      <w:lvlText w:val="%5."/>
      <w:lvlJc w:val="left"/>
      <w:pPr>
        <w:ind w:left="1020" w:hanging="360"/>
      </w:pPr>
    </w:lvl>
    <w:lvl w:ilvl="5" w:tplc="C8947600">
      <w:start w:val="1"/>
      <w:numFmt w:val="decimal"/>
      <w:lvlText w:val="%6."/>
      <w:lvlJc w:val="left"/>
      <w:pPr>
        <w:ind w:left="1020" w:hanging="360"/>
      </w:pPr>
    </w:lvl>
    <w:lvl w:ilvl="6" w:tplc="447EE8DC">
      <w:start w:val="1"/>
      <w:numFmt w:val="decimal"/>
      <w:lvlText w:val="%7."/>
      <w:lvlJc w:val="left"/>
      <w:pPr>
        <w:ind w:left="1020" w:hanging="360"/>
      </w:pPr>
    </w:lvl>
    <w:lvl w:ilvl="7" w:tplc="D7822A7A">
      <w:start w:val="1"/>
      <w:numFmt w:val="decimal"/>
      <w:lvlText w:val="%8."/>
      <w:lvlJc w:val="left"/>
      <w:pPr>
        <w:ind w:left="1020" w:hanging="360"/>
      </w:pPr>
    </w:lvl>
    <w:lvl w:ilvl="8" w:tplc="DF229A88">
      <w:start w:val="1"/>
      <w:numFmt w:val="decimal"/>
      <w:lvlText w:val="%9."/>
      <w:lvlJc w:val="left"/>
      <w:pPr>
        <w:ind w:left="1020" w:hanging="360"/>
      </w:pPr>
    </w:lvl>
  </w:abstractNum>
  <w:num w:numId="1" w16cid:durableId="1005788847">
    <w:abstractNumId w:val="1"/>
  </w:num>
  <w:num w:numId="2" w16cid:durableId="1159467368">
    <w:abstractNumId w:val="2"/>
  </w:num>
  <w:num w:numId="3" w16cid:durableId="1250239992">
    <w:abstractNumId w:val="14"/>
  </w:num>
  <w:num w:numId="4" w16cid:durableId="74864777">
    <w:abstractNumId w:val="0"/>
  </w:num>
  <w:num w:numId="5" w16cid:durableId="1737969886">
    <w:abstractNumId w:val="6"/>
  </w:num>
  <w:num w:numId="6" w16cid:durableId="1143354741">
    <w:abstractNumId w:val="11"/>
  </w:num>
  <w:num w:numId="7" w16cid:durableId="2144763596">
    <w:abstractNumId w:val="8"/>
  </w:num>
  <w:num w:numId="8" w16cid:durableId="1600873208">
    <w:abstractNumId w:val="15"/>
  </w:num>
  <w:num w:numId="9" w16cid:durableId="368452476">
    <w:abstractNumId w:val="4"/>
  </w:num>
  <w:num w:numId="10" w16cid:durableId="820466544">
    <w:abstractNumId w:val="13"/>
  </w:num>
  <w:num w:numId="11" w16cid:durableId="2086100638">
    <w:abstractNumId w:val="28"/>
  </w:num>
  <w:num w:numId="12" w16cid:durableId="2144811823">
    <w:abstractNumId w:val="12"/>
  </w:num>
  <w:num w:numId="13" w16cid:durableId="2129355382">
    <w:abstractNumId w:val="23"/>
  </w:num>
  <w:num w:numId="14" w16cid:durableId="2065521247">
    <w:abstractNumId w:val="10"/>
  </w:num>
  <w:num w:numId="15" w16cid:durableId="1577668855">
    <w:abstractNumId w:val="22"/>
  </w:num>
  <w:num w:numId="16" w16cid:durableId="535579711">
    <w:abstractNumId w:val="32"/>
  </w:num>
  <w:num w:numId="17" w16cid:durableId="1504590787">
    <w:abstractNumId w:val="27"/>
  </w:num>
  <w:num w:numId="18" w16cid:durableId="1702590701">
    <w:abstractNumId w:val="34"/>
  </w:num>
  <w:num w:numId="19" w16cid:durableId="1257009557">
    <w:abstractNumId w:val="26"/>
  </w:num>
  <w:num w:numId="20" w16cid:durableId="1518739306">
    <w:abstractNumId w:val="5"/>
  </w:num>
  <w:num w:numId="21" w16cid:durableId="1260022427">
    <w:abstractNumId w:val="25"/>
  </w:num>
  <w:num w:numId="22" w16cid:durableId="241794616">
    <w:abstractNumId w:val="9"/>
  </w:num>
  <w:num w:numId="23" w16cid:durableId="602415454">
    <w:abstractNumId w:val="18"/>
  </w:num>
  <w:num w:numId="24" w16cid:durableId="23672341">
    <w:abstractNumId w:val="39"/>
  </w:num>
  <w:num w:numId="25" w16cid:durableId="2026129274">
    <w:abstractNumId w:val="16"/>
  </w:num>
  <w:num w:numId="26" w16cid:durableId="1408770981">
    <w:abstractNumId w:val="31"/>
  </w:num>
  <w:num w:numId="27" w16cid:durableId="1353266800">
    <w:abstractNumId w:val="7"/>
  </w:num>
  <w:num w:numId="28" w16cid:durableId="1485318687">
    <w:abstractNumId w:val="36"/>
  </w:num>
  <w:num w:numId="29" w16cid:durableId="1880891980">
    <w:abstractNumId w:val="37"/>
  </w:num>
  <w:num w:numId="30" w16cid:durableId="1125779822">
    <w:abstractNumId w:val="3"/>
  </w:num>
  <w:num w:numId="31" w16cid:durableId="1810589030">
    <w:abstractNumId w:val="17"/>
  </w:num>
  <w:num w:numId="32" w16cid:durableId="537470926">
    <w:abstractNumId w:val="21"/>
  </w:num>
  <w:num w:numId="33" w16cid:durableId="882716355">
    <w:abstractNumId w:val="30"/>
  </w:num>
  <w:num w:numId="34" w16cid:durableId="793791683">
    <w:abstractNumId w:val="24"/>
  </w:num>
  <w:num w:numId="35" w16cid:durableId="1092975836">
    <w:abstractNumId w:val="29"/>
  </w:num>
  <w:num w:numId="36" w16cid:durableId="501317243">
    <w:abstractNumId w:val="20"/>
  </w:num>
  <w:num w:numId="37" w16cid:durableId="341323828">
    <w:abstractNumId w:val="33"/>
  </w:num>
  <w:num w:numId="38" w16cid:durableId="220943104">
    <w:abstractNumId w:val="38"/>
  </w:num>
  <w:num w:numId="39" w16cid:durableId="223175593">
    <w:abstractNumId w:val="35"/>
  </w:num>
  <w:num w:numId="40" w16cid:durableId="485246644">
    <w:abstractNumId w:val="1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oli, Jeanne (CDC/NCIRD/ISD)">
    <w15:presenceInfo w15:providerId="AD" w15:userId="S::zmd4@cdc.gov::52aac9c0-7259-4a2a-b9b2-0e10eb30de8d"/>
  </w15:person>
  <w15:person w15:author="Vaddhi, Jigisha Nmn (CDC/NCIRD/OD) (CTR)">
    <w15:presenceInfo w15:providerId="AD" w15:userId="S::bo79@cdc.gov::00cfd827-96c8-4362-9908-bb2d12e8101a"/>
  </w15:person>
  <w15:person w15:author="Natakala, Sai (CDC/NCIRD/ISD) (CTR)">
    <w15:presenceInfo w15:providerId="AD" w15:userId="S::jyx7@cdc.gov::45033fd6-cd4e-4cdd-9003-f50e23ee9f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20"/>
    <w:rsid w:val="00000554"/>
    <w:rsid w:val="00001634"/>
    <w:rsid w:val="00001EE5"/>
    <w:rsid w:val="00002719"/>
    <w:rsid w:val="00002DDD"/>
    <w:rsid w:val="000046DB"/>
    <w:rsid w:val="00004A9D"/>
    <w:rsid w:val="00010449"/>
    <w:rsid w:val="00012209"/>
    <w:rsid w:val="00012D61"/>
    <w:rsid w:val="00013544"/>
    <w:rsid w:val="00016E96"/>
    <w:rsid w:val="00017850"/>
    <w:rsid w:val="000179B6"/>
    <w:rsid w:val="00021D59"/>
    <w:rsid w:val="000230FD"/>
    <w:rsid w:val="00023C43"/>
    <w:rsid w:val="00026E2A"/>
    <w:rsid w:val="00026E46"/>
    <w:rsid w:val="00033B2D"/>
    <w:rsid w:val="00034501"/>
    <w:rsid w:val="00035757"/>
    <w:rsid w:val="00035DF7"/>
    <w:rsid w:val="00036C5E"/>
    <w:rsid w:val="00036E14"/>
    <w:rsid w:val="0004166F"/>
    <w:rsid w:val="00041E4F"/>
    <w:rsid w:val="00043182"/>
    <w:rsid w:val="0004439B"/>
    <w:rsid w:val="000541A8"/>
    <w:rsid w:val="00054BFD"/>
    <w:rsid w:val="00057DB2"/>
    <w:rsid w:val="000648BF"/>
    <w:rsid w:val="00065236"/>
    <w:rsid w:val="000657D7"/>
    <w:rsid w:val="0006740E"/>
    <w:rsid w:val="0007174F"/>
    <w:rsid w:val="00071B71"/>
    <w:rsid w:val="00072E9F"/>
    <w:rsid w:val="000769BE"/>
    <w:rsid w:val="00076E05"/>
    <w:rsid w:val="000800E5"/>
    <w:rsid w:val="00080B6D"/>
    <w:rsid w:val="00081761"/>
    <w:rsid w:val="00083B9B"/>
    <w:rsid w:val="00083E93"/>
    <w:rsid w:val="000849DD"/>
    <w:rsid w:val="00084D2E"/>
    <w:rsid w:val="000876BA"/>
    <w:rsid w:val="000910A5"/>
    <w:rsid w:val="0009110C"/>
    <w:rsid w:val="0009395C"/>
    <w:rsid w:val="00094A32"/>
    <w:rsid w:val="000A2819"/>
    <w:rsid w:val="000A2D24"/>
    <w:rsid w:val="000A4A09"/>
    <w:rsid w:val="000A66AE"/>
    <w:rsid w:val="000B1212"/>
    <w:rsid w:val="000B2947"/>
    <w:rsid w:val="000B7533"/>
    <w:rsid w:val="000C06C2"/>
    <w:rsid w:val="000C131A"/>
    <w:rsid w:val="000C1C1F"/>
    <w:rsid w:val="000C1EBF"/>
    <w:rsid w:val="000C6CF9"/>
    <w:rsid w:val="000D1FBF"/>
    <w:rsid w:val="000D2B71"/>
    <w:rsid w:val="000D2D8E"/>
    <w:rsid w:val="000D4678"/>
    <w:rsid w:val="000D550B"/>
    <w:rsid w:val="000D5862"/>
    <w:rsid w:val="000E0E6E"/>
    <w:rsid w:val="000E16D3"/>
    <w:rsid w:val="000E3083"/>
    <w:rsid w:val="000E387B"/>
    <w:rsid w:val="000E4DD5"/>
    <w:rsid w:val="000E55B2"/>
    <w:rsid w:val="000E7479"/>
    <w:rsid w:val="000F243B"/>
    <w:rsid w:val="000F3AD0"/>
    <w:rsid w:val="000F3F50"/>
    <w:rsid w:val="000F464D"/>
    <w:rsid w:val="000F61A6"/>
    <w:rsid w:val="000F6481"/>
    <w:rsid w:val="00100B3E"/>
    <w:rsid w:val="001020DC"/>
    <w:rsid w:val="00102300"/>
    <w:rsid w:val="0010350E"/>
    <w:rsid w:val="00107351"/>
    <w:rsid w:val="00110D21"/>
    <w:rsid w:val="001122F2"/>
    <w:rsid w:val="00112DDB"/>
    <w:rsid w:val="00113DB4"/>
    <w:rsid w:val="00114345"/>
    <w:rsid w:val="00114DF2"/>
    <w:rsid w:val="001172DB"/>
    <w:rsid w:val="00117582"/>
    <w:rsid w:val="00123159"/>
    <w:rsid w:val="00131381"/>
    <w:rsid w:val="00135D29"/>
    <w:rsid w:val="00136E5F"/>
    <w:rsid w:val="00142DCB"/>
    <w:rsid w:val="00143E9F"/>
    <w:rsid w:val="001469A0"/>
    <w:rsid w:val="001601DA"/>
    <w:rsid w:val="00160390"/>
    <w:rsid w:val="00166CDC"/>
    <w:rsid w:val="0016765F"/>
    <w:rsid w:val="00171E40"/>
    <w:rsid w:val="00181891"/>
    <w:rsid w:val="0018354E"/>
    <w:rsid w:val="00183E2D"/>
    <w:rsid w:val="0018767B"/>
    <w:rsid w:val="001915BF"/>
    <w:rsid w:val="00192609"/>
    <w:rsid w:val="0019395D"/>
    <w:rsid w:val="00195274"/>
    <w:rsid w:val="001963F9"/>
    <w:rsid w:val="00196611"/>
    <w:rsid w:val="00196BF5"/>
    <w:rsid w:val="001977F5"/>
    <w:rsid w:val="0019786A"/>
    <w:rsid w:val="001A3C8D"/>
    <w:rsid w:val="001B0F1E"/>
    <w:rsid w:val="001B1ED4"/>
    <w:rsid w:val="001C0B79"/>
    <w:rsid w:val="001C1C37"/>
    <w:rsid w:val="001C3EAE"/>
    <w:rsid w:val="001C58C0"/>
    <w:rsid w:val="001C7AD4"/>
    <w:rsid w:val="001D003F"/>
    <w:rsid w:val="001D0D60"/>
    <w:rsid w:val="001D3204"/>
    <w:rsid w:val="001D40DB"/>
    <w:rsid w:val="001D774A"/>
    <w:rsid w:val="001E0636"/>
    <w:rsid w:val="001E0ADC"/>
    <w:rsid w:val="001E2B4B"/>
    <w:rsid w:val="001E5D63"/>
    <w:rsid w:val="001E612C"/>
    <w:rsid w:val="001E7D55"/>
    <w:rsid w:val="001F0E69"/>
    <w:rsid w:val="001F1591"/>
    <w:rsid w:val="001F38C2"/>
    <w:rsid w:val="001F4422"/>
    <w:rsid w:val="001F4ED5"/>
    <w:rsid w:val="001F7D88"/>
    <w:rsid w:val="0020096F"/>
    <w:rsid w:val="0020132B"/>
    <w:rsid w:val="00201954"/>
    <w:rsid w:val="00202CFD"/>
    <w:rsid w:val="00202F46"/>
    <w:rsid w:val="002048BA"/>
    <w:rsid w:val="00204951"/>
    <w:rsid w:val="00206576"/>
    <w:rsid w:val="00211339"/>
    <w:rsid w:val="00211C94"/>
    <w:rsid w:val="00223E61"/>
    <w:rsid w:val="00223F33"/>
    <w:rsid w:val="00225C3D"/>
    <w:rsid w:val="00225E18"/>
    <w:rsid w:val="00226624"/>
    <w:rsid w:val="0022797E"/>
    <w:rsid w:val="002342BC"/>
    <w:rsid w:val="00234FF5"/>
    <w:rsid w:val="00236C01"/>
    <w:rsid w:val="00256BEC"/>
    <w:rsid w:val="00257997"/>
    <w:rsid w:val="0025799A"/>
    <w:rsid w:val="00260BAF"/>
    <w:rsid w:val="00261B4C"/>
    <w:rsid w:val="0026474A"/>
    <w:rsid w:val="002647A4"/>
    <w:rsid w:val="00265853"/>
    <w:rsid w:val="002726DA"/>
    <w:rsid w:val="00272E37"/>
    <w:rsid w:val="00276064"/>
    <w:rsid w:val="0028372E"/>
    <w:rsid w:val="00285A1A"/>
    <w:rsid w:val="00286C5C"/>
    <w:rsid w:val="00286F25"/>
    <w:rsid w:val="00292353"/>
    <w:rsid w:val="00297FBF"/>
    <w:rsid w:val="002A19DD"/>
    <w:rsid w:val="002B2755"/>
    <w:rsid w:val="002B4696"/>
    <w:rsid w:val="002B6331"/>
    <w:rsid w:val="002B6DBC"/>
    <w:rsid w:val="002B712E"/>
    <w:rsid w:val="002B73EE"/>
    <w:rsid w:val="002B7B31"/>
    <w:rsid w:val="002B7F81"/>
    <w:rsid w:val="002C5FA5"/>
    <w:rsid w:val="002C7A65"/>
    <w:rsid w:val="002C7E36"/>
    <w:rsid w:val="002D11D3"/>
    <w:rsid w:val="002D13B4"/>
    <w:rsid w:val="002D22E5"/>
    <w:rsid w:val="002D3200"/>
    <w:rsid w:val="002D3A22"/>
    <w:rsid w:val="002E193E"/>
    <w:rsid w:val="002E228A"/>
    <w:rsid w:val="002E4920"/>
    <w:rsid w:val="002F009C"/>
    <w:rsid w:val="002F229E"/>
    <w:rsid w:val="002F360C"/>
    <w:rsid w:val="002F3F21"/>
    <w:rsid w:val="003005CA"/>
    <w:rsid w:val="00300807"/>
    <w:rsid w:val="00302F23"/>
    <w:rsid w:val="00304878"/>
    <w:rsid w:val="00306CA1"/>
    <w:rsid w:val="00310D29"/>
    <w:rsid w:val="003111BF"/>
    <w:rsid w:val="0031241E"/>
    <w:rsid w:val="00316710"/>
    <w:rsid w:val="003219EA"/>
    <w:rsid w:val="00322D89"/>
    <w:rsid w:val="00325232"/>
    <w:rsid w:val="00340DC9"/>
    <w:rsid w:val="00345A9C"/>
    <w:rsid w:val="00347D2C"/>
    <w:rsid w:val="003554E8"/>
    <w:rsid w:val="0035764B"/>
    <w:rsid w:val="003605A8"/>
    <w:rsid w:val="00361A28"/>
    <w:rsid w:val="00362C43"/>
    <w:rsid w:val="00362E20"/>
    <w:rsid w:val="00364A80"/>
    <w:rsid w:val="00364E40"/>
    <w:rsid w:val="00365731"/>
    <w:rsid w:val="00367D6B"/>
    <w:rsid w:val="0037184F"/>
    <w:rsid w:val="00373C54"/>
    <w:rsid w:val="00375769"/>
    <w:rsid w:val="00375B17"/>
    <w:rsid w:val="00376AB5"/>
    <w:rsid w:val="00376E31"/>
    <w:rsid w:val="00381F93"/>
    <w:rsid w:val="003829F8"/>
    <w:rsid w:val="00390801"/>
    <w:rsid w:val="00392212"/>
    <w:rsid w:val="00392EAE"/>
    <w:rsid w:val="0039478E"/>
    <w:rsid w:val="003959B8"/>
    <w:rsid w:val="003A1DBD"/>
    <w:rsid w:val="003A5643"/>
    <w:rsid w:val="003A67D7"/>
    <w:rsid w:val="003B0476"/>
    <w:rsid w:val="003B103E"/>
    <w:rsid w:val="003B209C"/>
    <w:rsid w:val="003B2CF3"/>
    <w:rsid w:val="003B3A5F"/>
    <w:rsid w:val="003C0560"/>
    <w:rsid w:val="003C08A9"/>
    <w:rsid w:val="003C2A87"/>
    <w:rsid w:val="003C31E7"/>
    <w:rsid w:val="003C4496"/>
    <w:rsid w:val="003C4BFD"/>
    <w:rsid w:val="003C5280"/>
    <w:rsid w:val="003C55A5"/>
    <w:rsid w:val="003D017D"/>
    <w:rsid w:val="003D4211"/>
    <w:rsid w:val="003D7C6D"/>
    <w:rsid w:val="003E01CA"/>
    <w:rsid w:val="003E1BD2"/>
    <w:rsid w:val="003E2ECD"/>
    <w:rsid w:val="003E54E1"/>
    <w:rsid w:val="003F2DE2"/>
    <w:rsid w:val="003F5798"/>
    <w:rsid w:val="00400A86"/>
    <w:rsid w:val="00406B54"/>
    <w:rsid w:val="00407787"/>
    <w:rsid w:val="0041051C"/>
    <w:rsid w:val="00410B18"/>
    <w:rsid w:val="00411627"/>
    <w:rsid w:val="0041191C"/>
    <w:rsid w:val="00411E3A"/>
    <w:rsid w:val="00413373"/>
    <w:rsid w:val="00414577"/>
    <w:rsid w:val="004148D8"/>
    <w:rsid w:val="00415018"/>
    <w:rsid w:val="004168CA"/>
    <w:rsid w:val="00421180"/>
    <w:rsid w:val="0042274E"/>
    <w:rsid w:val="00424B26"/>
    <w:rsid w:val="004263AC"/>
    <w:rsid w:val="00430298"/>
    <w:rsid w:val="00432577"/>
    <w:rsid w:val="00433082"/>
    <w:rsid w:val="004331C6"/>
    <w:rsid w:val="00436932"/>
    <w:rsid w:val="00440833"/>
    <w:rsid w:val="004434A4"/>
    <w:rsid w:val="00446006"/>
    <w:rsid w:val="00447E71"/>
    <w:rsid w:val="00466716"/>
    <w:rsid w:val="00466F24"/>
    <w:rsid w:val="0047008E"/>
    <w:rsid w:val="00470B5E"/>
    <w:rsid w:val="00471421"/>
    <w:rsid w:val="00471B6F"/>
    <w:rsid w:val="00471CF7"/>
    <w:rsid w:val="004769B3"/>
    <w:rsid w:val="00477CC4"/>
    <w:rsid w:val="00483B55"/>
    <w:rsid w:val="00490C59"/>
    <w:rsid w:val="00494BF1"/>
    <w:rsid w:val="004951B5"/>
    <w:rsid w:val="004A190C"/>
    <w:rsid w:val="004A3DF3"/>
    <w:rsid w:val="004A48CE"/>
    <w:rsid w:val="004A4B61"/>
    <w:rsid w:val="004A4DAC"/>
    <w:rsid w:val="004A5CF1"/>
    <w:rsid w:val="004A67A0"/>
    <w:rsid w:val="004B1A08"/>
    <w:rsid w:val="004B38CE"/>
    <w:rsid w:val="004B3A8D"/>
    <w:rsid w:val="004B783E"/>
    <w:rsid w:val="004C18D6"/>
    <w:rsid w:val="004C502B"/>
    <w:rsid w:val="004D1435"/>
    <w:rsid w:val="004D3535"/>
    <w:rsid w:val="004D395F"/>
    <w:rsid w:val="004E0534"/>
    <w:rsid w:val="004E1ACD"/>
    <w:rsid w:val="004E1CBF"/>
    <w:rsid w:val="004E3A1B"/>
    <w:rsid w:val="004E5B8A"/>
    <w:rsid w:val="004E69B2"/>
    <w:rsid w:val="004E77D3"/>
    <w:rsid w:val="004F208A"/>
    <w:rsid w:val="004F3198"/>
    <w:rsid w:val="005012C3"/>
    <w:rsid w:val="00503000"/>
    <w:rsid w:val="00503894"/>
    <w:rsid w:val="00503C30"/>
    <w:rsid w:val="00504E85"/>
    <w:rsid w:val="00506109"/>
    <w:rsid w:val="005105B0"/>
    <w:rsid w:val="0051074C"/>
    <w:rsid w:val="005108A2"/>
    <w:rsid w:val="00513813"/>
    <w:rsid w:val="00514632"/>
    <w:rsid w:val="005155D3"/>
    <w:rsid w:val="005169BC"/>
    <w:rsid w:val="00516C45"/>
    <w:rsid w:val="0052226A"/>
    <w:rsid w:val="0052525F"/>
    <w:rsid w:val="00525FCC"/>
    <w:rsid w:val="0052710F"/>
    <w:rsid w:val="005279EC"/>
    <w:rsid w:val="00532BF4"/>
    <w:rsid w:val="00536376"/>
    <w:rsid w:val="005412DC"/>
    <w:rsid w:val="00541A0F"/>
    <w:rsid w:val="005422C9"/>
    <w:rsid w:val="0054341D"/>
    <w:rsid w:val="005452A8"/>
    <w:rsid w:val="0054570C"/>
    <w:rsid w:val="00550199"/>
    <w:rsid w:val="00550C1A"/>
    <w:rsid w:val="00564347"/>
    <w:rsid w:val="00566A7D"/>
    <w:rsid w:val="00567273"/>
    <w:rsid w:val="0057189E"/>
    <w:rsid w:val="00571B31"/>
    <w:rsid w:val="00573DC5"/>
    <w:rsid w:val="00574298"/>
    <w:rsid w:val="00574E23"/>
    <w:rsid w:val="00580C0F"/>
    <w:rsid w:val="00582D23"/>
    <w:rsid w:val="005931A4"/>
    <w:rsid w:val="00595725"/>
    <w:rsid w:val="005A4C7C"/>
    <w:rsid w:val="005B0EAA"/>
    <w:rsid w:val="005B7241"/>
    <w:rsid w:val="005C1788"/>
    <w:rsid w:val="005C72D9"/>
    <w:rsid w:val="005C7E79"/>
    <w:rsid w:val="005D037B"/>
    <w:rsid w:val="005D1C90"/>
    <w:rsid w:val="005D3C2F"/>
    <w:rsid w:val="005D4827"/>
    <w:rsid w:val="005D48C2"/>
    <w:rsid w:val="005D5586"/>
    <w:rsid w:val="005D56E7"/>
    <w:rsid w:val="005E10C5"/>
    <w:rsid w:val="005E244D"/>
    <w:rsid w:val="005E3D75"/>
    <w:rsid w:val="005F0A9F"/>
    <w:rsid w:val="005F2C0F"/>
    <w:rsid w:val="005F5DCA"/>
    <w:rsid w:val="005F6EBF"/>
    <w:rsid w:val="00603A6C"/>
    <w:rsid w:val="00603F86"/>
    <w:rsid w:val="0060550D"/>
    <w:rsid w:val="00607CD8"/>
    <w:rsid w:val="00610C10"/>
    <w:rsid w:val="006110F5"/>
    <w:rsid w:val="0061174F"/>
    <w:rsid w:val="00612142"/>
    <w:rsid w:val="00612B0D"/>
    <w:rsid w:val="00617372"/>
    <w:rsid w:val="006226CD"/>
    <w:rsid w:val="00627559"/>
    <w:rsid w:val="006333D8"/>
    <w:rsid w:val="00635757"/>
    <w:rsid w:val="006369C1"/>
    <w:rsid w:val="006369E0"/>
    <w:rsid w:val="00641E7A"/>
    <w:rsid w:val="006423C4"/>
    <w:rsid w:val="00642686"/>
    <w:rsid w:val="00643168"/>
    <w:rsid w:val="00645AD9"/>
    <w:rsid w:val="0064704A"/>
    <w:rsid w:val="00647B0F"/>
    <w:rsid w:val="00654E29"/>
    <w:rsid w:val="006605FC"/>
    <w:rsid w:val="00662002"/>
    <w:rsid w:val="00672E8A"/>
    <w:rsid w:val="006739A3"/>
    <w:rsid w:val="00673B9A"/>
    <w:rsid w:val="00675450"/>
    <w:rsid w:val="00675713"/>
    <w:rsid w:val="006778EE"/>
    <w:rsid w:val="00680ACB"/>
    <w:rsid w:val="0068140E"/>
    <w:rsid w:val="00685625"/>
    <w:rsid w:val="00690D84"/>
    <w:rsid w:val="00694D64"/>
    <w:rsid w:val="00695965"/>
    <w:rsid w:val="006A02D3"/>
    <w:rsid w:val="006A13C6"/>
    <w:rsid w:val="006A1652"/>
    <w:rsid w:val="006A166D"/>
    <w:rsid w:val="006A2780"/>
    <w:rsid w:val="006A2AE2"/>
    <w:rsid w:val="006A4C24"/>
    <w:rsid w:val="006B0DCE"/>
    <w:rsid w:val="006B7BC7"/>
    <w:rsid w:val="006C000B"/>
    <w:rsid w:val="006C0D1A"/>
    <w:rsid w:val="006C3AE7"/>
    <w:rsid w:val="006D07B7"/>
    <w:rsid w:val="006D18DF"/>
    <w:rsid w:val="006D4023"/>
    <w:rsid w:val="006D479A"/>
    <w:rsid w:val="006D4BFF"/>
    <w:rsid w:val="006D5743"/>
    <w:rsid w:val="006D7048"/>
    <w:rsid w:val="006E1B81"/>
    <w:rsid w:val="006E2B70"/>
    <w:rsid w:val="006E3524"/>
    <w:rsid w:val="006E67BB"/>
    <w:rsid w:val="006F2242"/>
    <w:rsid w:val="006F32A3"/>
    <w:rsid w:val="006F33A5"/>
    <w:rsid w:val="006F5CF4"/>
    <w:rsid w:val="006F7BA6"/>
    <w:rsid w:val="0070281F"/>
    <w:rsid w:val="00703303"/>
    <w:rsid w:val="0070377A"/>
    <w:rsid w:val="00703825"/>
    <w:rsid w:val="00703AC1"/>
    <w:rsid w:val="0070594A"/>
    <w:rsid w:val="00707038"/>
    <w:rsid w:val="00710916"/>
    <w:rsid w:val="007127CB"/>
    <w:rsid w:val="00712927"/>
    <w:rsid w:val="00715FE0"/>
    <w:rsid w:val="00717B27"/>
    <w:rsid w:val="00721F2C"/>
    <w:rsid w:val="007302DB"/>
    <w:rsid w:val="00731289"/>
    <w:rsid w:val="00731D02"/>
    <w:rsid w:val="00732242"/>
    <w:rsid w:val="00733DAE"/>
    <w:rsid w:val="0073475E"/>
    <w:rsid w:val="007351AE"/>
    <w:rsid w:val="007367AB"/>
    <w:rsid w:val="00736F3D"/>
    <w:rsid w:val="007427F7"/>
    <w:rsid w:val="00743CF3"/>
    <w:rsid w:val="00744ECF"/>
    <w:rsid w:val="00751406"/>
    <w:rsid w:val="00753A0D"/>
    <w:rsid w:val="00757845"/>
    <w:rsid w:val="00760900"/>
    <w:rsid w:val="00760BED"/>
    <w:rsid w:val="00766037"/>
    <w:rsid w:val="00766081"/>
    <w:rsid w:val="007670DB"/>
    <w:rsid w:val="00770340"/>
    <w:rsid w:val="00772038"/>
    <w:rsid w:val="00775013"/>
    <w:rsid w:val="007755FB"/>
    <w:rsid w:val="0078329C"/>
    <w:rsid w:val="007850B9"/>
    <w:rsid w:val="00786253"/>
    <w:rsid w:val="00790F77"/>
    <w:rsid w:val="0079148B"/>
    <w:rsid w:val="007931A6"/>
    <w:rsid w:val="00794237"/>
    <w:rsid w:val="00796A45"/>
    <w:rsid w:val="00797A58"/>
    <w:rsid w:val="007A0946"/>
    <w:rsid w:val="007A113A"/>
    <w:rsid w:val="007A3FBF"/>
    <w:rsid w:val="007B03EF"/>
    <w:rsid w:val="007B2B15"/>
    <w:rsid w:val="007C2BB2"/>
    <w:rsid w:val="007C3DB1"/>
    <w:rsid w:val="007C6100"/>
    <w:rsid w:val="007C75DA"/>
    <w:rsid w:val="007D47FD"/>
    <w:rsid w:val="007D4A65"/>
    <w:rsid w:val="007D722D"/>
    <w:rsid w:val="007E6D1C"/>
    <w:rsid w:val="007F2D9C"/>
    <w:rsid w:val="007F5B56"/>
    <w:rsid w:val="007F6333"/>
    <w:rsid w:val="008003E7"/>
    <w:rsid w:val="008009C1"/>
    <w:rsid w:val="00801061"/>
    <w:rsid w:val="00801BB8"/>
    <w:rsid w:val="00801CF7"/>
    <w:rsid w:val="00801EC8"/>
    <w:rsid w:val="00806798"/>
    <w:rsid w:val="00807CD1"/>
    <w:rsid w:val="00810307"/>
    <w:rsid w:val="00811777"/>
    <w:rsid w:val="00816BE5"/>
    <w:rsid w:val="00817A4D"/>
    <w:rsid w:val="00821151"/>
    <w:rsid w:val="00823B7A"/>
    <w:rsid w:val="00825F32"/>
    <w:rsid w:val="00826A71"/>
    <w:rsid w:val="00827F0B"/>
    <w:rsid w:val="00827F9F"/>
    <w:rsid w:val="00830B7B"/>
    <w:rsid w:val="00830D3B"/>
    <w:rsid w:val="00830D5F"/>
    <w:rsid w:val="00834630"/>
    <w:rsid w:val="00834CEA"/>
    <w:rsid w:val="00840847"/>
    <w:rsid w:val="00842B57"/>
    <w:rsid w:val="008440CD"/>
    <w:rsid w:val="00847609"/>
    <w:rsid w:val="00847860"/>
    <w:rsid w:val="00847D3B"/>
    <w:rsid w:val="00847F3A"/>
    <w:rsid w:val="0085382C"/>
    <w:rsid w:val="00854EDF"/>
    <w:rsid w:val="00855CEA"/>
    <w:rsid w:val="00856F0A"/>
    <w:rsid w:val="00864E00"/>
    <w:rsid w:val="00865F91"/>
    <w:rsid w:val="008733C6"/>
    <w:rsid w:val="0087490B"/>
    <w:rsid w:val="00876B99"/>
    <w:rsid w:val="00876E75"/>
    <w:rsid w:val="008820E0"/>
    <w:rsid w:val="008828AD"/>
    <w:rsid w:val="0088429E"/>
    <w:rsid w:val="00885377"/>
    <w:rsid w:val="00886923"/>
    <w:rsid w:val="0089062F"/>
    <w:rsid w:val="00891638"/>
    <w:rsid w:val="008924C1"/>
    <w:rsid w:val="0089305A"/>
    <w:rsid w:val="008944DA"/>
    <w:rsid w:val="008944E0"/>
    <w:rsid w:val="008970AF"/>
    <w:rsid w:val="00897E5C"/>
    <w:rsid w:val="008A3BC3"/>
    <w:rsid w:val="008A6A6B"/>
    <w:rsid w:val="008B2565"/>
    <w:rsid w:val="008B3954"/>
    <w:rsid w:val="008B401E"/>
    <w:rsid w:val="008C0F04"/>
    <w:rsid w:val="008C0FFE"/>
    <w:rsid w:val="008C2A68"/>
    <w:rsid w:val="008C36F3"/>
    <w:rsid w:val="008C585F"/>
    <w:rsid w:val="008C5927"/>
    <w:rsid w:val="008C7F6B"/>
    <w:rsid w:val="008D0C00"/>
    <w:rsid w:val="008D2E4D"/>
    <w:rsid w:val="008D3DF8"/>
    <w:rsid w:val="008D4C74"/>
    <w:rsid w:val="008D5E08"/>
    <w:rsid w:val="008D6299"/>
    <w:rsid w:val="008E19DC"/>
    <w:rsid w:val="008E49B0"/>
    <w:rsid w:val="008F234A"/>
    <w:rsid w:val="008F45C1"/>
    <w:rsid w:val="008F7039"/>
    <w:rsid w:val="00901498"/>
    <w:rsid w:val="009037EA"/>
    <w:rsid w:val="0090462A"/>
    <w:rsid w:val="009065BA"/>
    <w:rsid w:val="00912D88"/>
    <w:rsid w:val="009133B0"/>
    <w:rsid w:val="00914652"/>
    <w:rsid w:val="00914E93"/>
    <w:rsid w:val="009157CA"/>
    <w:rsid w:val="009216E1"/>
    <w:rsid w:val="009230AA"/>
    <w:rsid w:val="00924538"/>
    <w:rsid w:val="009310CC"/>
    <w:rsid w:val="009317EC"/>
    <w:rsid w:val="00931B0E"/>
    <w:rsid w:val="009351FC"/>
    <w:rsid w:val="00935822"/>
    <w:rsid w:val="009374D0"/>
    <w:rsid w:val="00941E63"/>
    <w:rsid w:val="00944A81"/>
    <w:rsid w:val="009450FF"/>
    <w:rsid w:val="009464BA"/>
    <w:rsid w:val="0094651B"/>
    <w:rsid w:val="0095127D"/>
    <w:rsid w:val="009533B0"/>
    <w:rsid w:val="00954032"/>
    <w:rsid w:val="00955520"/>
    <w:rsid w:val="0096414C"/>
    <w:rsid w:val="00964C05"/>
    <w:rsid w:val="00964E55"/>
    <w:rsid w:val="009658BF"/>
    <w:rsid w:val="009661AC"/>
    <w:rsid w:val="009719B8"/>
    <w:rsid w:val="009756E4"/>
    <w:rsid w:val="009764D2"/>
    <w:rsid w:val="00983E02"/>
    <w:rsid w:val="00992386"/>
    <w:rsid w:val="009967F2"/>
    <w:rsid w:val="0099691E"/>
    <w:rsid w:val="00997FBF"/>
    <w:rsid w:val="009A5B4B"/>
    <w:rsid w:val="009A5C46"/>
    <w:rsid w:val="009B0733"/>
    <w:rsid w:val="009B4D31"/>
    <w:rsid w:val="009B541E"/>
    <w:rsid w:val="009B7384"/>
    <w:rsid w:val="009C219A"/>
    <w:rsid w:val="009C291D"/>
    <w:rsid w:val="009C33A3"/>
    <w:rsid w:val="009D087F"/>
    <w:rsid w:val="009D2BD6"/>
    <w:rsid w:val="009D4D3B"/>
    <w:rsid w:val="009D6410"/>
    <w:rsid w:val="009D6548"/>
    <w:rsid w:val="009E0660"/>
    <w:rsid w:val="009E1177"/>
    <w:rsid w:val="009E3EC5"/>
    <w:rsid w:val="009F3DA3"/>
    <w:rsid w:val="00A034F5"/>
    <w:rsid w:val="00A039BD"/>
    <w:rsid w:val="00A03C2E"/>
    <w:rsid w:val="00A04573"/>
    <w:rsid w:val="00A04CDC"/>
    <w:rsid w:val="00A06D98"/>
    <w:rsid w:val="00A07F59"/>
    <w:rsid w:val="00A13AB1"/>
    <w:rsid w:val="00A15AA6"/>
    <w:rsid w:val="00A16B3F"/>
    <w:rsid w:val="00A26BC1"/>
    <w:rsid w:val="00A26D49"/>
    <w:rsid w:val="00A27464"/>
    <w:rsid w:val="00A31869"/>
    <w:rsid w:val="00A33B7C"/>
    <w:rsid w:val="00A36AD7"/>
    <w:rsid w:val="00A37A82"/>
    <w:rsid w:val="00A411B1"/>
    <w:rsid w:val="00A42898"/>
    <w:rsid w:val="00A46969"/>
    <w:rsid w:val="00A46974"/>
    <w:rsid w:val="00A469B6"/>
    <w:rsid w:val="00A46A40"/>
    <w:rsid w:val="00A4741A"/>
    <w:rsid w:val="00A50521"/>
    <w:rsid w:val="00A50B0E"/>
    <w:rsid w:val="00A516E1"/>
    <w:rsid w:val="00A54F3A"/>
    <w:rsid w:val="00A56EF7"/>
    <w:rsid w:val="00A60FE7"/>
    <w:rsid w:val="00A67889"/>
    <w:rsid w:val="00A7216D"/>
    <w:rsid w:val="00A74026"/>
    <w:rsid w:val="00A74150"/>
    <w:rsid w:val="00A80323"/>
    <w:rsid w:val="00A8230F"/>
    <w:rsid w:val="00A86719"/>
    <w:rsid w:val="00A8773E"/>
    <w:rsid w:val="00A9047C"/>
    <w:rsid w:val="00A92FEE"/>
    <w:rsid w:val="00A93391"/>
    <w:rsid w:val="00A95158"/>
    <w:rsid w:val="00A97058"/>
    <w:rsid w:val="00AA0C7C"/>
    <w:rsid w:val="00AA73EB"/>
    <w:rsid w:val="00AB3B97"/>
    <w:rsid w:val="00AB4864"/>
    <w:rsid w:val="00AB64A8"/>
    <w:rsid w:val="00AC12F6"/>
    <w:rsid w:val="00AC2ECA"/>
    <w:rsid w:val="00AC3170"/>
    <w:rsid w:val="00AC567A"/>
    <w:rsid w:val="00AC5CE1"/>
    <w:rsid w:val="00AC6BA0"/>
    <w:rsid w:val="00AC785D"/>
    <w:rsid w:val="00AC7AE6"/>
    <w:rsid w:val="00AD43A3"/>
    <w:rsid w:val="00AD712E"/>
    <w:rsid w:val="00AE0B4D"/>
    <w:rsid w:val="00AE166C"/>
    <w:rsid w:val="00AE2E9F"/>
    <w:rsid w:val="00AE43CA"/>
    <w:rsid w:val="00AE4D72"/>
    <w:rsid w:val="00AF3780"/>
    <w:rsid w:val="00AF4E0E"/>
    <w:rsid w:val="00AF7293"/>
    <w:rsid w:val="00B01F61"/>
    <w:rsid w:val="00B02AAB"/>
    <w:rsid w:val="00B02EC2"/>
    <w:rsid w:val="00B0396E"/>
    <w:rsid w:val="00B05B06"/>
    <w:rsid w:val="00B12621"/>
    <w:rsid w:val="00B200A8"/>
    <w:rsid w:val="00B25AB7"/>
    <w:rsid w:val="00B303B6"/>
    <w:rsid w:val="00B313F4"/>
    <w:rsid w:val="00B3597F"/>
    <w:rsid w:val="00B37B02"/>
    <w:rsid w:val="00B4144F"/>
    <w:rsid w:val="00B41EC1"/>
    <w:rsid w:val="00B454B6"/>
    <w:rsid w:val="00B472C0"/>
    <w:rsid w:val="00B4771B"/>
    <w:rsid w:val="00B50FFD"/>
    <w:rsid w:val="00B51D44"/>
    <w:rsid w:val="00B52188"/>
    <w:rsid w:val="00B531FA"/>
    <w:rsid w:val="00B57846"/>
    <w:rsid w:val="00B605F5"/>
    <w:rsid w:val="00B61EFE"/>
    <w:rsid w:val="00B6583B"/>
    <w:rsid w:val="00B704C8"/>
    <w:rsid w:val="00B709A0"/>
    <w:rsid w:val="00B73F31"/>
    <w:rsid w:val="00B75D2D"/>
    <w:rsid w:val="00B807DB"/>
    <w:rsid w:val="00B80CDF"/>
    <w:rsid w:val="00B81933"/>
    <w:rsid w:val="00B83716"/>
    <w:rsid w:val="00B85B3D"/>
    <w:rsid w:val="00B85B9F"/>
    <w:rsid w:val="00B87B25"/>
    <w:rsid w:val="00B87B50"/>
    <w:rsid w:val="00B929F3"/>
    <w:rsid w:val="00BA1A08"/>
    <w:rsid w:val="00BA1C49"/>
    <w:rsid w:val="00BA48D8"/>
    <w:rsid w:val="00BA4C09"/>
    <w:rsid w:val="00BA4C30"/>
    <w:rsid w:val="00BA549E"/>
    <w:rsid w:val="00BA691E"/>
    <w:rsid w:val="00BA6CCF"/>
    <w:rsid w:val="00BA7843"/>
    <w:rsid w:val="00BB5805"/>
    <w:rsid w:val="00BB5CD4"/>
    <w:rsid w:val="00BB64BD"/>
    <w:rsid w:val="00BC23A6"/>
    <w:rsid w:val="00BD0202"/>
    <w:rsid w:val="00BD3C33"/>
    <w:rsid w:val="00BD4DF5"/>
    <w:rsid w:val="00BD612D"/>
    <w:rsid w:val="00BD70E2"/>
    <w:rsid w:val="00BD739E"/>
    <w:rsid w:val="00BE19FE"/>
    <w:rsid w:val="00BE4E74"/>
    <w:rsid w:val="00BE7D3A"/>
    <w:rsid w:val="00BF3BF9"/>
    <w:rsid w:val="00BF4020"/>
    <w:rsid w:val="00C010CF"/>
    <w:rsid w:val="00C01374"/>
    <w:rsid w:val="00C01D99"/>
    <w:rsid w:val="00C025AB"/>
    <w:rsid w:val="00C0367E"/>
    <w:rsid w:val="00C10BA3"/>
    <w:rsid w:val="00C10F47"/>
    <w:rsid w:val="00C115D0"/>
    <w:rsid w:val="00C14C82"/>
    <w:rsid w:val="00C1529B"/>
    <w:rsid w:val="00C1738B"/>
    <w:rsid w:val="00C17C8D"/>
    <w:rsid w:val="00C17E2C"/>
    <w:rsid w:val="00C20F0E"/>
    <w:rsid w:val="00C240C1"/>
    <w:rsid w:val="00C26F60"/>
    <w:rsid w:val="00C33BF7"/>
    <w:rsid w:val="00C41114"/>
    <w:rsid w:val="00C42883"/>
    <w:rsid w:val="00C42FAD"/>
    <w:rsid w:val="00C45C05"/>
    <w:rsid w:val="00C45E15"/>
    <w:rsid w:val="00C474F2"/>
    <w:rsid w:val="00C54567"/>
    <w:rsid w:val="00C54D04"/>
    <w:rsid w:val="00C57612"/>
    <w:rsid w:val="00C57D41"/>
    <w:rsid w:val="00C71249"/>
    <w:rsid w:val="00C725D8"/>
    <w:rsid w:val="00C72AAC"/>
    <w:rsid w:val="00C74CEA"/>
    <w:rsid w:val="00C778B1"/>
    <w:rsid w:val="00C80DC6"/>
    <w:rsid w:val="00C81DA1"/>
    <w:rsid w:val="00C82781"/>
    <w:rsid w:val="00C83D72"/>
    <w:rsid w:val="00C84877"/>
    <w:rsid w:val="00C84E9F"/>
    <w:rsid w:val="00C8503A"/>
    <w:rsid w:val="00C86550"/>
    <w:rsid w:val="00C90036"/>
    <w:rsid w:val="00C90F50"/>
    <w:rsid w:val="00C92782"/>
    <w:rsid w:val="00C95850"/>
    <w:rsid w:val="00C97295"/>
    <w:rsid w:val="00CA14E1"/>
    <w:rsid w:val="00CA2FF3"/>
    <w:rsid w:val="00CA5C5D"/>
    <w:rsid w:val="00CB1900"/>
    <w:rsid w:val="00CB211B"/>
    <w:rsid w:val="00CB2125"/>
    <w:rsid w:val="00CC5B6B"/>
    <w:rsid w:val="00CD0B1A"/>
    <w:rsid w:val="00CD1B21"/>
    <w:rsid w:val="00CD2B4F"/>
    <w:rsid w:val="00CD2B6E"/>
    <w:rsid w:val="00CD47A5"/>
    <w:rsid w:val="00CD4994"/>
    <w:rsid w:val="00CD570B"/>
    <w:rsid w:val="00CD6BCC"/>
    <w:rsid w:val="00CD71F5"/>
    <w:rsid w:val="00CE0076"/>
    <w:rsid w:val="00CE0559"/>
    <w:rsid w:val="00CE1111"/>
    <w:rsid w:val="00CE62B7"/>
    <w:rsid w:val="00CE75CD"/>
    <w:rsid w:val="00CF1960"/>
    <w:rsid w:val="00CF3EC4"/>
    <w:rsid w:val="00CF66FA"/>
    <w:rsid w:val="00D00837"/>
    <w:rsid w:val="00D00956"/>
    <w:rsid w:val="00D0250F"/>
    <w:rsid w:val="00D075C9"/>
    <w:rsid w:val="00D12117"/>
    <w:rsid w:val="00D12191"/>
    <w:rsid w:val="00D144A8"/>
    <w:rsid w:val="00D1475F"/>
    <w:rsid w:val="00D17CA8"/>
    <w:rsid w:val="00D20A6E"/>
    <w:rsid w:val="00D21A32"/>
    <w:rsid w:val="00D24B53"/>
    <w:rsid w:val="00D27E7B"/>
    <w:rsid w:val="00D30C22"/>
    <w:rsid w:val="00D31E00"/>
    <w:rsid w:val="00D35D9C"/>
    <w:rsid w:val="00D413D6"/>
    <w:rsid w:val="00D44FCC"/>
    <w:rsid w:val="00D55165"/>
    <w:rsid w:val="00D642A7"/>
    <w:rsid w:val="00D66A13"/>
    <w:rsid w:val="00D70706"/>
    <w:rsid w:val="00D710CA"/>
    <w:rsid w:val="00D7123D"/>
    <w:rsid w:val="00D71B64"/>
    <w:rsid w:val="00D72A39"/>
    <w:rsid w:val="00D72E15"/>
    <w:rsid w:val="00D7681B"/>
    <w:rsid w:val="00D77F2C"/>
    <w:rsid w:val="00D81407"/>
    <w:rsid w:val="00D8175B"/>
    <w:rsid w:val="00D83B29"/>
    <w:rsid w:val="00D9060E"/>
    <w:rsid w:val="00D91D9A"/>
    <w:rsid w:val="00D93C65"/>
    <w:rsid w:val="00D94AD8"/>
    <w:rsid w:val="00D964F9"/>
    <w:rsid w:val="00D96561"/>
    <w:rsid w:val="00D96CFB"/>
    <w:rsid w:val="00DA1954"/>
    <w:rsid w:val="00DA2650"/>
    <w:rsid w:val="00DA2AFF"/>
    <w:rsid w:val="00DA3DA5"/>
    <w:rsid w:val="00DA46C7"/>
    <w:rsid w:val="00DB0055"/>
    <w:rsid w:val="00DB051E"/>
    <w:rsid w:val="00DB089A"/>
    <w:rsid w:val="00DB0EE0"/>
    <w:rsid w:val="00DB10FB"/>
    <w:rsid w:val="00DB1ECB"/>
    <w:rsid w:val="00DB2B08"/>
    <w:rsid w:val="00DB3B48"/>
    <w:rsid w:val="00DB46FE"/>
    <w:rsid w:val="00DB6283"/>
    <w:rsid w:val="00DB694B"/>
    <w:rsid w:val="00DC22A2"/>
    <w:rsid w:val="00DC3035"/>
    <w:rsid w:val="00DC3745"/>
    <w:rsid w:val="00DC3A1F"/>
    <w:rsid w:val="00DC4A52"/>
    <w:rsid w:val="00DC7F32"/>
    <w:rsid w:val="00DC7F63"/>
    <w:rsid w:val="00DD0EAE"/>
    <w:rsid w:val="00DD138E"/>
    <w:rsid w:val="00DD1404"/>
    <w:rsid w:val="00DD16E6"/>
    <w:rsid w:val="00DD63B9"/>
    <w:rsid w:val="00DD6890"/>
    <w:rsid w:val="00DE068D"/>
    <w:rsid w:val="00DE75DA"/>
    <w:rsid w:val="00DE7A51"/>
    <w:rsid w:val="00DE7DB6"/>
    <w:rsid w:val="00DE7F2D"/>
    <w:rsid w:val="00E00154"/>
    <w:rsid w:val="00E01AE9"/>
    <w:rsid w:val="00E01B29"/>
    <w:rsid w:val="00E0663A"/>
    <w:rsid w:val="00E10AB3"/>
    <w:rsid w:val="00E1110E"/>
    <w:rsid w:val="00E137A5"/>
    <w:rsid w:val="00E13C27"/>
    <w:rsid w:val="00E14A3E"/>
    <w:rsid w:val="00E202FF"/>
    <w:rsid w:val="00E21F87"/>
    <w:rsid w:val="00E227E4"/>
    <w:rsid w:val="00E229C4"/>
    <w:rsid w:val="00E24835"/>
    <w:rsid w:val="00E25E3C"/>
    <w:rsid w:val="00E26C40"/>
    <w:rsid w:val="00E301F1"/>
    <w:rsid w:val="00E30423"/>
    <w:rsid w:val="00E31B2E"/>
    <w:rsid w:val="00E34031"/>
    <w:rsid w:val="00E372BB"/>
    <w:rsid w:val="00E37EDB"/>
    <w:rsid w:val="00E4391C"/>
    <w:rsid w:val="00E51A81"/>
    <w:rsid w:val="00E5233B"/>
    <w:rsid w:val="00E52BB4"/>
    <w:rsid w:val="00E57887"/>
    <w:rsid w:val="00E57A65"/>
    <w:rsid w:val="00E57AE4"/>
    <w:rsid w:val="00E60DBB"/>
    <w:rsid w:val="00E6199A"/>
    <w:rsid w:val="00E66747"/>
    <w:rsid w:val="00E67600"/>
    <w:rsid w:val="00E70848"/>
    <w:rsid w:val="00E733FA"/>
    <w:rsid w:val="00E7497D"/>
    <w:rsid w:val="00E75533"/>
    <w:rsid w:val="00E7606A"/>
    <w:rsid w:val="00E76193"/>
    <w:rsid w:val="00E76EA3"/>
    <w:rsid w:val="00E80A71"/>
    <w:rsid w:val="00E82005"/>
    <w:rsid w:val="00E82485"/>
    <w:rsid w:val="00E956E0"/>
    <w:rsid w:val="00E96687"/>
    <w:rsid w:val="00E96842"/>
    <w:rsid w:val="00E96D7D"/>
    <w:rsid w:val="00EA47DE"/>
    <w:rsid w:val="00EB00E3"/>
    <w:rsid w:val="00EB2DED"/>
    <w:rsid w:val="00EB375E"/>
    <w:rsid w:val="00EB43A7"/>
    <w:rsid w:val="00EB5A02"/>
    <w:rsid w:val="00EB638D"/>
    <w:rsid w:val="00EB76AC"/>
    <w:rsid w:val="00EB7B94"/>
    <w:rsid w:val="00EC0653"/>
    <w:rsid w:val="00EC072C"/>
    <w:rsid w:val="00EC1C2D"/>
    <w:rsid w:val="00ED015E"/>
    <w:rsid w:val="00ED508A"/>
    <w:rsid w:val="00ED5391"/>
    <w:rsid w:val="00EE1D9D"/>
    <w:rsid w:val="00EE2ADF"/>
    <w:rsid w:val="00EE3316"/>
    <w:rsid w:val="00EE4464"/>
    <w:rsid w:val="00EE5D0E"/>
    <w:rsid w:val="00EE6EB4"/>
    <w:rsid w:val="00EE7C7E"/>
    <w:rsid w:val="00EF0A0D"/>
    <w:rsid w:val="00EF0E5E"/>
    <w:rsid w:val="00EF1070"/>
    <w:rsid w:val="00EF3E44"/>
    <w:rsid w:val="00EF7C1A"/>
    <w:rsid w:val="00F0033D"/>
    <w:rsid w:val="00F01DB0"/>
    <w:rsid w:val="00F12B1B"/>
    <w:rsid w:val="00F15860"/>
    <w:rsid w:val="00F20E6C"/>
    <w:rsid w:val="00F21E9D"/>
    <w:rsid w:val="00F2341C"/>
    <w:rsid w:val="00F2594A"/>
    <w:rsid w:val="00F25A7F"/>
    <w:rsid w:val="00F271CE"/>
    <w:rsid w:val="00F32D71"/>
    <w:rsid w:val="00F3591A"/>
    <w:rsid w:val="00F41C13"/>
    <w:rsid w:val="00F42A14"/>
    <w:rsid w:val="00F527E3"/>
    <w:rsid w:val="00F61ED8"/>
    <w:rsid w:val="00F65F48"/>
    <w:rsid w:val="00F66E54"/>
    <w:rsid w:val="00F67B1E"/>
    <w:rsid w:val="00F67C54"/>
    <w:rsid w:val="00F705BF"/>
    <w:rsid w:val="00F70D72"/>
    <w:rsid w:val="00F72815"/>
    <w:rsid w:val="00F75E97"/>
    <w:rsid w:val="00F76C42"/>
    <w:rsid w:val="00F8093D"/>
    <w:rsid w:val="00F813FF"/>
    <w:rsid w:val="00F829C6"/>
    <w:rsid w:val="00F85CD1"/>
    <w:rsid w:val="00F8603E"/>
    <w:rsid w:val="00F8630D"/>
    <w:rsid w:val="00F924A6"/>
    <w:rsid w:val="00F927AE"/>
    <w:rsid w:val="00F93AC2"/>
    <w:rsid w:val="00F94241"/>
    <w:rsid w:val="00F9758E"/>
    <w:rsid w:val="00FA40F2"/>
    <w:rsid w:val="00FA5FBA"/>
    <w:rsid w:val="00FA7039"/>
    <w:rsid w:val="00FB0500"/>
    <w:rsid w:val="00FB1072"/>
    <w:rsid w:val="00FB160F"/>
    <w:rsid w:val="00FB292D"/>
    <w:rsid w:val="00FB2DCD"/>
    <w:rsid w:val="00FB62D6"/>
    <w:rsid w:val="00FB742B"/>
    <w:rsid w:val="00FC1018"/>
    <w:rsid w:val="00FC1171"/>
    <w:rsid w:val="00FC2292"/>
    <w:rsid w:val="00FC2A55"/>
    <w:rsid w:val="00FC60A5"/>
    <w:rsid w:val="00FD0640"/>
    <w:rsid w:val="00FD1069"/>
    <w:rsid w:val="00FD272C"/>
    <w:rsid w:val="00FD2F1F"/>
    <w:rsid w:val="00FD55D4"/>
    <w:rsid w:val="00FD5DE3"/>
    <w:rsid w:val="00FD6300"/>
    <w:rsid w:val="00FD7622"/>
    <w:rsid w:val="00FE2AC6"/>
    <w:rsid w:val="00FE2DA0"/>
    <w:rsid w:val="00FE30D5"/>
    <w:rsid w:val="00FE3328"/>
    <w:rsid w:val="00FF0970"/>
    <w:rsid w:val="00FF2028"/>
    <w:rsid w:val="00FF3367"/>
    <w:rsid w:val="00FF4E63"/>
    <w:rsid w:val="00FF508F"/>
    <w:rsid w:val="00FF6095"/>
    <w:rsid w:val="00FF64FB"/>
    <w:rsid w:val="0144E442"/>
    <w:rsid w:val="0178C6B7"/>
    <w:rsid w:val="02C79ADE"/>
    <w:rsid w:val="038AA920"/>
    <w:rsid w:val="0443C841"/>
    <w:rsid w:val="05E2FC76"/>
    <w:rsid w:val="07308D7A"/>
    <w:rsid w:val="0769E397"/>
    <w:rsid w:val="083016C1"/>
    <w:rsid w:val="0AA7AE7B"/>
    <w:rsid w:val="0BB5C87E"/>
    <w:rsid w:val="0D8ABC8B"/>
    <w:rsid w:val="0DAAFBB4"/>
    <w:rsid w:val="0DC16C5C"/>
    <w:rsid w:val="0E7804D4"/>
    <w:rsid w:val="0F5A19A6"/>
    <w:rsid w:val="10D935DB"/>
    <w:rsid w:val="110E9413"/>
    <w:rsid w:val="119EA1FE"/>
    <w:rsid w:val="11C21CED"/>
    <w:rsid w:val="12049A6D"/>
    <w:rsid w:val="12CA33B6"/>
    <w:rsid w:val="13D70D3D"/>
    <w:rsid w:val="142BB4C0"/>
    <w:rsid w:val="165CD260"/>
    <w:rsid w:val="17C5D13E"/>
    <w:rsid w:val="18134343"/>
    <w:rsid w:val="18378E1C"/>
    <w:rsid w:val="18525156"/>
    <w:rsid w:val="1868A59D"/>
    <w:rsid w:val="18F6F408"/>
    <w:rsid w:val="191F1433"/>
    <w:rsid w:val="1A156774"/>
    <w:rsid w:val="1A321B07"/>
    <w:rsid w:val="1AE1C741"/>
    <w:rsid w:val="1B8A648C"/>
    <w:rsid w:val="1C1D0211"/>
    <w:rsid w:val="1DB7B824"/>
    <w:rsid w:val="1DD9DA43"/>
    <w:rsid w:val="1EB3DF06"/>
    <w:rsid w:val="1F259CC9"/>
    <w:rsid w:val="1F4227E5"/>
    <w:rsid w:val="1F5DD3AF"/>
    <w:rsid w:val="1F680C88"/>
    <w:rsid w:val="1F7C2FED"/>
    <w:rsid w:val="207C45D1"/>
    <w:rsid w:val="2146F6D6"/>
    <w:rsid w:val="21A57295"/>
    <w:rsid w:val="21BBDB79"/>
    <w:rsid w:val="22FB94DF"/>
    <w:rsid w:val="2385E9DE"/>
    <w:rsid w:val="244BCE79"/>
    <w:rsid w:val="246A8DED"/>
    <w:rsid w:val="266632EC"/>
    <w:rsid w:val="26AA5B04"/>
    <w:rsid w:val="27BD8109"/>
    <w:rsid w:val="292DBAB0"/>
    <w:rsid w:val="299FD479"/>
    <w:rsid w:val="29BEDDA6"/>
    <w:rsid w:val="29C043B4"/>
    <w:rsid w:val="29DF19EB"/>
    <w:rsid w:val="2A30FC24"/>
    <w:rsid w:val="2B05B609"/>
    <w:rsid w:val="2B05BE02"/>
    <w:rsid w:val="2B9C089E"/>
    <w:rsid w:val="2E442796"/>
    <w:rsid w:val="2EC312A0"/>
    <w:rsid w:val="305170E4"/>
    <w:rsid w:val="32F06C21"/>
    <w:rsid w:val="33283760"/>
    <w:rsid w:val="34A65EFA"/>
    <w:rsid w:val="36432683"/>
    <w:rsid w:val="36C51479"/>
    <w:rsid w:val="3794AB97"/>
    <w:rsid w:val="3840F28B"/>
    <w:rsid w:val="38F93B6C"/>
    <w:rsid w:val="39442664"/>
    <w:rsid w:val="3A1A38B8"/>
    <w:rsid w:val="3A697957"/>
    <w:rsid w:val="3A782EB7"/>
    <w:rsid w:val="3BBF3FB1"/>
    <w:rsid w:val="3C391D7D"/>
    <w:rsid w:val="3C8D4E37"/>
    <w:rsid w:val="3D2D710F"/>
    <w:rsid w:val="3D759732"/>
    <w:rsid w:val="3E63D0ED"/>
    <w:rsid w:val="3F6D5A5A"/>
    <w:rsid w:val="40C83E52"/>
    <w:rsid w:val="40FC6A70"/>
    <w:rsid w:val="42B59B48"/>
    <w:rsid w:val="42DC04C8"/>
    <w:rsid w:val="436F496D"/>
    <w:rsid w:val="44088AB9"/>
    <w:rsid w:val="44CEB790"/>
    <w:rsid w:val="451470E0"/>
    <w:rsid w:val="453C1248"/>
    <w:rsid w:val="45DFE00B"/>
    <w:rsid w:val="46A0EEE1"/>
    <w:rsid w:val="4980D317"/>
    <w:rsid w:val="49A42DF2"/>
    <w:rsid w:val="49FB8E86"/>
    <w:rsid w:val="4C628483"/>
    <w:rsid w:val="4CF77C4E"/>
    <w:rsid w:val="4F9F4D69"/>
    <w:rsid w:val="500EC4F6"/>
    <w:rsid w:val="502E8630"/>
    <w:rsid w:val="5104EDE1"/>
    <w:rsid w:val="511FF4AB"/>
    <w:rsid w:val="531B7831"/>
    <w:rsid w:val="53745FC8"/>
    <w:rsid w:val="53FD6AE3"/>
    <w:rsid w:val="550F0EC6"/>
    <w:rsid w:val="552B8E12"/>
    <w:rsid w:val="57819ACB"/>
    <w:rsid w:val="57A6D8A0"/>
    <w:rsid w:val="57F7D62B"/>
    <w:rsid w:val="5898310C"/>
    <w:rsid w:val="5966EDDF"/>
    <w:rsid w:val="59C9FBFD"/>
    <w:rsid w:val="5A1202F4"/>
    <w:rsid w:val="5A95D28A"/>
    <w:rsid w:val="5C756F1C"/>
    <w:rsid w:val="5D58EB56"/>
    <w:rsid w:val="5D9E46DB"/>
    <w:rsid w:val="5E39CF64"/>
    <w:rsid w:val="5EE847CD"/>
    <w:rsid w:val="601503CF"/>
    <w:rsid w:val="61BFE342"/>
    <w:rsid w:val="61CE347E"/>
    <w:rsid w:val="61D68883"/>
    <w:rsid w:val="62A0A9C9"/>
    <w:rsid w:val="62F2C0C8"/>
    <w:rsid w:val="64176126"/>
    <w:rsid w:val="6418DAAB"/>
    <w:rsid w:val="641D5174"/>
    <w:rsid w:val="69061B2B"/>
    <w:rsid w:val="69248ACA"/>
    <w:rsid w:val="69428EF4"/>
    <w:rsid w:val="6A5AD5B2"/>
    <w:rsid w:val="6BD8A270"/>
    <w:rsid w:val="6CF62824"/>
    <w:rsid w:val="6DFF3DCA"/>
    <w:rsid w:val="6F5F690E"/>
    <w:rsid w:val="70CDFEC8"/>
    <w:rsid w:val="7263522A"/>
    <w:rsid w:val="7281C663"/>
    <w:rsid w:val="7353CF2B"/>
    <w:rsid w:val="74754680"/>
    <w:rsid w:val="75BB60F7"/>
    <w:rsid w:val="77E46ED7"/>
    <w:rsid w:val="77F18E8E"/>
    <w:rsid w:val="780344BC"/>
    <w:rsid w:val="78568233"/>
    <w:rsid w:val="78A6C62F"/>
    <w:rsid w:val="79AD0B59"/>
    <w:rsid w:val="7A29C4CD"/>
    <w:rsid w:val="7A88D26E"/>
    <w:rsid w:val="7B229901"/>
    <w:rsid w:val="7B61828C"/>
    <w:rsid w:val="7BF9BA33"/>
    <w:rsid w:val="7C94C77F"/>
    <w:rsid w:val="7CE16FDC"/>
    <w:rsid w:val="7D1CFAA5"/>
    <w:rsid w:val="7D4BAD34"/>
    <w:rsid w:val="7DE8F9C9"/>
    <w:rsid w:val="7EB6475E"/>
    <w:rsid w:val="7F40F8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1623"/>
  <w15:chartTrackingRefBased/>
  <w15:docId w15:val="{6B53D5BB-65C0-4D5D-B148-081AF895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uiPriority="0" w:semiHidden="1" w:unhideWhenUsed="1"/>
    <w:lsdException w:name="List Number 2" w:semiHidden="1" w:unhideWhenUsed="1"/>
    <w:lsdException w:name="List Number 3"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920"/>
    <w:pPr>
      <w:spacing w:line="279" w:lineRule="auto"/>
    </w:pPr>
    <w:rPr>
      <w:rFonts w:eastAsiaTheme="minorEastAsia"/>
      <w:kern w:val="0"/>
      <w:sz w:val="24"/>
      <w:szCs w:val="24"/>
      <w:lang w:eastAsia="ja-JP"/>
      <w14:ligatures w14:val="none"/>
    </w:rPr>
  </w:style>
  <w:style w:type="paragraph" w:styleId="Heading1">
    <w:name w:val="heading 1"/>
    <w:next w:val="Bodycopy"/>
    <w:link w:val="Heading1Char"/>
    <w:autoRedefine/>
    <w:qFormat/>
    <w:rsid w:val="00806798"/>
    <w:pPr>
      <w:pageBreakBefore/>
      <w:numPr>
        <w:numId w:val="3"/>
      </w:numPr>
      <w:spacing w:before="120" w:after="180" w:line="240" w:lineRule="auto"/>
      <w:outlineLvl w:val="0"/>
    </w:pPr>
    <w:rPr>
      <w:rFonts w:eastAsia="Times New Roman" w:cstheme="minorHAnsi"/>
      <w:b/>
      <w:kern w:val="0"/>
      <w:sz w:val="24"/>
      <w:szCs w:val="24"/>
      <w14:ligatures w14:val="none"/>
    </w:rPr>
  </w:style>
  <w:style w:type="paragraph" w:styleId="Heading2">
    <w:name w:val="heading 2"/>
    <w:next w:val="Bodycopy"/>
    <w:link w:val="Heading2Char"/>
    <w:autoRedefine/>
    <w:qFormat/>
    <w:rsid w:val="000F6481"/>
    <w:pPr>
      <w:numPr>
        <w:ilvl w:val="1"/>
        <w:numId w:val="3"/>
      </w:numPr>
      <w:spacing w:before="120" w:after="120" w:line="240" w:lineRule="auto"/>
      <w:outlineLvl w:val="1"/>
    </w:pPr>
    <w:rPr>
      <w:rFonts w:eastAsia="Times" w:cstheme="minorHAnsi"/>
      <w:b/>
      <w:kern w:val="0"/>
      <w:sz w:val="24"/>
      <w:szCs w:val="24"/>
      <w:lang w:val="en-GB"/>
      <w14:ligatures w14:val="none"/>
    </w:rPr>
  </w:style>
  <w:style w:type="paragraph" w:styleId="Heading3">
    <w:name w:val="heading 3"/>
    <w:basedOn w:val="Normal"/>
    <w:next w:val="Normal"/>
    <w:link w:val="Heading3Char"/>
    <w:unhideWhenUsed/>
    <w:qFormat/>
    <w:rsid w:val="00107351"/>
    <w:pPr>
      <w:keepNext/>
      <w:keepLines/>
      <w:spacing w:before="40" w:after="0"/>
      <w:outlineLvl w:val="2"/>
    </w:pPr>
    <w:rPr>
      <w:rFonts w:asciiTheme="majorHAnsi" w:hAnsiTheme="majorHAnsi" w:eastAsiaTheme="majorEastAsia" w:cstheme="majorBidi"/>
      <w:color w:val="1F3763" w:themeColor="accent1" w:themeShade="7F"/>
    </w:rPr>
  </w:style>
  <w:style w:type="paragraph" w:styleId="Heading4">
    <w:name w:val="heading 4"/>
    <w:next w:val="Bodycopy"/>
    <w:link w:val="Heading4Char"/>
    <w:qFormat/>
    <w:rsid w:val="00806798"/>
    <w:pPr>
      <w:keepNext/>
      <w:numPr>
        <w:ilvl w:val="3"/>
        <w:numId w:val="3"/>
      </w:numPr>
      <w:spacing w:before="180" w:after="120" w:line="240" w:lineRule="auto"/>
      <w:outlineLvl w:val="3"/>
    </w:pPr>
    <w:rPr>
      <w:rFonts w:ascii="Arial Bold" w:hAnsi="Arial Bold" w:eastAsia="Times New Roman" w:cs="Times New Roman"/>
      <w:b/>
      <w:i/>
      <w:kern w:val="0"/>
      <w:sz w:val="20"/>
      <w:szCs w:val="18"/>
      <w14:ligatures w14:val="none"/>
    </w:rPr>
  </w:style>
  <w:style w:type="paragraph" w:styleId="Heading5">
    <w:name w:val="heading 5"/>
    <w:basedOn w:val="Normal"/>
    <w:next w:val="Bodycopy"/>
    <w:link w:val="Heading5Char"/>
    <w:qFormat/>
    <w:rsid w:val="00806798"/>
    <w:pPr>
      <w:keepNext/>
      <w:numPr>
        <w:ilvl w:val="4"/>
        <w:numId w:val="3"/>
      </w:numPr>
      <w:tabs>
        <w:tab w:val="num" w:pos="360"/>
      </w:tabs>
      <w:spacing w:before="180" w:after="0" w:line="240" w:lineRule="auto"/>
      <w:ind w:left="360" w:hanging="360"/>
      <w:outlineLvl w:val="4"/>
    </w:pPr>
    <w:rPr>
      <w:rFonts w:ascii="Arial" w:hAnsi="Arial" w:eastAsia="Times New Roman" w:cs="Times New Roman"/>
      <w:i/>
      <w:sz w:val="20"/>
      <w:szCs w:val="20"/>
      <w:lang w:eastAsia="en-US"/>
    </w:rPr>
  </w:style>
  <w:style w:type="paragraph" w:styleId="Heading6">
    <w:name w:val="heading 6"/>
    <w:basedOn w:val="Normal"/>
    <w:next w:val="Normal"/>
    <w:link w:val="Heading6Char"/>
    <w:qFormat/>
    <w:rsid w:val="00806798"/>
    <w:pPr>
      <w:numPr>
        <w:ilvl w:val="5"/>
        <w:numId w:val="3"/>
      </w:numPr>
      <w:tabs>
        <w:tab w:val="num" w:pos="360"/>
      </w:tabs>
      <w:spacing w:after="0" w:line="240" w:lineRule="auto"/>
      <w:ind w:left="360" w:hanging="360"/>
      <w:outlineLvl w:val="5"/>
    </w:pPr>
    <w:rPr>
      <w:rFonts w:ascii="Arial" w:hAnsi="Arial" w:eastAsia="Times New Roman" w:cs="Times New Roman"/>
      <w:i/>
      <w:sz w:val="20"/>
      <w:szCs w:val="20"/>
      <w:lang w:eastAsia="en-US"/>
    </w:rPr>
  </w:style>
  <w:style w:type="paragraph" w:styleId="Heading7">
    <w:name w:val="heading 7"/>
    <w:basedOn w:val="Normal"/>
    <w:next w:val="Normal"/>
    <w:link w:val="Heading7Char"/>
    <w:qFormat/>
    <w:rsid w:val="00806798"/>
    <w:pPr>
      <w:numPr>
        <w:ilvl w:val="6"/>
        <w:numId w:val="3"/>
      </w:numPr>
      <w:tabs>
        <w:tab w:val="num" w:pos="360"/>
      </w:tabs>
      <w:spacing w:after="0" w:line="240" w:lineRule="auto"/>
      <w:ind w:left="360" w:hanging="360"/>
      <w:outlineLvl w:val="6"/>
    </w:pPr>
    <w:rPr>
      <w:rFonts w:ascii="Times New Roman" w:hAnsi="Times New Roman" w:eastAsia="Times New Roman" w:cs="Times New Roman"/>
      <w:i/>
      <w:sz w:val="20"/>
      <w:szCs w:val="20"/>
      <w:lang w:eastAsia="en-US"/>
    </w:rPr>
  </w:style>
  <w:style w:type="paragraph" w:styleId="Heading8">
    <w:name w:val="heading 8"/>
    <w:basedOn w:val="Normal"/>
    <w:next w:val="Normal"/>
    <w:link w:val="Heading8Char"/>
    <w:qFormat/>
    <w:rsid w:val="00806798"/>
    <w:pPr>
      <w:numPr>
        <w:ilvl w:val="7"/>
        <w:numId w:val="3"/>
      </w:numPr>
      <w:tabs>
        <w:tab w:val="num" w:pos="360"/>
      </w:tabs>
      <w:spacing w:after="0" w:line="240" w:lineRule="auto"/>
      <w:ind w:left="360" w:hanging="360"/>
      <w:outlineLvl w:val="7"/>
    </w:pPr>
    <w:rPr>
      <w:rFonts w:ascii="Times New Roman" w:hAnsi="Times New Roman" w:eastAsia="Times New Roman" w:cs="Times New Roman"/>
      <w:i/>
      <w:sz w:val="20"/>
      <w:szCs w:val="20"/>
      <w:lang w:eastAsia="en-US"/>
    </w:rPr>
  </w:style>
  <w:style w:type="paragraph" w:styleId="Heading9">
    <w:name w:val="heading 9"/>
    <w:basedOn w:val="Normal"/>
    <w:next w:val="Normal"/>
    <w:link w:val="Heading9Char"/>
    <w:qFormat/>
    <w:rsid w:val="00806798"/>
    <w:pPr>
      <w:numPr>
        <w:ilvl w:val="8"/>
        <w:numId w:val="3"/>
      </w:numPr>
      <w:tabs>
        <w:tab w:val="num" w:pos="360"/>
      </w:tabs>
      <w:spacing w:after="0" w:line="240" w:lineRule="auto"/>
      <w:ind w:left="360" w:hanging="360"/>
      <w:outlineLvl w:val="8"/>
    </w:pPr>
    <w:rPr>
      <w:rFonts w:ascii="Times New Roman" w:hAnsi="Times New Roman" w:eastAsia="Times New Roman" w:cs="Times New Roman"/>
      <w:i/>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2E4920"/>
    <w:pPr>
      <w:spacing w:after="0" w:line="240" w:lineRule="auto"/>
    </w:pPr>
    <w:rPr>
      <w:rFonts w:eastAsiaTheme="minorEastAsia"/>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rsid w:val="002E4920"/>
    <w:pPr>
      <w:spacing w:after="0" w:line="240" w:lineRule="auto"/>
      <w:jc w:val="center"/>
    </w:pPr>
    <w:rPr>
      <w:rFonts w:ascii="Arial" w:hAnsi="Arial" w:eastAsia="MS Mincho" w:cs="Times New Roman"/>
      <w:b/>
      <w:color w:val="000000"/>
      <w:sz w:val="22"/>
      <w:szCs w:val="20"/>
      <w:lang w:eastAsia="en-US"/>
    </w:rPr>
  </w:style>
  <w:style w:type="paragraph" w:styleId="ListParagraph">
    <w:name w:val="List Paragraph"/>
    <w:basedOn w:val="Normal"/>
    <w:uiPriority w:val="34"/>
    <w:qFormat/>
    <w:rsid w:val="002E4920"/>
    <w:pPr>
      <w:ind w:left="720"/>
      <w:contextualSpacing/>
    </w:pPr>
  </w:style>
  <w:style w:type="character" w:styleId="Hyperlink">
    <w:name w:val="Hyperlink"/>
    <w:basedOn w:val="DefaultParagraphFont"/>
    <w:uiPriority w:val="99"/>
    <w:unhideWhenUsed/>
    <w:rsid w:val="002E4920"/>
    <w:rPr>
      <w:color w:val="0563C1" w:themeColor="hyperlink"/>
      <w:u w:val="single"/>
    </w:rPr>
  </w:style>
  <w:style w:type="paragraph" w:styleId="CommentText">
    <w:name w:val="annotation text"/>
    <w:basedOn w:val="Normal"/>
    <w:link w:val="CommentTextChar"/>
    <w:uiPriority w:val="99"/>
    <w:unhideWhenUsed/>
    <w:rsid w:val="002E4920"/>
    <w:pPr>
      <w:spacing w:line="240" w:lineRule="auto"/>
    </w:pPr>
    <w:rPr>
      <w:sz w:val="20"/>
      <w:szCs w:val="20"/>
    </w:rPr>
  </w:style>
  <w:style w:type="character" w:styleId="CommentTextChar" w:customStyle="1">
    <w:name w:val="Comment Text Char"/>
    <w:basedOn w:val="DefaultParagraphFont"/>
    <w:link w:val="CommentText"/>
    <w:uiPriority w:val="99"/>
    <w:rsid w:val="002E4920"/>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2E4920"/>
    <w:rPr>
      <w:sz w:val="16"/>
      <w:szCs w:val="16"/>
    </w:rPr>
  </w:style>
  <w:style w:type="character" w:styleId="Header1" w:customStyle="1">
    <w:name w:val="Header1"/>
    <w:rsid w:val="002E4920"/>
  </w:style>
  <w:style w:type="paragraph" w:styleId="ListNumber">
    <w:name w:val="List Number"/>
    <w:basedOn w:val="Normal"/>
    <w:unhideWhenUsed/>
    <w:rsid w:val="002E4920"/>
    <w:pPr>
      <w:numPr>
        <w:numId w:val="2"/>
      </w:numPr>
      <w:spacing w:after="0" w:line="240" w:lineRule="auto"/>
    </w:pPr>
    <w:rPr>
      <w:rFonts w:ascii="Times New Roman" w:hAnsi="Times New Roman" w:eastAsia="Times New Roman" w:cs="Times New Roman"/>
      <w:lang w:eastAsia="en-US"/>
    </w:rPr>
  </w:style>
  <w:style w:type="paragraph" w:styleId="Header">
    <w:name w:val="header"/>
    <w:basedOn w:val="Normal"/>
    <w:link w:val="HeaderChar"/>
    <w:uiPriority w:val="99"/>
    <w:unhideWhenUsed/>
    <w:rsid w:val="002E4920"/>
    <w:pPr>
      <w:tabs>
        <w:tab w:val="center" w:pos="4680"/>
        <w:tab w:val="right" w:pos="9360"/>
      </w:tabs>
      <w:spacing w:after="0" w:line="240" w:lineRule="auto"/>
    </w:pPr>
  </w:style>
  <w:style w:type="character" w:styleId="HeaderChar" w:customStyle="1">
    <w:name w:val="Header Char"/>
    <w:basedOn w:val="DefaultParagraphFont"/>
    <w:link w:val="Header"/>
    <w:uiPriority w:val="99"/>
    <w:rsid w:val="002E4920"/>
    <w:rPr>
      <w:rFonts w:eastAsiaTheme="minorEastAsia"/>
      <w:kern w:val="0"/>
      <w:sz w:val="24"/>
      <w:szCs w:val="24"/>
      <w:lang w:eastAsia="ja-JP"/>
      <w14:ligatures w14:val="none"/>
    </w:rPr>
  </w:style>
  <w:style w:type="paragraph" w:styleId="Footer">
    <w:name w:val="footer"/>
    <w:basedOn w:val="Normal"/>
    <w:link w:val="FooterChar"/>
    <w:uiPriority w:val="99"/>
    <w:unhideWhenUsed/>
    <w:rsid w:val="002E49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2E4920"/>
    <w:rPr>
      <w:rFonts w:eastAsiaTheme="minorEastAsia"/>
      <w:kern w:val="0"/>
      <w:sz w:val="24"/>
      <w:szCs w:val="24"/>
      <w:lang w:eastAsia="ja-JP"/>
      <w14:ligatures w14:val="none"/>
    </w:rPr>
  </w:style>
  <w:style w:type="paragraph" w:styleId="DocumentControlInformation" w:customStyle="1">
    <w:name w:val="Document Control Information"/>
    <w:autoRedefine/>
    <w:rsid w:val="00806798"/>
    <w:pPr>
      <w:pageBreakBefore/>
      <w:spacing w:after="240" w:line="240" w:lineRule="auto"/>
    </w:pPr>
    <w:rPr>
      <w:rFonts w:eastAsia="Times New Roman" w:cstheme="minorHAnsi"/>
      <w:b/>
      <w:kern w:val="0"/>
      <w:sz w:val="24"/>
      <w:szCs w:val="24"/>
      <w14:ligatures w14:val="none"/>
    </w:rPr>
  </w:style>
  <w:style w:type="paragraph" w:styleId="Bodycopy" w:customStyle="1">
    <w:name w:val="Body copy"/>
    <w:link w:val="BodycopyChar"/>
    <w:qFormat/>
    <w:rsid w:val="00806798"/>
    <w:pPr>
      <w:spacing w:after="120" w:line="240" w:lineRule="auto"/>
    </w:pPr>
    <w:rPr>
      <w:rFonts w:ascii="Arial" w:hAnsi="Arial" w:eastAsia="Times" w:cs="Times New Roman"/>
      <w:color w:val="000000"/>
      <w:kern w:val="0"/>
      <w:sz w:val="20"/>
      <w:szCs w:val="20"/>
      <w14:ligatures w14:val="none"/>
    </w:rPr>
  </w:style>
  <w:style w:type="character" w:styleId="BodycopyChar" w:customStyle="1">
    <w:name w:val="Body copy Char"/>
    <w:basedOn w:val="DefaultParagraphFont"/>
    <w:link w:val="Bodycopy"/>
    <w:rsid w:val="00806798"/>
    <w:rPr>
      <w:rFonts w:ascii="Arial" w:hAnsi="Arial" w:eastAsia="Times" w:cs="Times New Roman"/>
      <w:color w:val="000000"/>
      <w:kern w:val="0"/>
      <w:sz w:val="20"/>
      <w:szCs w:val="20"/>
      <w14:ligatures w14:val="none"/>
    </w:rPr>
  </w:style>
  <w:style w:type="paragraph" w:styleId="TOC1">
    <w:name w:val="toc 1"/>
    <w:basedOn w:val="Normal"/>
    <w:next w:val="Normal"/>
    <w:autoRedefine/>
    <w:uiPriority w:val="39"/>
    <w:rsid w:val="00806798"/>
    <w:pPr>
      <w:tabs>
        <w:tab w:val="left" w:pos="360"/>
        <w:tab w:val="right" w:leader="dot" w:pos="9360"/>
        <w:tab w:val="right" w:pos="10080"/>
      </w:tabs>
      <w:spacing w:before="120" w:after="0" w:line="240" w:lineRule="auto"/>
    </w:pPr>
    <w:rPr>
      <w:rFonts w:ascii="Arial" w:hAnsi="Arial" w:eastAsia="Times New Roman" w:cs="Times New Roman"/>
      <w:b/>
      <w:sz w:val="20"/>
      <w:szCs w:val="20"/>
      <w:lang w:eastAsia="en-US"/>
    </w:rPr>
  </w:style>
  <w:style w:type="paragraph" w:styleId="TOC2">
    <w:name w:val="toc 2"/>
    <w:basedOn w:val="Normal"/>
    <w:next w:val="Normal"/>
    <w:autoRedefine/>
    <w:uiPriority w:val="39"/>
    <w:rsid w:val="00CD0B1A"/>
    <w:pPr>
      <w:tabs>
        <w:tab w:val="left" w:pos="360"/>
        <w:tab w:val="left" w:pos="800"/>
        <w:tab w:val="right" w:leader="dot" w:pos="9360"/>
      </w:tabs>
      <w:spacing w:after="0" w:line="240" w:lineRule="auto"/>
      <w:ind w:left="360"/>
    </w:pPr>
    <w:rPr>
      <w:rFonts w:ascii="Arial" w:hAnsi="Arial" w:eastAsia="Times New Roman" w:cs="Times New Roman"/>
      <w:noProof/>
      <w:sz w:val="20"/>
      <w:szCs w:val="20"/>
      <w:lang w:eastAsia="en-US"/>
    </w:rPr>
  </w:style>
  <w:style w:type="paragraph" w:styleId="TOC" w:customStyle="1">
    <w:name w:val="TOC"/>
    <w:autoRedefine/>
    <w:rsid w:val="00806798"/>
    <w:pPr>
      <w:spacing w:after="240" w:line="240" w:lineRule="auto"/>
    </w:pPr>
    <w:rPr>
      <w:rFonts w:eastAsia="Times New Roman" w:cstheme="minorHAnsi"/>
      <w:b/>
      <w:kern w:val="0"/>
      <w:sz w:val="24"/>
      <w:szCs w:val="24"/>
      <w14:ligatures w14:val="none"/>
    </w:rPr>
  </w:style>
  <w:style w:type="character" w:styleId="Heading1Char" w:customStyle="1">
    <w:name w:val="Heading 1 Char"/>
    <w:basedOn w:val="DefaultParagraphFont"/>
    <w:link w:val="Heading1"/>
    <w:rsid w:val="00806798"/>
    <w:rPr>
      <w:rFonts w:eastAsia="Times New Roman" w:cstheme="minorHAnsi"/>
      <w:b/>
      <w:kern w:val="0"/>
      <w:sz w:val="24"/>
      <w:szCs w:val="24"/>
      <w14:ligatures w14:val="none"/>
    </w:rPr>
  </w:style>
  <w:style w:type="character" w:styleId="Heading2Char" w:customStyle="1">
    <w:name w:val="Heading 2 Char"/>
    <w:basedOn w:val="DefaultParagraphFont"/>
    <w:link w:val="Heading2"/>
    <w:rsid w:val="000F6481"/>
    <w:rPr>
      <w:rFonts w:eastAsia="Times" w:cstheme="minorHAnsi"/>
      <w:b/>
      <w:kern w:val="0"/>
      <w:sz w:val="24"/>
      <w:szCs w:val="24"/>
      <w:lang w:val="en-GB"/>
      <w14:ligatures w14:val="none"/>
    </w:rPr>
  </w:style>
  <w:style w:type="character" w:styleId="Heading4Char" w:customStyle="1">
    <w:name w:val="Heading 4 Char"/>
    <w:basedOn w:val="DefaultParagraphFont"/>
    <w:link w:val="Heading4"/>
    <w:rsid w:val="00806798"/>
    <w:rPr>
      <w:rFonts w:ascii="Arial Bold" w:hAnsi="Arial Bold" w:eastAsia="Times New Roman" w:cs="Times New Roman"/>
      <w:b/>
      <w:i/>
      <w:kern w:val="0"/>
      <w:sz w:val="20"/>
      <w:szCs w:val="18"/>
      <w14:ligatures w14:val="none"/>
    </w:rPr>
  </w:style>
  <w:style w:type="character" w:styleId="Heading5Char" w:customStyle="1">
    <w:name w:val="Heading 5 Char"/>
    <w:basedOn w:val="DefaultParagraphFont"/>
    <w:link w:val="Heading5"/>
    <w:rsid w:val="00806798"/>
    <w:rPr>
      <w:rFonts w:ascii="Arial" w:hAnsi="Arial" w:eastAsia="Times New Roman" w:cs="Times New Roman"/>
      <w:i/>
      <w:kern w:val="0"/>
      <w:sz w:val="20"/>
      <w:szCs w:val="20"/>
      <w14:ligatures w14:val="none"/>
    </w:rPr>
  </w:style>
  <w:style w:type="character" w:styleId="Heading6Char" w:customStyle="1">
    <w:name w:val="Heading 6 Char"/>
    <w:basedOn w:val="DefaultParagraphFont"/>
    <w:link w:val="Heading6"/>
    <w:rsid w:val="00806798"/>
    <w:rPr>
      <w:rFonts w:ascii="Arial" w:hAnsi="Arial" w:eastAsia="Times New Roman" w:cs="Times New Roman"/>
      <w:i/>
      <w:kern w:val="0"/>
      <w:sz w:val="20"/>
      <w:szCs w:val="20"/>
      <w14:ligatures w14:val="none"/>
    </w:rPr>
  </w:style>
  <w:style w:type="character" w:styleId="Heading7Char" w:customStyle="1">
    <w:name w:val="Heading 7 Char"/>
    <w:basedOn w:val="DefaultParagraphFont"/>
    <w:link w:val="Heading7"/>
    <w:rsid w:val="00806798"/>
    <w:rPr>
      <w:rFonts w:ascii="Times New Roman" w:hAnsi="Times New Roman" w:eastAsia="Times New Roman" w:cs="Times New Roman"/>
      <w:i/>
      <w:kern w:val="0"/>
      <w:sz w:val="20"/>
      <w:szCs w:val="20"/>
      <w14:ligatures w14:val="none"/>
    </w:rPr>
  </w:style>
  <w:style w:type="character" w:styleId="Heading8Char" w:customStyle="1">
    <w:name w:val="Heading 8 Char"/>
    <w:basedOn w:val="DefaultParagraphFont"/>
    <w:link w:val="Heading8"/>
    <w:rsid w:val="00806798"/>
    <w:rPr>
      <w:rFonts w:ascii="Times New Roman" w:hAnsi="Times New Roman" w:eastAsia="Times New Roman" w:cs="Times New Roman"/>
      <w:i/>
      <w:kern w:val="0"/>
      <w:sz w:val="20"/>
      <w:szCs w:val="20"/>
      <w14:ligatures w14:val="none"/>
    </w:rPr>
  </w:style>
  <w:style w:type="character" w:styleId="Heading9Char" w:customStyle="1">
    <w:name w:val="Heading 9 Char"/>
    <w:basedOn w:val="DefaultParagraphFont"/>
    <w:link w:val="Heading9"/>
    <w:rsid w:val="00806798"/>
    <w:rPr>
      <w:rFonts w:ascii="Times New Roman" w:hAnsi="Times New Roman" w:eastAsia="Times New Roman" w:cs="Times New Roman"/>
      <w:i/>
      <w:kern w:val="0"/>
      <w:sz w:val="20"/>
      <w:szCs w:val="20"/>
      <w14:ligatures w14:val="none"/>
    </w:rPr>
  </w:style>
  <w:style w:type="paragraph" w:styleId="Tabletext" w:customStyle="1">
    <w:name w:val="Tabletext"/>
    <w:basedOn w:val="Normal"/>
    <w:autoRedefine/>
    <w:qFormat/>
    <w:rsid w:val="00A469B6"/>
    <w:pPr>
      <w:spacing w:before="40" w:after="40" w:line="240" w:lineRule="auto"/>
      <w:jc w:val="center"/>
    </w:pPr>
    <w:rPr>
      <w:rFonts w:ascii="Arial" w:hAnsi="Arial" w:eastAsia="Times New Roman" w:cs="Times New Roman"/>
      <w:lang w:eastAsia="en-US"/>
    </w:rPr>
  </w:style>
  <w:style w:type="paragraph" w:styleId="Tablehead1" w:customStyle="1">
    <w:name w:val="Tablehead1"/>
    <w:basedOn w:val="Normal"/>
    <w:qFormat/>
    <w:rsid w:val="00806798"/>
    <w:pPr>
      <w:keepNext/>
      <w:spacing w:before="60" w:after="60" w:line="240" w:lineRule="auto"/>
      <w:jc w:val="center"/>
    </w:pPr>
    <w:rPr>
      <w:rFonts w:ascii="Arial Bold" w:hAnsi="Arial Bold" w:eastAsia="Times New Roman" w:cs="Times New Roman"/>
      <w:b/>
      <w:bCs/>
      <w:color w:val="FFFFFF"/>
      <w:sz w:val="18"/>
      <w:szCs w:val="20"/>
      <w:lang w:eastAsia="en-US"/>
    </w:rPr>
  </w:style>
  <w:style w:type="paragraph" w:styleId="TableHeaders" w:customStyle="1">
    <w:name w:val="Table Headers"/>
    <w:basedOn w:val="Normal"/>
    <w:rsid w:val="00806798"/>
    <w:pPr>
      <w:spacing w:before="120" w:after="60" w:line="240" w:lineRule="auto"/>
    </w:pPr>
    <w:rPr>
      <w:rFonts w:ascii="Arial" w:hAnsi="Arial" w:eastAsia="MS Mincho" w:cs="Arial"/>
      <w:b/>
      <w:bCs/>
      <w:sz w:val="20"/>
      <w:lang w:eastAsia="en-US"/>
    </w:rPr>
  </w:style>
  <w:style w:type="paragraph" w:styleId="TableText0" w:customStyle="1">
    <w:name w:val="Table Text"/>
    <w:basedOn w:val="Normal"/>
    <w:link w:val="TableTextChar"/>
    <w:rsid w:val="00806798"/>
    <w:pPr>
      <w:spacing w:before="60" w:after="60" w:line="240" w:lineRule="auto"/>
    </w:pPr>
    <w:rPr>
      <w:rFonts w:ascii="Arial" w:hAnsi="Arial" w:eastAsia="MS Mincho" w:cs="Times New Roman"/>
      <w:bCs/>
      <w:sz w:val="20"/>
      <w:lang w:eastAsia="en-US"/>
    </w:rPr>
  </w:style>
  <w:style w:type="paragraph" w:styleId="Review" w:customStyle="1">
    <w:name w:val="Review"/>
    <w:basedOn w:val="Normal"/>
    <w:rsid w:val="00806798"/>
    <w:pPr>
      <w:keepNext/>
      <w:spacing w:after="0" w:line="240" w:lineRule="auto"/>
      <w:ind w:left="360" w:hanging="360"/>
      <w:jc w:val="both"/>
    </w:pPr>
    <w:rPr>
      <w:rFonts w:ascii="Arial" w:hAnsi="Arial" w:eastAsia="MS Mincho" w:cs="Arial"/>
      <w:b/>
      <w:bCs/>
      <w:i/>
      <w:iCs/>
      <w:sz w:val="22"/>
      <w:szCs w:val="28"/>
      <w:u w:val="single"/>
      <w:lang w:eastAsia="en-US"/>
    </w:rPr>
  </w:style>
  <w:style w:type="character" w:styleId="TableTextChar" w:customStyle="1">
    <w:name w:val="Table Text Char"/>
    <w:link w:val="TableText0"/>
    <w:rsid w:val="00806798"/>
    <w:rPr>
      <w:rFonts w:ascii="Arial" w:hAnsi="Arial" w:eastAsia="MS Mincho" w:cs="Times New Roman"/>
      <w:bCs/>
      <w:kern w:val="0"/>
      <w:sz w:val="20"/>
      <w:szCs w:val="24"/>
      <w14:ligatures w14:val="none"/>
    </w:rPr>
  </w:style>
  <w:style w:type="paragraph" w:styleId="ListNumber4">
    <w:name w:val="List Number 4"/>
    <w:basedOn w:val="Normal"/>
    <w:semiHidden/>
    <w:rsid w:val="00806798"/>
    <w:pPr>
      <w:numPr>
        <w:numId w:val="4"/>
      </w:numPr>
      <w:tabs>
        <w:tab w:val="clear" w:pos="1440"/>
        <w:tab w:val="num" w:pos="1800"/>
      </w:tabs>
      <w:spacing w:after="0" w:line="240" w:lineRule="auto"/>
      <w:ind w:left="1800"/>
    </w:pPr>
    <w:rPr>
      <w:rFonts w:ascii="Arial" w:hAnsi="Arial" w:eastAsia="Times New Roman" w:cs="Times New Roman"/>
      <w:sz w:val="20"/>
      <w:szCs w:val="20"/>
      <w:lang w:eastAsia="en-US"/>
    </w:rPr>
  </w:style>
  <w:style w:type="paragraph" w:styleId="PlainText">
    <w:name w:val="Plain Text"/>
    <w:basedOn w:val="Normal"/>
    <w:link w:val="PlainTextChar"/>
    <w:uiPriority w:val="99"/>
    <w:semiHidden/>
    <w:rsid w:val="00806798"/>
    <w:pPr>
      <w:spacing w:after="0" w:line="240" w:lineRule="auto"/>
    </w:pPr>
    <w:rPr>
      <w:rFonts w:ascii="Courier New" w:hAnsi="Courier New" w:eastAsia="Times New Roman" w:cs="Courier New"/>
      <w:sz w:val="20"/>
      <w:szCs w:val="20"/>
      <w:lang w:eastAsia="en-US"/>
    </w:rPr>
  </w:style>
  <w:style w:type="character" w:styleId="PlainTextChar" w:customStyle="1">
    <w:name w:val="Plain Text Char"/>
    <w:basedOn w:val="DefaultParagraphFont"/>
    <w:link w:val="PlainText"/>
    <w:uiPriority w:val="99"/>
    <w:semiHidden/>
    <w:rsid w:val="00806798"/>
    <w:rPr>
      <w:rFonts w:ascii="Courier New" w:hAnsi="Courier New" w:eastAsia="Times New Roman" w:cs="Courier New"/>
      <w:kern w:val="0"/>
      <w:sz w:val="20"/>
      <w:szCs w:val="20"/>
      <w14:ligatures w14:val="none"/>
    </w:rPr>
  </w:style>
  <w:style w:type="paragraph" w:styleId="Instructions" w:customStyle="1">
    <w:name w:val="Instructions"/>
    <w:basedOn w:val="Bodycopy"/>
    <w:next w:val="Bodycopy"/>
    <w:rsid w:val="00806798"/>
    <w:rPr>
      <w:color w:val="0000FF"/>
    </w:rPr>
  </w:style>
  <w:style w:type="paragraph" w:styleId="DefinitionTerm" w:customStyle="1">
    <w:name w:val="Definition Term"/>
    <w:basedOn w:val="Normal"/>
    <w:next w:val="Normal"/>
    <w:rsid w:val="00806798"/>
    <w:pPr>
      <w:spacing w:after="0" w:line="240" w:lineRule="auto"/>
    </w:pPr>
    <w:rPr>
      <w:rFonts w:ascii="Times New Roman" w:hAnsi="Times New Roman" w:eastAsia="Times New Roman" w:cs="Times New Roman"/>
      <w:lang w:eastAsia="en-US"/>
    </w:rPr>
  </w:style>
  <w:style w:type="paragraph" w:styleId="conceptbody" w:customStyle="1">
    <w:name w:val="conceptbody"/>
    <w:basedOn w:val="Normal"/>
    <w:rsid w:val="00806798"/>
    <w:pPr>
      <w:spacing w:after="0" w:line="240" w:lineRule="auto"/>
    </w:pPr>
    <w:rPr>
      <w:rFonts w:ascii="Verdana" w:hAnsi="Verdana" w:eastAsia="Times New Roman" w:cs="Times New Roman"/>
      <w:sz w:val="22"/>
      <w:lang w:eastAsia="en-US"/>
    </w:rPr>
  </w:style>
  <w:style w:type="paragraph" w:styleId="NoSpacing">
    <w:name w:val="No Spacing"/>
    <w:link w:val="NoSpacingChar"/>
    <w:uiPriority w:val="1"/>
    <w:qFormat/>
    <w:rsid w:val="00806798"/>
    <w:pPr>
      <w:spacing w:after="0" w:line="240" w:lineRule="auto"/>
    </w:pPr>
    <w:rPr>
      <w:rFonts w:ascii="Calibri" w:hAnsi="Calibri" w:eastAsia="Calibri" w:cs="Times New Roman"/>
      <w:kern w:val="0"/>
      <w14:ligatures w14:val="none"/>
    </w:rPr>
  </w:style>
  <w:style w:type="character" w:styleId="NoSpacingChar" w:customStyle="1">
    <w:name w:val="No Spacing Char"/>
    <w:basedOn w:val="DefaultParagraphFont"/>
    <w:link w:val="NoSpacing"/>
    <w:uiPriority w:val="1"/>
    <w:rsid w:val="00806798"/>
    <w:rPr>
      <w:rFonts w:ascii="Calibri" w:hAnsi="Calibri" w:eastAsia="Calibri" w:cs="Times New Roman"/>
      <w:kern w:val="0"/>
      <w14:ligatures w14:val="none"/>
    </w:rPr>
  </w:style>
  <w:style w:type="paragraph" w:styleId="StyleToolordeliverablenameCustomColorRGB039118Left" w:customStyle="1">
    <w:name w:val="Style Tool or deliverable name + Custom Color(RGB(039118)) Left:..."/>
    <w:basedOn w:val="Normal"/>
    <w:rsid w:val="00CD2B6E"/>
    <w:pPr>
      <w:spacing w:before="360" w:after="0" w:line="240" w:lineRule="auto"/>
      <w:ind w:left="1440"/>
    </w:pPr>
    <w:rPr>
      <w:rFonts w:ascii="Times New Roman" w:hAnsi="Times New Roman" w:eastAsia="Times New Roman" w:cs="Times New Roman"/>
      <w:color w:val="002776"/>
      <w:sz w:val="60"/>
      <w:szCs w:val="20"/>
      <w:lang w:eastAsia="en-US"/>
    </w:rPr>
  </w:style>
  <w:style w:type="character" w:styleId="Heading3Char" w:customStyle="1">
    <w:name w:val="Heading 3 Char"/>
    <w:basedOn w:val="DefaultParagraphFont"/>
    <w:link w:val="Heading3"/>
    <w:uiPriority w:val="9"/>
    <w:semiHidden/>
    <w:rsid w:val="00107351"/>
    <w:rPr>
      <w:rFonts w:asciiTheme="majorHAnsi" w:hAnsiTheme="majorHAnsi" w:eastAsiaTheme="majorEastAsia" w:cstheme="majorBidi"/>
      <w:color w:val="1F3763" w:themeColor="accent1" w:themeShade="7F"/>
      <w:kern w:val="0"/>
      <w:sz w:val="24"/>
      <w:szCs w:val="24"/>
      <w:lang w:eastAsia="ja-JP"/>
      <w14:ligatures w14:val="none"/>
    </w:rPr>
  </w:style>
  <w:style w:type="paragraph" w:styleId="TOC3">
    <w:name w:val="toc 3"/>
    <w:basedOn w:val="Normal"/>
    <w:next w:val="Normal"/>
    <w:autoRedefine/>
    <w:uiPriority w:val="39"/>
    <w:unhideWhenUsed/>
    <w:rsid w:val="00107351"/>
    <w:pPr>
      <w:spacing w:after="100"/>
      <w:ind w:left="480"/>
    </w:pPr>
  </w:style>
  <w:style w:type="paragraph" w:styleId="TOC4">
    <w:name w:val="toc 4"/>
    <w:basedOn w:val="Normal"/>
    <w:next w:val="Normal"/>
    <w:autoRedefine/>
    <w:uiPriority w:val="39"/>
    <w:unhideWhenUsed/>
    <w:rsid w:val="00107351"/>
    <w:pPr>
      <w:spacing w:after="100"/>
      <w:ind w:left="720"/>
    </w:pPr>
  </w:style>
  <w:style w:type="paragraph" w:styleId="ListBullet5">
    <w:name w:val="List Bullet 5"/>
    <w:basedOn w:val="Normal"/>
    <w:autoRedefine/>
    <w:semiHidden/>
    <w:rsid w:val="00B454B6"/>
    <w:pPr>
      <w:numPr>
        <w:numId w:val="1"/>
      </w:numPr>
      <w:spacing w:after="0" w:line="240" w:lineRule="auto"/>
    </w:pPr>
    <w:rPr>
      <w:rFonts w:ascii="Arial" w:hAnsi="Arial" w:eastAsia="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73475E"/>
    <w:rPr>
      <w:b/>
      <w:bCs/>
    </w:rPr>
  </w:style>
  <w:style w:type="character" w:styleId="CommentSubjectChar" w:customStyle="1">
    <w:name w:val="Comment Subject Char"/>
    <w:basedOn w:val="CommentTextChar"/>
    <w:link w:val="CommentSubject"/>
    <w:uiPriority w:val="99"/>
    <w:semiHidden/>
    <w:rsid w:val="0073475E"/>
    <w:rPr>
      <w:rFonts w:eastAsiaTheme="minorEastAsia"/>
      <w:b/>
      <w:bCs/>
      <w:kern w:val="0"/>
      <w:sz w:val="20"/>
      <w:szCs w:val="20"/>
      <w:lang w:eastAsia="ja-JP"/>
      <w14:ligatures w14:val="none"/>
    </w:rPr>
  </w:style>
  <w:style w:type="character" w:styleId="Mention">
    <w:name w:val="Mention"/>
    <w:basedOn w:val="DefaultParagraphFont"/>
    <w:uiPriority w:val="99"/>
    <w:unhideWhenUsed/>
    <w:rsid w:val="005279EC"/>
    <w:rPr>
      <w:color w:val="2B579A"/>
      <w:shd w:val="clear" w:color="auto" w:fill="E1DFDD"/>
    </w:rPr>
  </w:style>
  <w:style w:type="paragraph" w:styleId="paragraph" w:customStyle="1">
    <w:name w:val="paragraph"/>
    <w:basedOn w:val="Normal"/>
    <w:rsid w:val="00573DC5"/>
    <w:pPr>
      <w:spacing w:before="100" w:beforeAutospacing="1" w:after="100" w:afterAutospacing="1" w:line="240" w:lineRule="auto"/>
    </w:pPr>
    <w:rPr>
      <w:rFonts w:ascii="Times New Roman" w:hAnsi="Times New Roman" w:eastAsia="Times New Roman" w:cs="Times New Roman"/>
      <w:lang w:eastAsia="en-US"/>
    </w:rPr>
  </w:style>
  <w:style w:type="character" w:styleId="normaltextrun" w:customStyle="1">
    <w:name w:val="normaltextrun"/>
    <w:basedOn w:val="DefaultParagraphFont"/>
    <w:rsid w:val="00573DC5"/>
  </w:style>
  <w:style w:type="character" w:styleId="eop" w:customStyle="1">
    <w:name w:val="eop"/>
    <w:basedOn w:val="DefaultParagraphFont"/>
    <w:rsid w:val="00573DC5"/>
  </w:style>
  <w:style w:type="paragraph" w:styleId="Revision">
    <w:name w:val="Revision"/>
    <w:hidden/>
    <w:uiPriority w:val="99"/>
    <w:semiHidden/>
    <w:rsid w:val="00C57612"/>
    <w:pPr>
      <w:spacing w:after="0" w:line="240" w:lineRule="auto"/>
    </w:pPr>
    <w:rPr>
      <w:rFonts w:eastAsiaTheme="minorEastAsia"/>
      <w:kern w:val="0"/>
      <w:sz w:val="24"/>
      <w:szCs w:val="24"/>
      <w:lang w:eastAsia="ja-JP"/>
      <w14:ligatures w14:val="none"/>
    </w:rPr>
  </w:style>
  <w:style w:type="paragraph" w:styleId="pf0" w:customStyle="1">
    <w:name w:val="pf0"/>
    <w:basedOn w:val="Normal"/>
    <w:rsid w:val="00801BB8"/>
    <w:pPr>
      <w:spacing w:before="100" w:beforeAutospacing="1" w:after="100" w:afterAutospacing="1" w:line="240" w:lineRule="auto"/>
      <w:ind w:left="300"/>
    </w:pPr>
    <w:rPr>
      <w:rFonts w:ascii="Times New Roman" w:hAnsi="Times New Roman" w:eastAsia="Times New Roman" w:cs="Times New Roman"/>
      <w:lang w:eastAsia="en-US"/>
    </w:rPr>
  </w:style>
  <w:style w:type="character" w:styleId="cf01" w:customStyle="1">
    <w:name w:val="cf01"/>
    <w:basedOn w:val="DefaultParagraphFont"/>
    <w:rsid w:val="00801BB8"/>
    <w:rPr>
      <w:rFonts w:hint="default" w:ascii="Segoe UI" w:hAnsi="Segoe UI" w:cs="Segoe UI"/>
      <w:sz w:val="18"/>
      <w:szCs w:val="18"/>
    </w:rPr>
  </w:style>
  <w:style w:type="paragraph" w:styleId="pf1" w:customStyle="1">
    <w:name w:val="pf1"/>
    <w:basedOn w:val="Normal"/>
    <w:rsid w:val="00801BB8"/>
    <w:pPr>
      <w:spacing w:before="100" w:beforeAutospacing="1" w:after="100" w:afterAutospacing="1" w:line="240" w:lineRule="auto"/>
    </w:pPr>
    <w:rPr>
      <w:rFonts w:ascii="Times New Roman" w:hAnsi="Times New Roman" w:eastAsia="Times New Roman" w:cs="Times New Roman"/>
      <w:lang w:eastAsia="en-US"/>
    </w:rPr>
  </w:style>
  <w:style w:type="character" w:styleId="FollowedHyperlink">
    <w:name w:val="FollowedHyperlink"/>
    <w:basedOn w:val="DefaultParagraphFont"/>
    <w:uiPriority w:val="99"/>
    <w:semiHidden/>
    <w:unhideWhenUsed/>
    <w:rsid w:val="00B02AAB"/>
    <w:rPr>
      <w:color w:val="954F72" w:themeColor="followedHyperlink"/>
      <w:u w:val="single"/>
    </w:rPr>
  </w:style>
  <w:style w:type="paragraph" w:styleId="th-hb-on" w:customStyle="1">
    <w:name w:val="th-hb-on"/>
    <w:basedOn w:val="Normal"/>
    <w:rsid w:val="001B0F1E"/>
    <w:pPr>
      <w:spacing w:before="100" w:beforeAutospacing="1" w:after="100" w:afterAutospacing="1" w:line="240" w:lineRule="auto"/>
    </w:pPr>
    <w:rPr>
      <w:rFonts w:ascii="Times New Roman" w:hAnsi="Times New Roman" w:eastAsia="Times New Roman" w:cs="Times New Roman"/>
      <w:lang w:eastAsia="en-US"/>
    </w:rPr>
  </w:style>
  <w:style w:type="character" w:styleId="th-hb-value" w:customStyle="1">
    <w:name w:val="th-hb-value"/>
    <w:basedOn w:val="DefaultParagraphFont"/>
    <w:rsid w:val="001B0F1E"/>
  </w:style>
  <w:style w:type="paragraph" w:styleId="th-hb-off" w:customStyle="1">
    <w:name w:val="th-hb-off"/>
    <w:basedOn w:val="Normal"/>
    <w:rsid w:val="001B0F1E"/>
    <w:pPr>
      <w:spacing w:before="100" w:beforeAutospacing="1" w:after="100" w:afterAutospacing="1" w:line="240" w:lineRule="auto"/>
    </w:pPr>
    <w:rPr>
      <w:rFonts w:ascii="Times New Roman" w:hAnsi="Times New Roman" w:eastAsia="Times New Roman" w:cs="Times New Roman"/>
      <w:lang w:eastAsia="en-US"/>
    </w:rPr>
  </w:style>
  <w:style w:type="character" w:styleId="UnresolvedMention">
    <w:name w:val="Unresolved Mention"/>
    <w:basedOn w:val="DefaultParagraphFont"/>
    <w:uiPriority w:val="99"/>
    <w:semiHidden/>
    <w:unhideWhenUsed/>
    <w:rsid w:val="001B0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2317">
      <w:marLeft w:val="0"/>
      <w:marRight w:val="0"/>
      <w:marTop w:val="0"/>
      <w:marBottom w:val="0"/>
      <w:divBdr>
        <w:top w:val="none" w:sz="0" w:space="0" w:color="auto"/>
        <w:left w:val="none" w:sz="0" w:space="0" w:color="auto"/>
        <w:bottom w:val="none" w:sz="0" w:space="0" w:color="auto"/>
        <w:right w:val="none" w:sz="0" w:space="0" w:color="auto"/>
      </w:divBdr>
    </w:div>
    <w:div w:id="194853399">
      <w:marLeft w:val="0"/>
      <w:marRight w:val="0"/>
      <w:marTop w:val="0"/>
      <w:marBottom w:val="0"/>
      <w:divBdr>
        <w:top w:val="none" w:sz="0" w:space="0" w:color="auto"/>
        <w:left w:val="none" w:sz="0" w:space="0" w:color="auto"/>
        <w:bottom w:val="none" w:sz="0" w:space="0" w:color="auto"/>
        <w:right w:val="none" w:sz="0" w:space="0" w:color="auto"/>
      </w:divBdr>
    </w:div>
    <w:div w:id="264963032">
      <w:marLeft w:val="0"/>
      <w:marRight w:val="0"/>
      <w:marTop w:val="0"/>
      <w:marBottom w:val="0"/>
      <w:divBdr>
        <w:top w:val="none" w:sz="0" w:space="0" w:color="auto"/>
        <w:left w:val="none" w:sz="0" w:space="0" w:color="auto"/>
        <w:bottom w:val="none" w:sz="0" w:space="0" w:color="auto"/>
        <w:right w:val="none" w:sz="0" w:space="0" w:color="auto"/>
      </w:divBdr>
      <w:divsChild>
        <w:div w:id="721756256">
          <w:marLeft w:val="0"/>
          <w:marRight w:val="0"/>
          <w:marTop w:val="0"/>
          <w:marBottom w:val="0"/>
          <w:divBdr>
            <w:top w:val="none" w:sz="0" w:space="0" w:color="auto"/>
            <w:left w:val="none" w:sz="0" w:space="0" w:color="auto"/>
            <w:bottom w:val="none" w:sz="0" w:space="0" w:color="auto"/>
            <w:right w:val="none" w:sz="0" w:space="0" w:color="auto"/>
          </w:divBdr>
        </w:div>
      </w:divsChild>
    </w:div>
    <w:div w:id="267198988">
      <w:marLeft w:val="0"/>
      <w:marRight w:val="0"/>
      <w:marTop w:val="0"/>
      <w:marBottom w:val="0"/>
      <w:divBdr>
        <w:top w:val="none" w:sz="0" w:space="0" w:color="auto"/>
        <w:left w:val="none" w:sz="0" w:space="0" w:color="auto"/>
        <w:bottom w:val="none" w:sz="0" w:space="0" w:color="auto"/>
        <w:right w:val="none" w:sz="0" w:space="0" w:color="auto"/>
      </w:divBdr>
    </w:div>
    <w:div w:id="307050148">
      <w:marLeft w:val="0"/>
      <w:marRight w:val="0"/>
      <w:marTop w:val="0"/>
      <w:marBottom w:val="0"/>
      <w:divBdr>
        <w:top w:val="none" w:sz="0" w:space="0" w:color="auto"/>
        <w:left w:val="none" w:sz="0" w:space="0" w:color="auto"/>
        <w:bottom w:val="none" w:sz="0" w:space="0" w:color="auto"/>
        <w:right w:val="none" w:sz="0" w:space="0" w:color="auto"/>
      </w:divBdr>
    </w:div>
    <w:div w:id="373314349">
      <w:bodyDiv w:val="1"/>
      <w:marLeft w:val="0"/>
      <w:marRight w:val="0"/>
      <w:marTop w:val="0"/>
      <w:marBottom w:val="0"/>
      <w:divBdr>
        <w:top w:val="none" w:sz="0" w:space="0" w:color="auto"/>
        <w:left w:val="none" w:sz="0" w:space="0" w:color="auto"/>
        <w:bottom w:val="none" w:sz="0" w:space="0" w:color="auto"/>
        <w:right w:val="none" w:sz="0" w:space="0" w:color="auto"/>
      </w:divBdr>
      <w:divsChild>
        <w:div w:id="271715069">
          <w:marLeft w:val="0"/>
          <w:marRight w:val="0"/>
          <w:marTop w:val="0"/>
          <w:marBottom w:val="0"/>
          <w:divBdr>
            <w:top w:val="none" w:sz="0" w:space="0" w:color="auto"/>
            <w:left w:val="none" w:sz="0" w:space="0" w:color="auto"/>
            <w:bottom w:val="none" w:sz="0" w:space="0" w:color="auto"/>
            <w:right w:val="none" w:sz="0" w:space="0" w:color="auto"/>
          </w:divBdr>
          <w:divsChild>
            <w:div w:id="1910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1602">
      <w:bodyDiv w:val="1"/>
      <w:marLeft w:val="0"/>
      <w:marRight w:val="0"/>
      <w:marTop w:val="0"/>
      <w:marBottom w:val="0"/>
      <w:divBdr>
        <w:top w:val="none" w:sz="0" w:space="0" w:color="auto"/>
        <w:left w:val="none" w:sz="0" w:space="0" w:color="auto"/>
        <w:bottom w:val="none" w:sz="0" w:space="0" w:color="auto"/>
        <w:right w:val="none" w:sz="0" w:space="0" w:color="auto"/>
      </w:divBdr>
    </w:div>
    <w:div w:id="448279525">
      <w:marLeft w:val="0"/>
      <w:marRight w:val="0"/>
      <w:marTop w:val="0"/>
      <w:marBottom w:val="0"/>
      <w:divBdr>
        <w:top w:val="none" w:sz="0" w:space="0" w:color="auto"/>
        <w:left w:val="none" w:sz="0" w:space="0" w:color="auto"/>
        <w:bottom w:val="none" w:sz="0" w:space="0" w:color="auto"/>
        <w:right w:val="none" w:sz="0" w:space="0" w:color="auto"/>
      </w:divBdr>
      <w:divsChild>
        <w:div w:id="248200530">
          <w:marLeft w:val="0"/>
          <w:marRight w:val="0"/>
          <w:marTop w:val="0"/>
          <w:marBottom w:val="0"/>
          <w:divBdr>
            <w:top w:val="none" w:sz="0" w:space="0" w:color="auto"/>
            <w:left w:val="none" w:sz="0" w:space="0" w:color="auto"/>
            <w:bottom w:val="none" w:sz="0" w:space="0" w:color="auto"/>
            <w:right w:val="none" w:sz="0" w:space="0" w:color="auto"/>
          </w:divBdr>
        </w:div>
      </w:divsChild>
    </w:div>
    <w:div w:id="509830823">
      <w:marLeft w:val="0"/>
      <w:marRight w:val="0"/>
      <w:marTop w:val="0"/>
      <w:marBottom w:val="0"/>
      <w:divBdr>
        <w:top w:val="none" w:sz="0" w:space="0" w:color="auto"/>
        <w:left w:val="none" w:sz="0" w:space="0" w:color="auto"/>
        <w:bottom w:val="none" w:sz="0" w:space="0" w:color="auto"/>
        <w:right w:val="none" w:sz="0" w:space="0" w:color="auto"/>
      </w:divBdr>
      <w:divsChild>
        <w:div w:id="1797063794">
          <w:marLeft w:val="0"/>
          <w:marRight w:val="0"/>
          <w:marTop w:val="0"/>
          <w:marBottom w:val="0"/>
          <w:divBdr>
            <w:top w:val="none" w:sz="0" w:space="0" w:color="auto"/>
            <w:left w:val="none" w:sz="0" w:space="0" w:color="auto"/>
            <w:bottom w:val="none" w:sz="0" w:space="0" w:color="auto"/>
            <w:right w:val="none" w:sz="0" w:space="0" w:color="auto"/>
          </w:divBdr>
        </w:div>
      </w:divsChild>
    </w:div>
    <w:div w:id="573703148">
      <w:marLeft w:val="0"/>
      <w:marRight w:val="0"/>
      <w:marTop w:val="0"/>
      <w:marBottom w:val="0"/>
      <w:divBdr>
        <w:top w:val="none" w:sz="0" w:space="0" w:color="auto"/>
        <w:left w:val="none" w:sz="0" w:space="0" w:color="auto"/>
        <w:bottom w:val="none" w:sz="0" w:space="0" w:color="auto"/>
        <w:right w:val="none" w:sz="0" w:space="0" w:color="auto"/>
      </w:divBdr>
      <w:divsChild>
        <w:div w:id="305160143">
          <w:marLeft w:val="0"/>
          <w:marRight w:val="0"/>
          <w:marTop w:val="0"/>
          <w:marBottom w:val="0"/>
          <w:divBdr>
            <w:top w:val="none" w:sz="0" w:space="0" w:color="auto"/>
            <w:left w:val="none" w:sz="0" w:space="0" w:color="auto"/>
            <w:bottom w:val="none" w:sz="0" w:space="0" w:color="auto"/>
            <w:right w:val="none" w:sz="0" w:space="0" w:color="auto"/>
          </w:divBdr>
        </w:div>
      </w:divsChild>
    </w:div>
    <w:div w:id="655644411">
      <w:marLeft w:val="0"/>
      <w:marRight w:val="0"/>
      <w:marTop w:val="0"/>
      <w:marBottom w:val="0"/>
      <w:divBdr>
        <w:top w:val="none" w:sz="0" w:space="0" w:color="auto"/>
        <w:left w:val="none" w:sz="0" w:space="0" w:color="auto"/>
        <w:bottom w:val="none" w:sz="0" w:space="0" w:color="auto"/>
        <w:right w:val="none" w:sz="0" w:space="0" w:color="auto"/>
      </w:divBdr>
    </w:div>
    <w:div w:id="722214583">
      <w:marLeft w:val="0"/>
      <w:marRight w:val="0"/>
      <w:marTop w:val="0"/>
      <w:marBottom w:val="0"/>
      <w:divBdr>
        <w:top w:val="none" w:sz="0" w:space="0" w:color="auto"/>
        <w:left w:val="none" w:sz="0" w:space="0" w:color="auto"/>
        <w:bottom w:val="none" w:sz="0" w:space="0" w:color="auto"/>
        <w:right w:val="none" w:sz="0" w:space="0" w:color="auto"/>
      </w:divBdr>
      <w:divsChild>
        <w:div w:id="1245992917">
          <w:marLeft w:val="0"/>
          <w:marRight w:val="0"/>
          <w:marTop w:val="0"/>
          <w:marBottom w:val="0"/>
          <w:divBdr>
            <w:top w:val="none" w:sz="0" w:space="0" w:color="auto"/>
            <w:left w:val="none" w:sz="0" w:space="0" w:color="auto"/>
            <w:bottom w:val="none" w:sz="0" w:space="0" w:color="auto"/>
            <w:right w:val="none" w:sz="0" w:space="0" w:color="auto"/>
          </w:divBdr>
        </w:div>
      </w:divsChild>
    </w:div>
    <w:div w:id="743070797">
      <w:marLeft w:val="0"/>
      <w:marRight w:val="0"/>
      <w:marTop w:val="0"/>
      <w:marBottom w:val="0"/>
      <w:divBdr>
        <w:top w:val="none" w:sz="0" w:space="0" w:color="auto"/>
        <w:left w:val="none" w:sz="0" w:space="0" w:color="auto"/>
        <w:bottom w:val="none" w:sz="0" w:space="0" w:color="auto"/>
        <w:right w:val="none" w:sz="0" w:space="0" w:color="auto"/>
      </w:divBdr>
      <w:divsChild>
        <w:div w:id="1677615605">
          <w:marLeft w:val="0"/>
          <w:marRight w:val="0"/>
          <w:marTop w:val="0"/>
          <w:marBottom w:val="0"/>
          <w:divBdr>
            <w:top w:val="none" w:sz="0" w:space="0" w:color="auto"/>
            <w:left w:val="none" w:sz="0" w:space="0" w:color="auto"/>
            <w:bottom w:val="none" w:sz="0" w:space="0" w:color="auto"/>
            <w:right w:val="none" w:sz="0" w:space="0" w:color="auto"/>
          </w:divBdr>
        </w:div>
      </w:divsChild>
    </w:div>
    <w:div w:id="754595268">
      <w:marLeft w:val="0"/>
      <w:marRight w:val="0"/>
      <w:marTop w:val="0"/>
      <w:marBottom w:val="0"/>
      <w:divBdr>
        <w:top w:val="none" w:sz="0" w:space="0" w:color="auto"/>
        <w:left w:val="none" w:sz="0" w:space="0" w:color="auto"/>
        <w:bottom w:val="none" w:sz="0" w:space="0" w:color="auto"/>
        <w:right w:val="none" w:sz="0" w:space="0" w:color="auto"/>
      </w:divBdr>
      <w:divsChild>
        <w:div w:id="1220164283">
          <w:marLeft w:val="0"/>
          <w:marRight w:val="0"/>
          <w:marTop w:val="0"/>
          <w:marBottom w:val="0"/>
          <w:divBdr>
            <w:top w:val="none" w:sz="0" w:space="0" w:color="auto"/>
            <w:left w:val="none" w:sz="0" w:space="0" w:color="auto"/>
            <w:bottom w:val="none" w:sz="0" w:space="0" w:color="auto"/>
            <w:right w:val="none" w:sz="0" w:space="0" w:color="auto"/>
          </w:divBdr>
        </w:div>
      </w:divsChild>
    </w:div>
    <w:div w:id="761991125">
      <w:bodyDiv w:val="1"/>
      <w:marLeft w:val="0"/>
      <w:marRight w:val="0"/>
      <w:marTop w:val="0"/>
      <w:marBottom w:val="0"/>
      <w:divBdr>
        <w:top w:val="none" w:sz="0" w:space="0" w:color="auto"/>
        <w:left w:val="none" w:sz="0" w:space="0" w:color="auto"/>
        <w:bottom w:val="none" w:sz="0" w:space="0" w:color="auto"/>
        <w:right w:val="none" w:sz="0" w:space="0" w:color="auto"/>
      </w:divBdr>
      <w:divsChild>
        <w:div w:id="1951665411">
          <w:marLeft w:val="0"/>
          <w:marRight w:val="0"/>
          <w:marTop w:val="0"/>
          <w:marBottom w:val="0"/>
          <w:divBdr>
            <w:top w:val="none" w:sz="0" w:space="0" w:color="auto"/>
            <w:left w:val="none" w:sz="0" w:space="0" w:color="auto"/>
            <w:bottom w:val="none" w:sz="0" w:space="0" w:color="auto"/>
            <w:right w:val="none" w:sz="0" w:space="0" w:color="auto"/>
          </w:divBdr>
          <w:divsChild>
            <w:div w:id="156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0064">
      <w:marLeft w:val="0"/>
      <w:marRight w:val="0"/>
      <w:marTop w:val="0"/>
      <w:marBottom w:val="0"/>
      <w:divBdr>
        <w:top w:val="none" w:sz="0" w:space="0" w:color="auto"/>
        <w:left w:val="none" w:sz="0" w:space="0" w:color="auto"/>
        <w:bottom w:val="none" w:sz="0" w:space="0" w:color="auto"/>
        <w:right w:val="none" w:sz="0" w:space="0" w:color="auto"/>
      </w:divBdr>
      <w:divsChild>
        <w:div w:id="1093235808">
          <w:marLeft w:val="0"/>
          <w:marRight w:val="0"/>
          <w:marTop w:val="0"/>
          <w:marBottom w:val="0"/>
          <w:divBdr>
            <w:top w:val="none" w:sz="0" w:space="0" w:color="auto"/>
            <w:left w:val="none" w:sz="0" w:space="0" w:color="auto"/>
            <w:bottom w:val="none" w:sz="0" w:space="0" w:color="auto"/>
            <w:right w:val="none" w:sz="0" w:space="0" w:color="auto"/>
          </w:divBdr>
        </w:div>
      </w:divsChild>
    </w:div>
    <w:div w:id="901912716">
      <w:marLeft w:val="0"/>
      <w:marRight w:val="0"/>
      <w:marTop w:val="0"/>
      <w:marBottom w:val="0"/>
      <w:divBdr>
        <w:top w:val="none" w:sz="0" w:space="0" w:color="auto"/>
        <w:left w:val="none" w:sz="0" w:space="0" w:color="auto"/>
        <w:bottom w:val="none" w:sz="0" w:space="0" w:color="auto"/>
        <w:right w:val="none" w:sz="0" w:space="0" w:color="auto"/>
      </w:divBdr>
      <w:divsChild>
        <w:div w:id="1146316188">
          <w:marLeft w:val="0"/>
          <w:marRight w:val="0"/>
          <w:marTop w:val="0"/>
          <w:marBottom w:val="0"/>
          <w:divBdr>
            <w:top w:val="none" w:sz="0" w:space="0" w:color="auto"/>
            <w:left w:val="none" w:sz="0" w:space="0" w:color="auto"/>
            <w:bottom w:val="none" w:sz="0" w:space="0" w:color="auto"/>
            <w:right w:val="none" w:sz="0" w:space="0" w:color="auto"/>
          </w:divBdr>
        </w:div>
      </w:divsChild>
    </w:div>
    <w:div w:id="1007555207">
      <w:bodyDiv w:val="1"/>
      <w:marLeft w:val="0"/>
      <w:marRight w:val="0"/>
      <w:marTop w:val="0"/>
      <w:marBottom w:val="0"/>
      <w:divBdr>
        <w:top w:val="none" w:sz="0" w:space="0" w:color="auto"/>
        <w:left w:val="none" w:sz="0" w:space="0" w:color="auto"/>
        <w:bottom w:val="none" w:sz="0" w:space="0" w:color="auto"/>
        <w:right w:val="none" w:sz="0" w:space="0" w:color="auto"/>
      </w:divBdr>
      <w:divsChild>
        <w:div w:id="105080514">
          <w:marLeft w:val="0"/>
          <w:marRight w:val="0"/>
          <w:marTop w:val="0"/>
          <w:marBottom w:val="0"/>
          <w:divBdr>
            <w:top w:val="none" w:sz="0" w:space="0" w:color="auto"/>
            <w:left w:val="none" w:sz="0" w:space="0" w:color="auto"/>
            <w:bottom w:val="none" w:sz="0" w:space="0" w:color="auto"/>
            <w:right w:val="none" w:sz="0" w:space="0" w:color="auto"/>
          </w:divBdr>
          <w:divsChild>
            <w:div w:id="19738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5536">
      <w:marLeft w:val="0"/>
      <w:marRight w:val="0"/>
      <w:marTop w:val="0"/>
      <w:marBottom w:val="0"/>
      <w:divBdr>
        <w:top w:val="none" w:sz="0" w:space="0" w:color="auto"/>
        <w:left w:val="none" w:sz="0" w:space="0" w:color="auto"/>
        <w:bottom w:val="none" w:sz="0" w:space="0" w:color="auto"/>
        <w:right w:val="none" w:sz="0" w:space="0" w:color="auto"/>
      </w:divBdr>
    </w:div>
    <w:div w:id="1019045497">
      <w:marLeft w:val="0"/>
      <w:marRight w:val="0"/>
      <w:marTop w:val="0"/>
      <w:marBottom w:val="0"/>
      <w:divBdr>
        <w:top w:val="none" w:sz="0" w:space="0" w:color="auto"/>
        <w:left w:val="none" w:sz="0" w:space="0" w:color="auto"/>
        <w:bottom w:val="none" w:sz="0" w:space="0" w:color="auto"/>
        <w:right w:val="none" w:sz="0" w:space="0" w:color="auto"/>
      </w:divBdr>
      <w:divsChild>
        <w:div w:id="1082992971">
          <w:marLeft w:val="0"/>
          <w:marRight w:val="0"/>
          <w:marTop w:val="0"/>
          <w:marBottom w:val="0"/>
          <w:divBdr>
            <w:top w:val="none" w:sz="0" w:space="0" w:color="auto"/>
            <w:left w:val="none" w:sz="0" w:space="0" w:color="auto"/>
            <w:bottom w:val="none" w:sz="0" w:space="0" w:color="auto"/>
            <w:right w:val="none" w:sz="0" w:space="0" w:color="auto"/>
          </w:divBdr>
        </w:div>
      </w:divsChild>
    </w:div>
    <w:div w:id="1022390789">
      <w:marLeft w:val="0"/>
      <w:marRight w:val="0"/>
      <w:marTop w:val="0"/>
      <w:marBottom w:val="0"/>
      <w:divBdr>
        <w:top w:val="none" w:sz="0" w:space="0" w:color="auto"/>
        <w:left w:val="none" w:sz="0" w:space="0" w:color="auto"/>
        <w:bottom w:val="none" w:sz="0" w:space="0" w:color="auto"/>
        <w:right w:val="none" w:sz="0" w:space="0" w:color="auto"/>
      </w:divBdr>
      <w:divsChild>
        <w:div w:id="1361739336">
          <w:marLeft w:val="0"/>
          <w:marRight w:val="0"/>
          <w:marTop w:val="0"/>
          <w:marBottom w:val="0"/>
          <w:divBdr>
            <w:top w:val="none" w:sz="0" w:space="0" w:color="auto"/>
            <w:left w:val="none" w:sz="0" w:space="0" w:color="auto"/>
            <w:bottom w:val="none" w:sz="0" w:space="0" w:color="auto"/>
            <w:right w:val="none" w:sz="0" w:space="0" w:color="auto"/>
          </w:divBdr>
        </w:div>
      </w:divsChild>
    </w:div>
    <w:div w:id="1110590670">
      <w:marLeft w:val="0"/>
      <w:marRight w:val="0"/>
      <w:marTop w:val="0"/>
      <w:marBottom w:val="0"/>
      <w:divBdr>
        <w:top w:val="none" w:sz="0" w:space="0" w:color="auto"/>
        <w:left w:val="none" w:sz="0" w:space="0" w:color="auto"/>
        <w:bottom w:val="none" w:sz="0" w:space="0" w:color="auto"/>
        <w:right w:val="none" w:sz="0" w:space="0" w:color="auto"/>
      </w:divBdr>
    </w:div>
    <w:div w:id="1135294123">
      <w:marLeft w:val="0"/>
      <w:marRight w:val="0"/>
      <w:marTop w:val="0"/>
      <w:marBottom w:val="0"/>
      <w:divBdr>
        <w:top w:val="none" w:sz="0" w:space="0" w:color="auto"/>
        <w:left w:val="none" w:sz="0" w:space="0" w:color="auto"/>
        <w:bottom w:val="none" w:sz="0" w:space="0" w:color="auto"/>
        <w:right w:val="none" w:sz="0" w:space="0" w:color="auto"/>
      </w:divBdr>
      <w:divsChild>
        <w:div w:id="704646894">
          <w:marLeft w:val="0"/>
          <w:marRight w:val="0"/>
          <w:marTop w:val="0"/>
          <w:marBottom w:val="0"/>
          <w:divBdr>
            <w:top w:val="none" w:sz="0" w:space="0" w:color="auto"/>
            <w:left w:val="none" w:sz="0" w:space="0" w:color="auto"/>
            <w:bottom w:val="none" w:sz="0" w:space="0" w:color="auto"/>
            <w:right w:val="none" w:sz="0" w:space="0" w:color="auto"/>
          </w:divBdr>
        </w:div>
      </w:divsChild>
    </w:div>
    <w:div w:id="1140611550">
      <w:marLeft w:val="0"/>
      <w:marRight w:val="0"/>
      <w:marTop w:val="0"/>
      <w:marBottom w:val="0"/>
      <w:divBdr>
        <w:top w:val="none" w:sz="0" w:space="0" w:color="auto"/>
        <w:left w:val="none" w:sz="0" w:space="0" w:color="auto"/>
        <w:bottom w:val="none" w:sz="0" w:space="0" w:color="auto"/>
        <w:right w:val="none" w:sz="0" w:space="0" w:color="auto"/>
      </w:divBdr>
      <w:divsChild>
        <w:div w:id="1391466956">
          <w:marLeft w:val="0"/>
          <w:marRight w:val="0"/>
          <w:marTop w:val="0"/>
          <w:marBottom w:val="0"/>
          <w:divBdr>
            <w:top w:val="none" w:sz="0" w:space="0" w:color="auto"/>
            <w:left w:val="none" w:sz="0" w:space="0" w:color="auto"/>
            <w:bottom w:val="none" w:sz="0" w:space="0" w:color="auto"/>
            <w:right w:val="none" w:sz="0" w:space="0" w:color="auto"/>
          </w:divBdr>
        </w:div>
      </w:divsChild>
    </w:div>
    <w:div w:id="1254703751">
      <w:marLeft w:val="0"/>
      <w:marRight w:val="0"/>
      <w:marTop w:val="0"/>
      <w:marBottom w:val="0"/>
      <w:divBdr>
        <w:top w:val="none" w:sz="0" w:space="0" w:color="auto"/>
        <w:left w:val="none" w:sz="0" w:space="0" w:color="auto"/>
        <w:bottom w:val="none" w:sz="0" w:space="0" w:color="auto"/>
        <w:right w:val="none" w:sz="0" w:space="0" w:color="auto"/>
      </w:divBdr>
      <w:divsChild>
        <w:div w:id="603146614">
          <w:marLeft w:val="0"/>
          <w:marRight w:val="0"/>
          <w:marTop w:val="0"/>
          <w:marBottom w:val="0"/>
          <w:divBdr>
            <w:top w:val="none" w:sz="0" w:space="0" w:color="auto"/>
            <w:left w:val="none" w:sz="0" w:space="0" w:color="auto"/>
            <w:bottom w:val="none" w:sz="0" w:space="0" w:color="auto"/>
            <w:right w:val="none" w:sz="0" w:space="0" w:color="auto"/>
          </w:divBdr>
        </w:div>
      </w:divsChild>
    </w:div>
    <w:div w:id="1261714770">
      <w:marLeft w:val="0"/>
      <w:marRight w:val="0"/>
      <w:marTop w:val="0"/>
      <w:marBottom w:val="0"/>
      <w:divBdr>
        <w:top w:val="none" w:sz="0" w:space="0" w:color="auto"/>
        <w:left w:val="none" w:sz="0" w:space="0" w:color="auto"/>
        <w:bottom w:val="none" w:sz="0" w:space="0" w:color="auto"/>
        <w:right w:val="none" w:sz="0" w:space="0" w:color="auto"/>
      </w:divBdr>
      <w:divsChild>
        <w:div w:id="625739184">
          <w:marLeft w:val="0"/>
          <w:marRight w:val="0"/>
          <w:marTop w:val="0"/>
          <w:marBottom w:val="0"/>
          <w:divBdr>
            <w:top w:val="none" w:sz="0" w:space="0" w:color="auto"/>
            <w:left w:val="none" w:sz="0" w:space="0" w:color="auto"/>
            <w:bottom w:val="none" w:sz="0" w:space="0" w:color="auto"/>
            <w:right w:val="none" w:sz="0" w:space="0" w:color="auto"/>
          </w:divBdr>
        </w:div>
      </w:divsChild>
    </w:div>
    <w:div w:id="1288202657">
      <w:marLeft w:val="0"/>
      <w:marRight w:val="0"/>
      <w:marTop w:val="0"/>
      <w:marBottom w:val="0"/>
      <w:divBdr>
        <w:top w:val="none" w:sz="0" w:space="0" w:color="auto"/>
        <w:left w:val="none" w:sz="0" w:space="0" w:color="auto"/>
        <w:bottom w:val="none" w:sz="0" w:space="0" w:color="auto"/>
        <w:right w:val="none" w:sz="0" w:space="0" w:color="auto"/>
      </w:divBdr>
      <w:divsChild>
        <w:div w:id="516040765">
          <w:marLeft w:val="0"/>
          <w:marRight w:val="0"/>
          <w:marTop w:val="0"/>
          <w:marBottom w:val="0"/>
          <w:divBdr>
            <w:top w:val="none" w:sz="0" w:space="0" w:color="auto"/>
            <w:left w:val="none" w:sz="0" w:space="0" w:color="auto"/>
            <w:bottom w:val="none" w:sz="0" w:space="0" w:color="auto"/>
            <w:right w:val="none" w:sz="0" w:space="0" w:color="auto"/>
          </w:divBdr>
        </w:div>
      </w:divsChild>
    </w:div>
    <w:div w:id="1309632890">
      <w:marLeft w:val="0"/>
      <w:marRight w:val="0"/>
      <w:marTop w:val="0"/>
      <w:marBottom w:val="0"/>
      <w:divBdr>
        <w:top w:val="none" w:sz="0" w:space="0" w:color="auto"/>
        <w:left w:val="none" w:sz="0" w:space="0" w:color="auto"/>
        <w:bottom w:val="none" w:sz="0" w:space="0" w:color="auto"/>
        <w:right w:val="none" w:sz="0" w:space="0" w:color="auto"/>
      </w:divBdr>
      <w:divsChild>
        <w:div w:id="1159691291">
          <w:marLeft w:val="0"/>
          <w:marRight w:val="0"/>
          <w:marTop w:val="0"/>
          <w:marBottom w:val="0"/>
          <w:divBdr>
            <w:top w:val="none" w:sz="0" w:space="0" w:color="auto"/>
            <w:left w:val="none" w:sz="0" w:space="0" w:color="auto"/>
            <w:bottom w:val="none" w:sz="0" w:space="0" w:color="auto"/>
            <w:right w:val="none" w:sz="0" w:space="0" w:color="auto"/>
          </w:divBdr>
        </w:div>
      </w:divsChild>
    </w:div>
    <w:div w:id="1357341370">
      <w:marLeft w:val="0"/>
      <w:marRight w:val="0"/>
      <w:marTop w:val="0"/>
      <w:marBottom w:val="0"/>
      <w:divBdr>
        <w:top w:val="none" w:sz="0" w:space="0" w:color="auto"/>
        <w:left w:val="none" w:sz="0" w:space="0" w:color="auto"/>
        <w:bottom w:val="none" w:sz="0" w:space="0" w:color="auto"/>
        <w:right w:val="none" w:sz="0" w:space="0" w:color="auto"/>
      </w:divBdr>
      <w:divsChild>
        <w:div w:id="1417896425">
          <w:marLeft w:val="0"/>
          <w:marRight w:val="0"/>
          <w:marTop w:val="0"/>
          <w:marBottom w:val="0"/>
          <w:divBdr>
            <w:top w:val="none" w:sz="0" w:space="0" w:color="auto"/>
            <w:left w:val="none" w:sz="0" w:space="0" w:color="auto"/>
            <w:bottom w:val="none" w:sz="0" w:space="0" w:color="auto"/>
            <w:right w:val="none" w:sz="0" w:space="0" w:color="auto"/>
          </w:divBdr>
        </w:div>
      </w:divsChild>
    </w:div>
    <w:div w:id="1360202745">
      <w:marLeft w:val="0"/>
      <w:marRight w:val="0"/>
      <w:marTop w:val="0"/>
      <w:marBottom w:val="0"/>
      <w:divBdr>
        <w:top w:val="none" w:sz="0" w:space="0" w:color="auto"/>
        <w:left w:val="none" w:sz="0" w:space="0" w:color="auto"/>
        <w:bottom w:val="none" w:sz="0" w:space="0" w:color="auto"/>
        <w:right w:val="none" w:sz="0" w:space="0" w:color="auto"/>
      </w:divBdr>
    </w:div>
    <w:div w:id="1448238896">
      <w:marLeft w:val="0"/>
      <w:marRight w:val="0"/>
      <w:marTop w:val="0"/>
      <w:marBottom w:val="0"/>
      <w:divBdr>
        <w:top w:val="none" w:sz="0" w:space="0" w:color="auto"/>
        <w:left w:val="none" w:sz="0" w:space="0" w:color="auto"/>
        <w:bottom w:val="none" w:sz="0" w:space="0" w:color="auto"/>
        <w:right w:val="none" w:sz="0" w:space="0" w:color="auto"/>
      </w:divBdr>
      <w:divsChild>
        <w:div w:id="15354330">
          <w:marLeft w:val="0"/>
          <w:marRight w:val="0"/>
          <w:marTop w:val="0"/>
          <w:marBottom w:val="0"/>
          <w:divBdr>
            <w:top w:val="none" w:sz="0" w:space="0" w:color="auto"/>
            <w:left w:val="none" w:sz="0" w:space="0" w:color="auto"/>
            <w:bottom w:val="none" w:sz="0" w:space="0" w:color="auto"/>
            <w:right w:val="none" w:sz="0" w:space="0" w:color="auto"/>
          </w:divBdr>
        </w:div>
      </w:divsChild>
    </w:div>
    <w:div w:id="1457989358">
      <w:marLeft w:val="0"/>
      <w:marRight w:val="0"/>
      <w:marTop w:val="0"/>
      <w:marBottom w:val="0"/>
      <w:divBdr>
        <w:top w:val="none" w:sz="0" w:space="0" w:color="auto"/>
        <w:left w:val="none" w:sz="0" w:space="0" w:color="auto"/>
        <w:bottom w:val="none" w:sz="0" w:space="0" w:color="auto"/>
        <w:right w:val="none" w:sz="0" w:space="0" w:color="auto"/>
      </w:divBdr>
      <w:divsChild>
        <w:div w:id="1168058980">
          <w:marLeft w:val="0"/>
          <w:marRight w:val="0"/>
          <w:marTop w:val="0"/>
          <w:marBottom w:val="0"/>
          <w:divBdr>
            <w:top w:val="none" w:sz="0" w:space="0" w:color="auto"/>
            <w:left w:val="none" w:sz="0" w:space="0" w:color="auto"/>
            <w:bottom w:val="none" w:sz="0" w:space="0" w:color="auto"/>
            <w:right w:val="none" w:sz="0" w:space="0" w:color="auto"/>
          </w:divBdr>
        </w:div>
      </w:divsChild>
    </w:div>
    <w:div w:id="1466118044">
      <w:marLeft w:val="0"/>
      <w:marRight w:val="0"/>
      <w:marTop w:val="0"/>
      <w:marBottom w:val="0"/>
      <w:divBdr>
        <w:top w:val="none" w:sz="0" w:space="0" w:color="auto"/>
        <w:left w:val="none" w:sz="0" w:space="0" w:color="auto"/>
        <w:bottom w:val="none" w:sz="0" w:space="0" w:color="auto"/>
        <w:right w:val="none" w:sz="0" w:space="0" w:color="auto"/>
      </w:divBdr>
      <w:divsChild>
        <w:div w:id="1835295780">
          <w:marLeft w:val="0"/>
          <w:marRight w:val="0"/>
          <w:marTop w:val="0"/>
          <w:marBottom w:val="0"/>
          <w:divBdr>
            <w:top w:val="none" w:sz="0" w:space="0" w:color="auto"/>
            <w:left w:val="none" w:sz="0" w:space="0" w:color="auto"/>
            <w:bottom w:val="none" w:sz="0" w:space="0" w:color="auto"/>
            <w:right w:val="none" w:sz="0" w:space="0" w:color="auto"/>
          </w:divBdr>
        </w:div>
      </w:divsChild>
    </w:div>
    <w:div w:id="1530293743">
      <w:marLeft w:val="0"/>
      <w:marRight w:val="0"/>
      <w:marTop w:val="0"/>
      <w:marBottom w:val="0"/>
      <w:divBdr>
        <w:top w:val="none" w:sz="0" w:space="0" w:color="auto"/>
        <w:left w:val="none" w:sz="0" w:space="0" w:color="auto"/>
        <w:bottom w:val="none" w:sz="0" w:space="0" w:color="auto"/>
        <w:right w:val="none" w:sz="0" w:space="0" w:color="auto"/>
      </w:divBdr>
    </w:div>
    <w:div w:id="1568686405">
      <w:marLeft w:val="0"/>
      <w:marRight w:val="0"/>
      <w:marTop w:val="0"/>
      <w:marBottom w:val="0"/>
      <w:divBdr>
        <w:top w:val="none" w:sz="0" w:space="0" w:color="auto"/>
        <w:left w:val="none" w:sz="0" w:space="0" w:color="auto"/>
        <w:bottom w:val="none" w:sz="0" w:space="0" w:color="auto"/>
        <w:right w:val="none" w:sz="0" w:space="0" w:color="auto"/>
      </w:divBdr>
    </w:div>
    <w:div w:id="1577090051">
      <w:marLeft w:val="0"/>
      <w:marRight w:val="0"/>
      <w:marTop w:val="0"/>
      <w:marBottom w:val="0"/>
      <w:divBdr>
        <w:top w:val="none" w:sz="0" w:space="0" w:color="auto"/>
        <w:left w:val="none" w:sz="0" w:space="0" w:color="auto"/>
        <w:bottom w:val="none" w:sz="0" w:space="0" w:color="auto"/>
        <w:right w:val="none" w:sz="0" w:space="0" w:color="auto"/>
      </w:divBdr>
      <w:divsChild>
        <w:div w:id="842747331">
          <w:marLeft w:val="0"/>
          <w:marRight w:val="0"/>
          <w:marTop w:val="0"/>
          <w:marBottom w:val="0"/>
          <w:divBdr>
            <w:top w:val="none" w:sz="0" w:space="0" w:color="auto"/>
            <w:left w:val="none" w:sz="0" w:space="0" w:color="auto"/>
            <w:bottom w:val="none" w:sz="0" w:space="0" w:color="auto"/>
            <w:right w:val="none" w:sz="0" w:space="0" w:color="auto"/>
          </w:divBdr>
        </w:div>
      </w:divsChild>
    </w:div>
    <w:div w:id="1588997801">
      <w:marLeft w:val="0"/>
      <w:marRight w:val="0"/>
      <w:marTop w:val="0"/>
      <w:marBottom w:val="0"/>
      <w:divBdr>
        <w:top w:val="none" w:sz="0" w:space="0" w:color="auto"/>
        <w:left w:val="none" w:sz="0" w:space="0" w:color="auto"/>
        <w:bottom w:val="none" w:sz="0" w:space="0" w:color="auto"/>
        <w:right w:val="none" w:sz="0" w:space="0" w:color="auto"/>
      </w:divBdr>
      <w:divsChild>
        <w:div w:id="1365406203">
          <w:marLeft w:val="0"/>
          <w:marRight w:val="0"/>
          <w:marTop w:val="0"/>
          <w:marBottom w:val="0"/>
          <w:divBdr>
            <w:top w:val="none" w:sz="0" w:space="0" w:color="auto"/>
            <w:left w:val="none" w:sz="0" w:space="0" w:color="auto"/>
            <w:bottom w:val="none" w:sz="0" w:space="0" w:color="auto"/>
            <w:right w:val="none" w:sz="0" w:space="0" w:color="auto"/>
          </w:divBdr>
        </w:div>
      </w:divsChild>
    </w:div>
    <w:div w:id="1600598867">
      <w:marLeft w:val="0"/>
      <w:marRight w:val="0"/>
      <w:marTop w:val="0"/>
      <w:marBottom w:val="0"/>
      <w:divBdr>
        <w:top w:val="none" w:sz="0" w:space="0" w:color="auto"/>
        <w:left w:val="none" w:sz="0" w:space="0" w:color="auto"/>
        <w:bottom w:val="none" w:sz="0" w:space="0" w:color="auto"/>
        <w:right w:val="none" w:sz="0" w:space="0" w:color="auto"/>
      </w:divBdr>
      <w:divsChild>
        <w:div w:id="753940156">
          <w:marLeft w:val="0"/>
          <w:marRight w:val="0"/>
          <w:marTop w:val="0"/>
          <w:marBottom w:val="0"/>
          <w:divBdr>
            <w:top w:val="none" w:sz="0" w:space="0" w:color="auto"/>
            <w:left w:val="none" w:sz="0" w:space="0" w:color="auto"/>
            <w:bottom w:val="none" w:sz="0" w:space="0" w:color="auto"/>
            <w:right w:val="none" w:sz="0" w:space="0" w:color="auto"/>
          </w:divBdr>
        </w:div>
      </w:divsChild>
    </w:div>
    <w:div w:id="1672835738">
      <w:marLeft w:val="0"/>
      <w:marRight w:val="0"/>
      <w:marTop w:val="0"/>
      <w:marBottom w:val="0"/>
      <w:divBdr>
        <w:top w:val="none" w:sz="0" w:space="0" w:color="auto"/>
        <w:left w:val="none" w:sz="0" w:space="0" w:color="auto"/>
        <w:bottom w:val="none" w:sz="0" w:space="0" w:color="auto"/>
        <w:right w:val="none" w:sz="0" w:space="0" w:color="auto"/>
      </w:divBdr>
    </w:div>
    <w:div w:id="1699505290">
      <w:marLeft w:val="0"/>
      <w:marRight w:val="0"/>
      <w:marTop w:val="0"/>
      <w:marBottom w:val="0"/>
      <w:divBdr>
        <w:top w:val="none" w:sz="0" w:space="0" w:color="auto"/>
        <w:left w:val="none" w:sz="0" w:space="0" w:color="auto"/>
        <w:bottom w:val="none" w:sz="0" w:space="0" w:color="auto"/>
        <w:right w:val="none" w:sz="0" w:space="0" w:color="auto"/>
      </w:divBdr>
      <w:divsChild>
        <w:div w:id="982269455">
          <w:marLeft w:val="0"/>
          <w:marRight w:val="0"/>
          <w:marTop w:val="0"/>
          <w:marBottom w:val="0"/>
          <w:divBdr>
            <w:top w:val="none" w:sz="0" w:space="0" w:color="auto"/>
            <w:left w:val="none" w:sz="0" w:space="0" w:color="auto"/>
            <w:bottom w:val="none" w:sz="0" w:space="0" w:color="auto"/>
            <w:right w:val="none" w:sz="0" w:space="0" w:color="auto"/>
          </w:divBdr>
        </w:div>
      </w:divsChild>
    </w:div>
    <w:div w:id="1707175590">
      <w:bodyDiv w:val="1"/>
      <w:marLeft w:val="0"/>
      <w:marRight w:val="0"/>
      <w:marTop w:val="0"/>
      <w:marBottom w:val="0"/>
      <w:divBdr>
        <w:top w:val="none" w:sz="0" w:space="0" w:color="auto"/>
        <w:left w:val="none" w:sz="0" w:space="0" w:color="auto"/>
        <w:bottom w:val="none" w:sz="0" w:space="0" w:color="auto"/>
        <w:right w:val="none" w:sz="0" w:space="0" w:color="auto"/>
      </w:divBdr>
      <w:divsChild>
        <w:div w:id="1507986399">
          <w:marLeft w:val="0"/>
          <w:marRight w:val="0"/>
          <w:marTop w:val="0"/>
          <w:marBottom w:val="0"/>
          <w:divBdr>
            <w:top w:val="none" w:sz="0" w:space="0" w:color="auto"/>
            <w:left w:val="none" w:sz="0" w:space="0" w:color="auto"/>
            <w:bottom w:val="none" w:sz="0" w:space="0" w:color="auto"/>
            <w:right w:val="none" w:sz="0" w:space="0" w:color="auto"/>
          </w:divBdr>
          <w:divsChild>
            <w:div w:id="19854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4803">
      <w:marLeft w:val="0"/>
      <w:marRight w:val="0"/>
      <w:marTop w:val="0"/>
      <w:marBottom w:val="0"/>
      <w:divBdr>
        <w:top w:val="none" w:sz="0" w:space="0" w:color="auto"/>
        <w:left w:val="none" w:sz="0" w:space="0" w:color="auto"/>
        <w:bottom w:val="none" w:sz="0" w:space="0" w:color="auto"/>
        <w:right w:val="none" w:sz="0" w:space="0" w:color="auto"/>
      </w:divBdr>
      <w:divsChild>
        <w:div w:id="1125732026">
          <w:marLeft w:val="0"/>
          <w:marRight w:val="0"/>
          <w:marTop w:val="0"/>
          <w:marBottom w:val="0"/>
          <w:divBdr>
            <w:top w:val="none" w:sz="0" w:space="0" w:color="auto"/>
            <w:left w:val="none" w:sz="0" w:space="0" w:color="auto"/>
            <w:bottom w:val="none" w:sz="0" w:space="0" w:color="auto"/>
            <w:right w:val="none" w:sz="0" w:space="0" w:color="auto"/>
          </w:divBdr>
        </w:div>
      </w:divsChild>
    </w:div>
    <w:div w:id="1739086871">
      <w:marLeft w:val="0"/>
      <w:marRight w:val="0"/>
      <w:marTop w:val="0"/>
      <w:marBottom w:val="0"/>
      <w:divBdr>
        <w:top w:val="none" w:sz="0" w:space="0" w:color="auto"/>
        <w:left w:val="none" w:sz="0" w:space="0" w:color="auto"/>
        <w:bottom w:val="none" w:sz="0" w:space="0" w:color="auto"/>
        <w:right w:val="none" w:sz="0" w:space="0" w:color="auto"/>
      </w:divBdr>
      <w:divsChild>
        <w:div w:id="157505898">
          <w:marLeft w:val="0"/>
          <w:marRight w:val="0"/>
          <w:marTop w:val="0"/>
          <w:marBottom w:val="0"/>
          <w:divBdr>
            <w:top w:val="none" w:sz="0" w:space="0" w:color="auto"/>
            <w:left w:val="none" w:sz="0" w:space="0" w:color="auto"/>
            <w:bottom w:val="none" w:sz="0" w:space="0" w:color="auto"/>
            <w:right w:val="none" w:sz="0" w:space="0" w:color="auto"/>
          </w:divBdr>
        </w:div>
      </w:divsChild>
    </w:div>
    <w:div w:id="1759598206">
      <w:marLeft w:val="0"/>
      <w:marRight w:val="0"/>
      <w:marTop w:val="0"/>
      <w:marBottom w:val="0"/>
      <w:divBdr>
        <w:top w:val="none" w:sz="0" w:space="0" w:color="auto"/>
        <w:left w:val="none" w:sz="0" w:space="0" w:color="auto"/>
        <w:bottom w:val="none" w:sz="0" w:space="0" w:color="auto"/>
        <w:right w:val="none" w:sz="0" w:space="0" w:color="auto"/>
      </w:divBdr>
      <w:divsChild>
        <w:div w:id="2144351345">
          <w:marLeft w:val="0"/>
          <w:marRight w:val="0"/>
          <w:marTop w:val="0"/>
          <w:marBottom w:val="0"/>
          <w:divBdr>
            <w:top w:val="none" w:sz="0" w:space="0" w:color="auto"/>
            <w:left w:val="none" w:sz="0" w:space="0" w:color="auto"/>
            <w:bottom w:val="none" w:sz="0" w:space="0" w:color="auto"/>
            <w:right w:val="none" w:sz="0" w:space="0" w:color="auto"/>
          </w:divBdr>
        </w:div>
      </w:divsChild>
    </w:div>
    <w:div w:id="1813057933">
      <w:marLeft w:val="0"/>
      <w:marRight w:val="0"/>
      <w:marTop w:val="0"/>
      <w:marBottom w:val="0"/>
      <w:divBdr>
        <w:top w:val="none" w:sz="0" w:space="0" w:color="auto"/>
        <w:left w:val="none" w:sz="0" w:space="0" w:color="auto"/>
        <w:bottom w:val="none" w:sz="0" w:space="0" w:color="auto"/>
        <w:right w:val="none" w:sz="0" w:space="0" w:color="auto"/>
      </w:divBdr>
      <w:divsChild>
        <w:div w:id="1750616305">
          <w:marLeft w:val="0"/>
          <w:marRight w:val="0"/>
          <w:marTop w:val="0"/>
          <w:marBottom w:val="0"/>
          <w:divBdr>
            <w:top w:val="none" w:sz="0" w:space="0" w:color="auto"/>
            <w:left w:val="none" w:sz="0" w:space="0" w:color="auto"/>
            <w:bottom w:val="none" w:sz="0" w:space="0" w:color="auto"/>
            <w:right w:val="none" w:sz="0" w:space="0" w:color="auto"/>
          </w:divBdr>
        </w:div>
      </w:divsChild>
    </w:div>
    <w:div w:id="1834758917">
      <w:bodyDiv w:val="1"/>
      <w:marLeft w:val="0"/>
      <w:marRight w:val="0"/>
      <w:marTop w:val="0"/>
      <w:marBottom w:val="0"/>
      <w:divBdr>
        <w:top w:val="none" w:sz="0" w:space="0" w:color="auto"/>
        <w:left w:val="none" w:sz="0" w:space="0" w:color="auto"/>
        <w:bottom w:val="none" w:sz="0" w:space="0" w:color="auto"/>
        <w:right w:val="none" w:sz="0" w:space="0" w:color="auto"/>
      </w:divBdr>
    </w:div>
    <w:div w:id="1835074456">
      <w:marLeft w:val="0"/>
      <w:marRight w:val="0"/>
      <w:marTop w:val="0"/>
      <w:marBottom w:val="0"/>
      <w:divBdr>
        <w:top w:val="none" w:sz="0" w:space="0" w:color="auto"/>
        <w:left w:val="none" w:sz="0" w:space="0" w:color="auto"/>
        <w:bottom w:val="none" w:sz="0" w:space="0" w:color="auto"/>
        <w:right w:val="none" w:sz="0" w:space="0" w:color="auto"/>
      </w:divBdr>
      <w:divsChild>
        <w:div w:id="1772507405">
          <w:marLeft w:val="0"/>
          <w:marRight w:val="0"/>
          <w:marTop w:val="0"/>
          <w:marBottom w:val="0"/>
          <w:divBdr>
            <w:top w:val="none" w:sz="0" w:space="0" w:color="auto"/>
            <w:left w:val="none" w:sz="0" w:space="0" w:color="auto"/>
            <w:bottom w:val="none" w:sz="0" w:space="0" w:color="auto"/>
            <w:right w:val="none" w:sz="0" w:space="0" w:color="auto"/>
          </w:divBdr>
        </w:div>
      </w:divsChild>
    </w:div>
    <w:div w:id="1850175083">
      <w:marLeft w:val="0"/>
      <w:marRight w:val="0"/>
      <w:marTop w:val="0"/>
      <w:marBottom w:val="0"/>
      <w:divBdr>
        <w:top w:val="none" w:sz="0" w:space="0" w:color="auto"/>
        <w:left w:val="none" w:sz="0" w:space="0" w:color="auto"/>
        <w:bottom w:val="none" w:sz="0" w:space="0" w:color="auto"/>
        <w:right w:val="none" w:sz="0" w:space="0" w:color="auto"/>
      </w:divBdr>
      <w:divsChild>
        <w:div w:id="2071615827">
          <w:marLeft w:val="0"/>
          <w:marRight w:val="0"/>
          <w:marTop w:val="0"/>
          <w:marBottom w:val="0"/>
          <w:divBdr>
            <w:top w:val="none" w:sz="0" w:space="0" w:color="auto"/>
            <w:left w:val="none" w:sz="0" w:space="0" w:color="auto"/>
            <w:bottom w:val="none" w:sz="0" w:space="0" w:color="auto"/>
            <w:right w:val="none" w:sz="0" w:space="0" w:color="auto"/>
          </w:divBdr>
        </w:div>
      </w:divsChild>
    </w:div>
    <w:div w:id="1885557533">
      <w:marLeft w:val="0"/>
      <w:marRight w:val="0"/>
      <w:marTop w:val="0"/>
      <w:marBottom w:val="0"/>
      <w:divBdr>
        <w:top w:val="none" w:sz="0" w:space="0" w:color="auto"/>
        <w:left w:val="none" w:sz="0" w:space="0" w:color="auto"/>
        <w:bottom w:val="none" w:sz="0" w:space="0" w:color="auto"/>
        <w:right w:val="none" w:sz="0" w:space="0" w:color="auto"/>
      </w:divBdr>
      <w:divsChild>
        <w:div w:id="2093694553">
          <w:marLeft w:val="0"/>
          <w:marRight w:val="0"/>
          <w:marTop w:val="0"/>
          <w:marBottom w:val="0"/>
          <w:divBdr>
            <w:top w:val="none" w:sz="0" w:space="0" w:color="auto"/>
            <w:left w:val="none" w:sz="0" w:space="0" w:color="auto"/>
            <w:bottom w:val="none" w:sz="0" w:space="0" w:color="auto"/>
            <w:right w:val="none" w:sz="0" w:space="0" w:color="auto"/>
          </w:divBdr>
        </w:div>
      </w:divsChild>
    </w:div>
    <w:div w:id="1903907764">
      <w:marLeft w:val="0"/>
      <w:marRight w:val="0"/>
      <w:marTop w:val="0"/>
      <w:marBottom w:val="0"/>
      <w:divBdr>
        <w:top w:val="none" w:sz="0" w:space="0" w:color="auto"/>
        <w:left w:val="none" w:sz="0" w:space="0" w:color="auto"/>
        <w:bottom w:val="none" w:sz="0" w:space="0" w:color="auto"/>
        <w:right w:val="none" w:sz="0" w:space="0" w:color="auto"/>
      </w:divBdr>
      <w:divsChild>
        <w:div w:id="2139177368">
          <w:marLeft w:val="0"/>
          <w:marRight w:val="0"/>
          <w:marTop w:val="0"/>
          <w:marBottom w:val="0"/>
          <w:divBdr>
            <w:top w:val="none" w:sz="0" w:space="0" w:color="auto"/>
            <w:left w:val="none" w:sz="0" w:space="0" w:color="auto"/>
            <w:bottom w:val="none" w:sz="0" w:space="0" w:color="auto"/>
            <w:right w:val="none" w:sz="0" w:space="0" w:color="auto"/>
          </w:divBdr>
        </w:div>
      </w:divsChild>
    </w:div>
    <w:div w:id="1914852824">
      <w:marLeft w:val="0"/>
      <w:marRight w:val="0"/>
      <w:marTop w:val="0"/>
      <w:marBottom w:val="0"/>
      <w:divBdr>
        <w:top w:val="none" w:sz="0" w:space="0" w:color="auto"/>
        <w:left w:val="none" w:sz="0" w:space="0" w:color="auto"/>
        <w:bottom w:val="none" w:sz="0" w:space="0" w:color="auto"/>
        <w:right w:val="none" w:sz="0" w:space="0" w:color="auto"/>
      </w:divBdr>
      <w:divsChild>
        <w:div w:id="664207903">
          <w:marLeft w:val="0"/>
          <w:marRight w:val="0"/>
          <w:marTop w:val="0"/>
          <w:marBottom w:val="0"/>
          <w:divBdr>
            <w:top w:val="none" w:sz="0" w:space="0" w:color="auto"/>
            <w:left w:val="none" w:sz="0" w:space="0" w:color="auto"/>
            <w:bottom w:val="none" w:sz="0" w:space="0" w:color="auto"/>
            <w:right w:val="none" w:sz="0" w:space="0" w:color="auto"/>
          </w:divBdr>
        </w:div>
      </w:divsChild>
    </w:div>
    <w:div w:id="1950894964">
      <w:bodyDiv w:val="1"/>
      <w:marLeft w:val="0"/>
      <w:marRight w:val="0"/>
      <w:marTop w:val="0"/>
      <w:marBottom w:val="0"/>
      <w:divBdr>
        <w:top w:val="none" w:sz="0" w:space="0" w:color="auto"/>
        <w:left w:val="none" w:sz="0" w:space="0" w:color="auto"/>
        <w:bottom w:val="none" w:sz="0" w:space="0" w:color="auto"/>
        <w:right w:val="none" w:sz="0" w:space="0" w:color="auto"/>
      </w:divBdr>
    </w:div>
    <w:div w:id="1960214438">
      <w:marLeft w:val="0"/>
      <w:marRight w:val="0"/>
      <w:marTop w:val="0"/>
      <w:marBottom w:val="0"/>
      <w:divBdr>
        <w:top w:val="none" w:sz="0" w:space="0" w:color="auto"/>
        <w:left w:val="none" w:sz="0" w:space="0" w:color="auto"/>
        <w:bottom w:val="none" w:sz="0" w:space="0" w:color="auto"/>
        <w:right w:val="none" w:sz="0" w:space="0" w:color="auto"/>
      </w:divBdr>
      <w:divsChild>
        <w:div w:id="1914050955">
          <w:marLeft w:val="0"/>
          <w:marRight w:val="0"/>
          <w:marTop w:val="0"/>
          <w:marBottom w:val="0"/>
          <w:divBdr>
            <w:top w:val="none" w:sz="0" w:space="0" w:color="auto"/>
            <w:left w:val="none" w:sz="0" w:space="0" w:color="auto"/>
            <w:bottom w:val="none" w:sz="0" w:space="0" w:color="auto"/>
            <w:right w:val="none" w:sz="0" w:space="0" w:color="auto"/>
          </w:divBdr>
        </w:div>
      </w:divsChild>
    </w:div>
    <w:div w:id="1962295698">
      <w:marLeft w:val="0"/>
      <w:marRight w:val="0"/>
      <w:marTop w:val="0"/>
      <w:marBottom w:val="0"/>
      <w:divBdr>
        <w:top w:val="none" w:sz="0" w:space="0" w:color="auto"/>
        <w:left w:val="none" w:sz="0" w:space="0" w:color="auto"/>
        <w:bottom w:val="none" w:sz="0" w:space="0" w:color="auto"/>
        <w:right w:val="none" w:sz="0" w:space="0" w:color="auto"/>
      </w:divBdr>
    </w:div>
    <w:div w:id="2053184499">
      <w:bodyDiv w:val="1"/>
      <w:marLeft w:val="0"/>
      <w:marRight w:val="0"/>
      <w:marTop w:val="0"/>
      <w:marBottom w:val="0"/>
      <w:divBdr>
        <w:top w:val="none" w:sz="0" w:space="0" w:color="auto"/>
        <w:left w:val="none" w:sz="0" w:space="0" w:color="auto"/>
        <w:bottom w:val="none" w:sz="0" w:space="0" w:color="auto"/>
        <w:right w:val="none" w:sz="0" w:space="0" w:color="auto"/>
      </w:divBdr>
      <w:divsChild>
        <w:div w:id="1566406481">
          <w:marLeft w:val="0"/>
          <w:marRight w:val="0"/>
          <w:marTop w:val="0"/>
          <w:marBottom w:val="0"/>
          <w:divBdr>
            <w:top w:val="none" w:sz="0" w:space="0" w:color="auto"/>
            <w:left w:val="none" w:sz="0" w:space="0" w:color="auto"/>
            <w:bottom w:val="none" w:sz="0" w:space="0" w:color="auto"/>
            <w:right w:val="none" w:sz="0" w:space="0" w:color="auto"/>
          </w:divBdr>
          <w:divsChild>
            <w:div w:id="3025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6367">
      <w:marLeft w:val="0"/>
      <w:marRight w:val="0"/>
      <w:marTop w:val="0"/>
      <w:marBottom w:val="0"/>
      <w:divBdr>
        <w:top w:val="none" w:sz="0" w:space="0" w:color="auto"/>
        <w:left w:val="none" w:sz="0" w:space="0" w:color="auto"/>
        <w:bottom w:val="none" w:sz="0" w:space="0" w:color="auto"/>
        <w:right w:val="none" w:sz="0" w:space="0" w:color="auto"/>
      </w:divBdr>
      <w:divsChild>
        <w:div w:id="1893926989">
          <w:marLeft w:val="0"/>
          <w:marRight w:val="0"/>
          <w:marTop w:val="0"/>
          <w:marBottom w:val="0"/>
          <w:divBdr>
            <w:top w:val="none" w:sz="0" w:space="0" w:color="auto"/>
            <w:left w:val="none" w:sz="0" w:space="0" w:color="auto"/>
            <w:bottom w:val="none" w:sz="0" w:space="0" w:color="auto"/>
            <w:right w:val="none" w:sz="0" w:space="0" w:color="auto"/>
          </w:divBdr>
          <w:divsChild>
            <w:div w:id="1561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122">
      <w:marLeft w:val="0"/>
      <w:marRight w:val="0"/>
      <w:marTop w:val="0"/>
      <w:marBottom w:val="0"/>
      <w:divBdr>
        <w:top w:val="none" w:sz="0" w:space="0" w:color="auto"/>
        <w:left w:val="none" w:sz="0" w:space="0" w:color="auto"/>
        <w:bottom w:val="none" w:sz="0" w:space="0" w:color="auto"/>
        <w:right w:val="none" w:sz="0" w:space="0" w:color="auto"/>
      </w:divBdr>
      <w:divsChild>
        <w:div w:id="1652634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cid:image001.png@01DCC8EA.94BDEE50" TargetMode="External"/><Relationship Id="rId21" Type="http://schemas.openxmlformats.org/officeDocument/2006/relationships/image" Target="media/image4.emf"/><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image" Target="cid:image005.png@01DCC8EB.FAA77320" TargetMode="External"/><Relationship Id="rId50" Type="http://schemas.openxmlformats.org/officeDocument/2006/relationships/image" Target="media/image28.png"/><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image" Target="media/image31.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cid:image001.png@01DCC4E5.B45905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package" Target="embeddings/Microsoft_Excel_Worksheet.xlsx"/><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cid:image003.png@01DCC8EA.E7EA0B90" TargetMode="External"/><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cdc.sharepoint.com/:w:/r/teams/VTrcksS4Hana/Shared%20Documents/General/Ascend_Phase/02_Imagine/02_Design_Sessions/Business%20Process%20Documents%20-%20VF/Provider%20Order/CDC%20Vaccine%20Tracking%20System%20Migration%20to%20S_4HANA_SO-010-010%20Provider%20Order_VF.docx?d=wf420ba19d572439b943f40b295f44b80&amp;csf=1&amp;web=1&amp;e=SzBfhj&amp;xsdata=MDV8MDJ8anZhZGRoaUBkZWxvaXR0ZS5jb218NzU1MjlhMWUyM2YzNGQ5YjFmZGEwOGRlOTMxZTYxYWV8MzZkYTQ1ZjFkZDJjNGQxZmFmMTM1YWJlNDZiOTk5MjF8MHwwfDYzOTEwOTk1NjAzMDAwNTE2M3xVbmtub3dufFRXRnBiR1pzYjNkOGV5SkZiWEIwZVUxaGNHa2lPblJ5ZFdVc0lsWWlPaUl3TGpBdU1EQXdNQ0lzSWxBaU9pSlhhVzR6TWlJc0lrRk9Jam9pVFdGcGJDSXNJbGRVSWpveWZRPT18MHx8fA%3d%3d&amp;sdata=RGcycDJJRUZ1RVZXaGlIVHlTQ29razIwd1Z3SGMzOEEzRTg1RVdwdDBxMD0%3d"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5.png"/><Relationship Id="rId20" Type="http://schemas.openxmlformats.org/officeDocument/2006/relationships/image" Target="media/image3.png"/><Relationship Id="rId41" Type="http://schemas.openxmlformats.org/officeDocument/2006/relationships/image" Target="cid:image002.png@01DCC8EA.94BDEE50" TargetMode="External"/><Relationship Id="rId54" Type="http://schemas.openxmlformats.org/officeDocument/2006/relationships/image" Target="cid:image004.png@01DCC8EB.AD7FDCE0"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7.png"/><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4b4d8f-d8b7-43fc-b222-ab12935e2772" xsi:nil="true"/>
    <lcf76f155ced4ddcb4097134ff3c332f xmlns="c3c63ecb-b45f-43b1-a536-ad5fd3157d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2881040B53604DB678FAAD83146458" ma:contentTypeVersion="11" ma:contentTypeDescription="Create a new document." ma:contentTypeScope="" ma:versionID="6502626ed3a3bdd21a020c6c1c37acf9">
  <xsd:schema xmlns:xsd="http://www.w3.org/2001/XMLSchema" xmlns:xs="http://www.w3.org/2001/XMLSchema" xmlns:p="http://schemas.microsoft.com/office/2006/metadata/properties" xmlns:ns2="c3c63ecb-b45f-43b1-a536-ad5fd3157daf" xmlns:ns3="a94b4d8f-d8b7-43fc-b222-ab12935e2772" targetNamespace="http://schemas.microsoft.com/office/2006/metadata/properties" ma:root="true" ma:fieldsID="90cbab6766642c72e5e65b1e77ee607a" ns2:_="" ns3:_="">
    <xsd:import namespace="c3c63ecb-b45f-43b1-a536-ad5fd3157daf"/>
    <xsd:import namespace="a94b4d8f-d8b7-43fc-b222-ab12935e27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c63ecb-b45f-43b1-a536-ad5fd3157d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4b4d8f-d8b7-43fc-b222-ab12935e27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31ee536-3ec6-496b-9bce-ddbc23d42974}" ma:internalName="TaxCatchAll" ma:showField="CatchAllData" ma:web="a94b4d8f-d8b7-43fc-b222-ab12935e27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6999AC-76B9-418C-9682-804135BB76BA}">
  <ds:schemaRefs>
    <ds:schemaRef ds:uri="http://schemas.microsoft.com/office/2006/metadata/properties"/>
    <ds:schemaRef ds:uri="http://schemas.microsoft.com/office/infopath/2007/PartnerControls"/>
    <ds:schemaRef ds:uri="a94b4d8f-d8b7-43fc-b222-ab12935e2772"/>
    <ds:schemaRef ds:uri="c3c63ecb-b45f-43b1-a536-ad5fd3157daf"/>
  </ds:schemaRefs>
</ds:datastoreItem>
</file>

<file path=customXml/itemProps2.xml><?xml version="1.0" encoding="utf-8"?>
<ds:datastoreItem xmlns:ds="http://schemas.openxmlformats.org/officeDocument/2006/customXml" ds:itemID="{3B041D38-8BC7-45FF-8B34-9160DDFC6652}">
  <ds:schemaRefs>
    <ds:schemaRef ds:uri="http://schemas.openxmlformats.org/officeDocument/2006/bibliography"/>
  </ds:schemaRefs>
</ds:datastoreItem>
</file>

<file path=customXml/itemProps3.xml><?xml version="1.0" encoding="utf-8"?>
<ds:datastoreItem xmlns:ds="http://schemas.openxmlformats.org/officeDocument/2006/customXml" ds:itemID="{3C8E4581-F12F-4C57-A2FF-4BBE88EF17F3}">
  <ds:schemaRefs>
    <ds:schemaRef ds:uri="http://schemas.microsoft.com/sharepoint/v3/contenttype/forms"/>
  </ds:schemaRefs>
</ds:datastoreItem>
</file>

<file path=customXml/itemProps4.xml><?xml version="1.0" encoding="utf-8"?>
<ds:datastoreItem xmlns:ds="http://schemas.openxmlformats.org/officeDocument/2006/customXml" ds:itemID="{795DA4D4-6A6D-415E-B353-F0B9ED2F2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c63ecb-b45f-43b1-a536-ad5fd3157daf"/>
    <ds:schemaRef ds:uri="a94b4d8f-d8b7-43fc-b222-ab12935e27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Nichols, Robin</dc:creator>
  <keywords/>
  <dc:description/>
  <lastModifiedBy>Bari, Azmath Farzana (CDC/NCIRD/ISD) (CTR)</lastModifiedBy>
  <revision>314</revision>
  <dcterms:created xsi:type="dcterms:W3CDTF">2026-02-11T06:30:00.0000000Z</dcterms:created>
  <dcterms:modified xsi:type="dcterms:W3CDTF">2026-07-23T13:22:15.1646054Z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0x010100F52881040B53604DB678FAAD83146458</vt:lpwstr>
  </property>
  <property fmtid="{D5CDD505-2E9C-101B-9397-08002B2CF9AE}" pid="3" name="docLang">
    <vt:lpwstr>en</vt:lpwstr>
  </property>
  <property fmtid="{D5CDD505-2E9C-101B-9397-08002B2CF9AE}" pid="4" name="MSIP_Label_7b94a7b8-f06c-4dfe-bdcc-9b548fd58c31_Enabled">
    <vt:lpwstr>true</vt:lpwstr>
  </property>
  <property fmtid="{D5CDD505-2E9C-101B-9397-08002B2CF9AE}" pid="5" name="MSIP_Label_7b94a7b8-f06c-4dfe-bdcc-9b548fd58c31_SetDate">
    <vt:lpwstr>2026-04-11T01:01:13Z</vt:lpwstr>
  </property>
  <property fmtid="{D5CDD505-2E9C-101B-9397-08002B2CF9AE}" pid="6" name="MSIP_Label_7b94a7b8-f06c-4dfe-bdcc-9b548fd58c31_Method">
    <vt:lpwstr>Privileged</vt:lpwstr>
  </property>
  <property fmtid="{D5CDD505-2E9C-101B-9397-08002B2CF9AE}" pid="7" name="MSIP_Label_7b94a7b8-f06c-4dfe-bdcc-9b548fd58c31_Name">
    <vt:lpwstr>7b94a7b8-f06c-4dfe-bdcc-9b548fd58c31</vt:lpwstr>
  </property>
  <property fmtid="{D5CDD505-2E9C-101B-9397-08002B2CF9AE}" pid="8" name="MSIP_Label_7b94a7b8-f06c-4dfe-bdcc-9b548fd58c31_SiteId">
    <vt:lpwstr>9ce70869-60db-44fd-abe8-d2767077fc8f</vt:lpwstr>
  </property>
  <property fmtid="{D5CDD505-2E9C-101B-9397-08002B2CF9AE}" pid="9" name="MSIP_Label_7b94a7b8-f06c-4dfe-bdcc-9b548fd58c31_ActionId">
    <vt:lpwstr>a85b7162-f286-46a3-8108-320adfef4105</vt:lpwstr>
  </property>
  <property fmtid="{D5CDD505-2E9C-101B-9397-08002B2CF9AE}" pid="10" name="MSIP_Label_7b94a7b8-f06c-4dfe-bdcc-9b548fd58c31_ContentBits">
    <vt:lpwstr>0</vt:lpwstr>
  </property>
  <property fmtid="{D5CDD505-2E9C-101B-9397-08002B2CF9AE}" pid="11" name="MSIP_Label_7b94a7b8-f06c-4dfe-bdcc-9b548fd58c31_Tag">
    <vt:lpwstr>10, 0, 1, 1</vt:lpwstr>
  </property>
  <property fmtid="{D5CDD505-2E9C-101B-9397-08002B2CF9AE}" pid="12" name="MediaServiceImageTags">
    <vt:lpwstr/>
  </property>
</Properties>
</file>